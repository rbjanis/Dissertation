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Pr="00077185" w:rsidRDefault="00A02DA8">
      <w:pPr>
        <w:rPr>
          <w:rFonts w:ascii="Times New Roman" w:hAnsi="Times New Roman" w:cs="Times New Roman"/>
          <w:b/>
          <w:strike/>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23A1D">
      <w:pPr>
        <w:spacing w:line="480" w:lineRule="auto"/>
        <w:jc w:val="center"/>
        <w:rPr>
          <w:rFonts w:ascii="Times New Roman" w:hAnsi="Times New Roman" w:cs="Times New Roman"/>
        </w:rPr>
      </w:pPr>
    </w:p>
    <w:p w14:paraId="63BFC6CE" w14:textId="581E389D"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Rebecca Janis</w:t>
      </w:r>
    </w:p>
    <w:p w14:paraId="4F6AE0CC" w14:textId="2836EBD8" w:rsidR="00A02DA8" w:rsidRDefault="00A02DA8" w:rsidP="00A23A1D">
      <w:pPr>
        <w:spacing w:line="480" w:lineRule="auto"/>
        <w:ind w:firstLine="0"/>
        <w:jc w:val="center"/>
        <w:rPr>
          <w:rFonts w:ascii="Times New Roman" w:hAnsi="Times New Roman" w:cs="Times New Roman"/>
        </w:rPr>
      </w:pPr>
      <w:r w:rsidRPr="00A02DA8">
        <w:rPr>
          <w:rFonts w:ascii="Times New Roman" w:hAnsi="Times New Roman" w:cs="Times New Roman"/>
        </w:rPr>
        <w:t>Dissertation</w:t>
      </w:r>
    </w:p>
    <w:p w14:paraId="483985B1" w14:textId="726531AC" w:rsidR="00A02DA8" w:rsidRPr="00A02DA8" w:rsidRDefault="00B122DC" w:rsidP="00A23A1D">
      <w:pPr>
        <w:spacing w:line="480" w:lineRule="auto"/>
        <w:ind w:firstLine="0"/>
        <w:jc w:val="center"/>
        <w:rPr>
          <w:rFonts w:ascii="Times New Roman" w:hAnsi="Times New Roman" w:cs="Times New Roman"/>
        </w:rPr>
      </w:pPr>
      <w:r>
        <w:rPr>
          <w:rFonts w:ascii="Times New Roman" w:hAnsi="Times New Roman" w:cs="Times New Roman"/>
        </w:rPr>
        <w:t>June</w:t>
      </w:r>
      <w:r w:rsidR="00A02DA8">
        <w:rPr>
          <w:rFonts w:ascii="Times New Roman" w:hAnsi="Times New Roman" w:cs="Times New Roman"/>
        </w:rPr>
        <w:t xml:space="preserve"> </w:t>
      </w:r>
      <w:r w:rsidR="00F15AF1">
        <w:rPr>
          <w:rFonts w:ascii="Times New Roman" w:hAnsi="Times New Roman" w:cs="Times New Roman"/>
        </w:rPr>
        <w:t>11</w:t>
      </w:r>
      <w:r w:rsidR="00A02DA8">
        <w:rPr>
          <w:rFonts w:ascii="Times New Roman" w:hAnsi="Times New Roman" w:cs="Times New Roman"/>
        </w:rPr>
        <w:t>, 2020</w:t>
      </w:r>
      <w:r w:rsidR="00A02DA8"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9453CF">
      <w:pPr>
        <w:spacing w:line="480" w:lineRule="auto"/>
        <w:ind w:firstLine="0"/>
        <w:jc w:val="center"/>
        <w:rPr>
          <w:rFonts w:ascii="Times New Roman" w:hAnsi="Times New Roman" w:cs="Times New Roman"/>
          <w:b/>
        </w:rPr>
      </w:pPr>
      <w:r>
        <w:rPr>
          <w:rFonts w:ascii="Times New Roman" w:hAnsi="Times New Roman" w:cs="Times New Roman"/>
          <w:b/>
        </w:rPr>
        <w:t>Background</w:t>
      </w:r>
    </w:p>
    <w:p w14:paraId="2D0B4A78" w14:textId="562EC42D" w:rsidR="005B7225" w:rsidRPr="005B7225" w:rsidRDefault="005B7225" w:rsidP="00013624">
      <w:pPr>
        <w:spacing w:line="480" w:lineRule="auto"/>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w:t>
      </w:r>
      <w:r w:rsidR="00C11653">
        <w:rPr>
          <w:rFonts w:ascii="Times New Roman" w:hAnsi="Times New Roman" w:cs="Times New Roman"/>
        </w:rPr>
        <w:t>individuals</w:t>
      </w:r>
      <w:r w:rsidR="00C11653" w:rsidRPr="005B7225">
        <w:rPr>
          <w:rFonts w:ascii="Times New Roman" w:hAnsi="Times New Roman" w:cs="Times New Roman"/>
        </w:rPr>
        <w:t xml:space="preserve"> </w:t>
      </w:r>
      <w:r w:rsidRPr="005B7225">
        <w:rPr>
          <w:rFonts w:ascii="Times New Roman" w:hAnsi="Times New Roman" w:cs="Times New Roman"/>
        </w:rPr>
        <w:t xml:space="preserve">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23E6E">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123E6E" w:rsidRPr="00123E6E">
        <w:rPr>
          <w:rFonts w:ascii="Times New Roman" w:hAnsi="Times New Roman" w:cs="Times New Roman"/>
          <w:noProof/>
        </w:rPr>
        <w:t>(Finch et al.,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et al., 2012)","plainTextFormattedCitation":"(Walfish et al.,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123E6E" w:rsidRPr="00123E6E">
        <w:rPr>
          <w:rFonts w:ascii="Times New Roman" w:hAnsi="Times New Roman" w:cs="Times New Roman"/>
          <w:noProof/>
        </w:rPr>
        <w:t>(Walfish et al.,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18333C3D" w:rsidR="00351733" w:rsidRDefault="005B7225" w:rsidP="00013624">
      <w:pPr>
        <w:spacing w:line="480" w:lineRule="auto"/>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et al., 2013)","plainTextFormattedCitation":"(Boswell et al.,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123E6E" w:rsidRPr="00123E6E">
        <w:rPr>
          <w:rFonts w:ascii="Times New Roman" w:hAnsi="Times New Roman" w:cs="Times New Roman"/>
          <w:noProof/>
        </w:rPr>
        <w:t>(Boswell et al.,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et al., 2005)","plainTextFormattedCitation":"(Kraus et al.,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123E6E" w:rsidRPr="00123E6E">
        <w:rPr>
          <w:rFonts w:ascii="Times New Roman" w:hAnsi="Times New Roman" w:cs="Times New Roman"/>
          <w:noProof/>
        </w:rPr>
        <w:t>(Kraus et al.,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123E6E" w:rsidRPr="00123E6E">
        <w:rPr>
          <w:rFonts w:ascii="Times New Roman" w:hAnsi="Times New Roman" w:cs="Times New Roman"/>
          <w:noProof/>
        </w:rPr>
        <w:t>(Lambert et al.,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a component 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7594D84B" w:rsidR="00703B20" w:rsidRDefault="006438A4" w:rsidP="00013624">
      <w:pPr>
        <w:spacing w:line="480" w:lineRule="auto"/>
        <w:rPr>
          <w:rFonts w:ascii="Times New Roman" w:hAnsi="Times New Roman" w:cs="Times New Roman"/>
        </w:rPr>
      </w:pPr>
      <w:r>
        <w:rPr>
          <w:rFonts w:ascii="Times New Roman" w:hAnsi="Times New Roman" w:cs="Times New Roman"/>
        </w:rPr>
        <w:lastRenderedPageBreak/>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C3758B">
        <w:rPr>
          <w:rFonts w:ascii="Times New Roman" w:hAnsi="Times New Roman" w:cs="Times New Roman"/>
        </w:rPr>
        <w:t xml:space="preserve">assesses for differential effects by counseling center, and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2005)","manualFormatting":"Miller, Duncan, Sorell, &amp; Brown, 2005)","plainTextFormattedCitation":"(Miller et al.,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367ED2D6" w:rsidR="00944C1F" w:rsidRDefault="00921F44" w:rsidP="00013624">
      <w:pPr>
        <w:spacing w:line="480" w:lineRule="auto"/>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123E6E" w:rsidRPr="00123E6E">
        <w:rPr>
          <w:rFonts w:ascii="Times New Roman" w:hAnsi="Times New Roman" w:cs="Times New Roman"/>
          <w:noProof/>
        </w:rPr>
        <w:t>(Howard et al.,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w:t>
      </w:r>
      <w:r w:rsidR="002F0391">
        <w:rPr>
          <w:rFonts w:ascii="Times New Roman" w:hAnsi="Times New Roman" w:cs="Times New Roman"/>
        </w:rPr>
        <w:lastRenderedPageBreak/>
        <w:t xml:space="preserve">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3AB55008" w:rsidR="000841DA" w:rsidRPr="00012FE2" w:rsidRDefault="000841DA" w:rsidP="00013624">
      <w:pPr>
        <w:spacing w:line="480" w:lineRule="auto"/>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et al., 2009)","plainTextFormattedCitation":"(Anker et al.,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123E6E" w:rsidRPr="00123E6E">
        <w:rPr>
          <w:rFonts w:ascii="Times New Roman" w:hAnsi="Times New Roman" w:cs="Times New Roman"/>
          <w:noProof/>
        </w:rPr>
        <w:t>(Anker et al.,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20D2E8FC" w:rsidR="00433B3E" w:rsidRPr="00024E6D" w:rsidRDefault="00FB7043" w:rsidP="00013624">
      <w:pPr>
        <w:spacing w:line="480" w:lineRule="auto"/>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w:t>
      </w:r>
      <w:r w:rsidR="00850CC0" w:rsidRPr="00024E6D">
        <w:rPr>
          <w:rFonts w:ascii="Times New Roman" w:hAnsi="Times New Roman" w:cs="Times New Roman"/>
        </w:rPr>
        <w:lastRenderedPageBreak/>
        <w:t xml:space="preserve">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123E6E" w:rsidRPr="00123E6E">
        <w:rPr>
          <w:rFonts w:ascii="Times New Roman" w:hAnsi="Times New Roman" w:cs="Times New Roman"/>
          <w:noProof/>
        </w:rPr>
        <w:t>(Gondek et al.,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proofErr w:type="gramStart"/>
      <w:r w:rsidR="006F7F90">
        <w:rPr>
          <w:rFonts w:ascii="Times New Roman" w:hAnsi="Times New Roman" w:cs="Times New Roman"/>
        </w:rPr>
        <w:t>off track</w:t>
      </w:r>
      <w:proofErr w:type="gramEnd"/>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638D79A5" w:rsidR="002B0863" w:rsidRPr="00A03755" w:rsidRDefault="00586372" w:rsidP="00013624">
      <w:pPr>
        <w:spacing w:line="480" w:lineRule="auto"/>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123E6E" w:rsidRPr="00123E6E">
        <w:rPr>
          <w:rFonts w:ascii="Times New Roman" w:hAnsi="Times New Roman" w:cs="Times New Roman"/>
          <w:noProof/>
        </w:rPr>
        <w:t>(Sapyta et al.,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w:t>
      </w:r>
      <w:r w:rsidR="00F24C46">
        <w:rPr>
          <w:rFonts w:ascii="Times New Roman" w:hAnsi="Times New Roman" w:cs="Times New Roman"/>
        </w:rPr>
        <w:t xml:space="preserve">works by </w:t>
      </w:r>
      <w:r w:rsidR="00D64F3E" w:rsidRPr="00A03755">
        <w:rPr>
          <w:rFonts w:ascii="Times New Roman" w:hAnsi="Times New Roman" w:cs="Times New Roman"/>
        </w:rPr>
        <w:t>elicit</w:t>
      </w:r>
      <w:r w:rsidR="00F24C46">
        <w:rPr>
          <w:rFonts w:ascii="Times New Roman" w:hAnsi="Times New Roman" w:cs="Times New Roman"/>
        </w:rPr>
        <w:t>ing</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7236AB9E" w:rsidR="00C30E37" w:rsidRDefault="00283C73" w:rsidP="00013624">
      <w:pPr>
        <w:spacing w:line="480" w:lineRule="auto"/>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proofErr w:type="gramStart"/>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proofErr w:type="gramEnd"/>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found in the meta-analys</w:t>
      </w:r>
      <w:r w:rsidR="008A7C19">
        <w:rPr>
          <w:rFonts w:ascii="Times New Roman" w:hAnsi="Times New Roman" w:cs="Times New Roman"/>
        </w:rPr>
        <w:t>e</w:t>
      </w:r>
      <w:r w:rsidR="001B0FE2">
        <w:rPr>
          <w:rFonts w:ascii="Times New Roman" w:hAnsi="Times New Roman" w:cs="Times New Roman"/>
        </w:rPr>
        <w:t xml:space="preserve">s and systematic review 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w:t>
      </w:r>
      <w:r w:rsidR="003C0329">
        <w:rPr>
          <w:rFonts w:ascii="Times New Roman" w:hAnsi="Times New Roman" w:cs="Times New Roman"/>
        </w:rPr>
        <w:lastRenderedPageBreak/>
        <w:t xml:space="preserve">even for on track clients, outcomes are improved when they receive feedback </w:t>
      </w:r>
      <w:r w:rsidRPr="00E547EA">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system.","type":"article-journal","volume":"78"},"uris":["http://www.mendeley.com/documents/?uuid=73974f34-ae7a-49ef-b586-ba24957e7495"]}],"mendeley":{"formattedCitation":"(Amble, Gude, Stubdal, et al., 2015; Harmon et al., 2007; Shimokawa et al., 2010)","plainTextFormattedCitation":"(Amble, Gude, Stubdal, et al., 2015; Harmon et al., 2007; Shimokawa et al.,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123E6E" w:rsidRPr="00123E6E">
        <w:rPr>
          <w:rFonts w:ascii="Times New Roman" w:hAnsi="Times New Roman" w:cs="Times New Roman"/>
          <w:noProof/>
        </w:rPr>
        <w:t>(Amble, Gude, Stubdal, et al., 2015; Harmon et al., 2007; Shimokawa et al.,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026E6379" w:rsidR="003F375B" w:rsidRDefault="003F375B" w:rsidP="00013624">
      <w:pPr>
        <w:spacing w:line="480" w:lineRule="auto"/>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et al., 2014)","plainTextFormattedCitation":"(Dyer et al.,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123E6E" w:rsidRPr="00123E6E">
        <w:rPr>
          <w:rFonts w:ascii="Times New Roman" w:hAnsi="Times New Roman" w:cs="Times New Roman"/>
          <w:noProof/>
        </w:rPr>
        <w:t>(Dyer et al.,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42D45C12" w:rsidR="0070757D" w:rsidRDefault="00376C8B" w:rsidP="00013624">
      <w:pPr>
        <w:spacing w:line="480" w:lineRule="auto"/>
        <w:rPr>
          <w:rFonts w:ascii="Times New Roman" w:hAnsi="Times New Roman" w:cs="Times New Roman"/>
        </w:rPr>
      </w:pPr>
      <w:r>
        <w:rPr>
          <w:rFonts w:ascii="Times New Roman" w:hAnsi="Times New Roman" w:cs="Times New Roman"/>
        </w:rPr>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w:t>
      </w:r>
      <w:r w:rsidR="008A7C19">
        <w:rPr>
          <w:rFonts w:ascii="Times New Roman" w:hAnsi="Times New Roman" w:cs="Times New Roman"/>
        </w:rPr>
        <w:t>feedback</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w:t>
      </w:r>
      <w:r w:rsidR="00C74D2B">
        <w:rPr>
          <w:rFonts w:ascii="Times New Roman" w:hAnsi="Times New Roman" w:cs="Times New Roman"/>
        </w:rPr>
        <w:lastRenderedPageBreak/>
        <w:t xml:space="preserve">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et al., 2015)","plainTextFormattedCitation":"(Amble, Gude, Ulvenes, et al.,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123E6E" w:rsidRPr="00123E6E">
        <w:rPr>
          <w:rFonts w:ascii="Times New Roman" w:hAnsi="Times New Roman" w:cs="Times New Roman"/>
          <w:noProof/>
        </w:rPr>
        <w:t>(Amble, Gude, Ulvenes, et al.,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et al., 2015)","plainTextFormattedCitation":"(Davidson et al.,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123E6E" w:rsidRPr="00123E6E">
        <w:rPr>
          <w:rFonts w:ascii="Times New Roman" w:hAnsi="Times New Roman" w:cs="Times New Roman"/>
          <w:noProof/>
        </w:rPr>
        <w:t>(Davidson et al.,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et al., 2012)","plainTextFormattedCitation":"(Probst et al., 2013; Simon et al.,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123E6E" w:rsidRPr="00123E6E">
        <w:rPr>
          <w:rFonts w:ascii="Times New Roman" w:hAnsi="Times New Roman" w:cs="Times New Roman"/>
          <w:noProof/>
        </w:rPr>
        <w:t>(Probst et al., 2013; Simon et al.,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rPr>
          <w:rFonts w:ascii="Times New Roman" w:hAnsi="Times New Roman" w:cs="Times New Roman"/>
        </w:rPr>
      </w:pPr>
      <w:r>
        <w:rPr>
          <w:rFonts w:ascii="Times New Roman" w:hAnsi="Times New Roman" w:cs="Times New Roman"/>
        </w:rPr>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r w:rsidR="00E051F4">
        <w:rPr>
          <w:rFonts w:ascii="Times New Roman" w:hAnsi="Times New Roman" w:cs="Times New Roman"/>
        </w:rPr>
        <w:t>Also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w:t>
      </w:r>
      <w:r w:rsidR="00A64809">
        <w:rPr>
          <w:rFonts w:ascii="Times New Roman" w:hAnsi="Times New Roman" w:cs="Times New Roman"/>
        </w:rPr>
        <w:lastRenderedPageBreak/>
        <w:t xml:space="preserve">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C3758B">
      <w:pPr>
        <w:spacing w:line="480" w:lineRule="auto"/>
        <w:ind w:firstLine="0"/>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71D78C12" w:rsidR="00BE1A15" w:rsidRDefault="00DE0FD3" w:rsidP="00013624">
      <w:pPr>
        <w:spacing w:line="480" w:lineRule="auto"/>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008A7C19">
        <w:rPr>
          <w:rFonts w:ascii="Times New Roman" w:hAnsi="Times New Roman" w:cs="Times New Roman"/>
        </w:rPr>
        <w:t xml:space="preserve">of </w:t>
      </w:r>
      <w:r w:rsidR="008A7C19" w:rsidRPr="00BE1A15">
        <w:rPr>
          <w:rFonts w:ascii="Times New Roman" w:hAnsi="Times New Roman" w:cs="Times New Roman"/>
        </w:rPr>
        <w:t xml:space="preserve">university and </w:t>
      </w:r>
      <w:r w:rsidR="008A7C19">
        <w:rPr>
          <w:rFonts w:ascii="Times New Roman" w:hAnsi="Times New Roman" w:cs="Times New Roman"/>
        </w:rPr>
        <w:t xml:space="preserve">college counseling centers </w:t>
      </w:r>
      <w:r w:rsidRPr="00BE1A15">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123E6E" w:rsidRPr="00123E6E">
        <w:rPr>
          <w:rFonts w:ascii="Times New Roman" w:hAnsi="Times New Roman" w:cs="Times New Roman"/>
          <w:noProof/>
        </w:rPr>
        <w:t>(Hayes et al., 2011)</w:t>
      </w:r>
      <w:r w:rsidRPr="00BE1A15">
        <w:rPr>
          <w:rFonts w:ascii="Times New Roman" w:hAnsi="Times New Roman" w:cs="Times New Roman"/>
        </w:rPr>
        <w:fldChar w:fldCharType="end"/>
      </w:r>
      <w:r w:rsidRPr="00BE1A15">
        <w:rPr>
          <w:rFonts w:ascii="Times New Roman" w:hAnsi="Times New Roman" w:cs="Times New Roman"/>
        </w:rPr>
        <w:t>, built on a collaborative infrastructure involving multiple stakeholders, including university administrators, psychological researchers</w:t>
      </w:r>
      <w:r w:rsidR="00426ACF">
        <w:rPr>
          <w:rFonts w:ascii="Times New Roman" w:hAnsi="Times New Roman" w:cs="Times New Roman"/>
        </w:rPr>
        <w:t xml:space="preserve"> (faculty members and graduate students)</w:t>
      </w:r>
      <w:r w:rsidRPr="00BE1A15">
        <w:rPr>
          <w:rFonts w:ascii="Times New Roman" w:hAnsi="Times New Roman" w:cs="Times New Roman"/>
        </w:rPr>
        <w:t xml:space="preserve">, industry partners, and over 600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0643EAEA" w:rsidR="00C41F6D" w:rsidRDefault="00CD5AC8" w:rsidP="007C35A0">
      <w:pPr>
        <w:spacing w:line="480" w:lineRule="auto"/>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lastRenderedPageBreak/>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23E6E">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et al., 2008)","plainTextFormattedCitation":"(Locke et al.,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123E6E" w:rsidRPr="00123E6E">
        <w:rPr>
          <w:rFonts w:ascii="Times New Roman" w:hAnsi="Times New Roman" w:cs="Times New Roman"/>
          <w:noProof/>
        </w:rPr>
        <w:t>(Locke et al.,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2E91ADE" w:rsidR="00901C5C" w:rsidRPr="00886A0E" w:rsidRDefault="00955D1D" w:rsidP="00013624">
      <w:pPr>
        <w:spacing w:line="480" w:lineRule="auto"/>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w:t>
      </w:r>
      <w:r w:rsidR="008A7C19">
        <w:rPr>
          <w:rFonts w:ascii="Times New Roman" w:hAnsi="Times New Roman" w:cs="Times New Roman"/>
        </w:rPr>
        <w:t xml:space="preserve">was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 xml:space="preserve">e feedback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93169D">
        <w:rPr>
          <w:rFonts w:ascii="Times New Roman" w:hAnsi="Times New Roman" w:cs="Times New Roman"/>
        </w:rPr>
        <w:t xml:space="preserve"> sessions</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r w:rsidR="008A7C19">
        <w:rPr>
          <w:rFonts w:ascii="Times New Roman" w:hAnsi="Times New Roman" w:cs="Times New Roman"/>
        </w:rPr>
        <w:t xml:space="preserve">the client’s actual scores, </w:t>
      </w:r>
      <w:r w:rsidR="0077720D" w:rsidRPr="00886A0E">
        <w:rPr>
          <w:rFonts w:ascii="Times New Roman" w:hAnsi="Times New Roman" w:cs="Times New Roman"/>
        </w:rPr>
        <w:t xml:space="preserve">allowing for a </w:t>
      </w:r>
      <w:r w:rsidR="008A7C19">
        <w:rPr>
          <w:rFonts w:ascii="Times New Roman" w:hAnsi="Times New Roman" w:cs="Times New Roman"/>
        </w:rPr>
        <w:t xml:space="preserve">visual </w:t>
      </w:r>
      <w:r w:rsidR="0077720D" w:rsidRPr="00886A0E">
        <w:rPr>
          <w:rFonts w:ascii="Times New Roman" w:hAnsi="Times New Roman" w:cs="Times New Roman"/>
        </w:rPr>
        <w:t xml:space="preserve">comparison </w:t>
      </w:r>
      <w:r w:rsidR="008A7C19">
        <w:rPr>
          <w:rFonts w:ascii="Times New Roman" w:hAnsi="Times New Roman" w:cs="Times New Roman"/>
        </w:rPr>
        <w:t>between the two</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proofErr w:type="gramStart"/>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proofErr w:type="gramEnd"/>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61F500A" w:rsidR="00334C2A" w:rsidRPr="00E27003" w:rsidRDefault="00BC2458" w:rsidP="00013624">
      <w:pPr>
        <w:spacing w:line="480" w:lineRule="auto"/>
        <w:rPr>
          <w:rFonts w:ascii="Times New Roman" w:hAnsi="Times New Roman" w:cs="Times New Roman"/>
        </w:rPr>
      </w:pPr>
      <w:r w:rsidRPr="00C76301">
        <w:rPr>
          <w:rFonts w:ascii="Times New Roman" w:hAnsi="Times New Roman" w:cs="Times New Roman"/>
        </w:rPr>
        <w:lastRenderedPageBreak/>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8A7C19">
        <w:rPr>
          <w:rFonts w:ascii="Times New Roman" w:hAnsi="Times New Roman" w:cs="Times New Roman"/>
        </w:rPr>
        <w:t>indicates</w:t>
      </w:r>
      <w:r w:rsidR="005249A9" w:rsidRPr="00C76301">
        <w:rPr>
          <w:rFonts w:ascii="Times New Roman" w:hAnsi="Times New Roman" w:cs="Times New Roman"/>
        </w:rPr>
        <w:t xml:space="preserve"> when a client is not changing as would be expected</w:t>
      </w:r>
      <w:r w:rsidR="00127A98">
        <w:rPr>
          <w:rFonts w:ascii="Times New Roman" w:hAnsi="Times New Roman" w:cs="Times New Roman"/>
        </w:rPr>
        <w:t xml:space="preserve">. This is reinforced by the </w:t>
      </w:r>
      <w:proofErr w:type="gramStart"/>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proofErr w:type="gramEnd"/>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5893649F" w14:textId="5A24F2D6" w:rsidR="00BD6983" w:rsidRPr="001B20C2" w:rsidRDefault="00A842CA" w:rsidP="009453CF">
      <w:pPr>
        <w:spacing w:line="480" w:lineRule="auto"/>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et al., 2015)","plainTextFormattedCitation":"(McAleavey et al.,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123E6E" w:rsidRPr="00123E6E">
        <w:rPr>
          <w:rFonts w:ascii="Times New Roman" w:hAnsi="Times New Roman" w:cs="Times New Roman"/>
          <w:noProof/>
        </w:rPr>
        <w:t>(McAleavey et al.,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31C96495" w:rsidR="006A0D83" w:rsidRPr="00BE1A15" w:rsidRDefault="00140168" w:rsidP="009453CF">
      <w:pPr>
        <w:spacing w:line="480" w:lineRule="auto"/>
        <w:ind w:firstLine="0"/>
        <w:rPr>
          <w:rFonts w:ascii="Times New Roman" w:hAnsi="Times New Roman" w:cs="Times New Roman"/>
          <w:b/>
        </w:rPr>
      </w:pPr>
      <w:r>
        <w:rPr>
          <w:rFonts w:ascii="Times New Roman" w:hAnsi="Times New Roman" w:cs="Times New Roman"/>
          <w:b/>
        </w:rPr>
        <w:t>R</w:t>
      </w:r>
      <w:r w:rsidR="00DE0FD3" w:rsidRPr="00BE1A15">
        <w:rPr>
          <w:rFonts w:ascii="Times New Roman" w:hAnsi="Times New Roman" w:cs="Times New Roman"/>
          <w:b/>
        </w:rPr>
        <w:t>esearch questions</w:t>
      </w:r>
    </w:p>
    <w:p w14:paraId="1B8C8484" w14:textId="1A4E4F1A" w:rsidR="008A7C19"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w:t>
      </w:r>
      <w:r w:rsidR="008A7C19">
        <w:rPr>
          <w:rFonts w:ascii="Times New Roman" w:hAnsi="Times New Roman" w:cs="Times New Roman"/>
        </w:rPr>
        <w:t>client</w:t>
      </w:r>
      <w:r w:rsidR="00DE0FD3" w:rsidRPr="00516C47">
        <w:rPr>
          <w:rFonts w:ascii="Times New Roman" w:hAnsi="Times New Roman" w:cs="Times New Roman"/>
        </w:rPr>
        <w:t xml:space="preserve"> outcomes improve after the implementation of the new feedback system? </w:t>
      </w:r>
      <w:r w:rsidR="008A7C19">
        <w:rPr>
          <w:rFonts w:ascii="Times New Roman" w:hAnsi="Times New Roman" w:cs="Times New Roman"/>
        </w:rPr>
        <w:t xml:space="preserve">It is hypothesized that feedback will improve client outcomes. </w:t>
      </w:r>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lastRenderedPageBreak/>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8A7C19">
        <w:rPr>
          <w:rFonts w:ascii="Times New Roman" w:hAnsi="Times New Roman" w:cs="Times New Roman"/>
        </w:rPr>
        <w:t>s</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p>
    <w:p w14:paraId="75BC2A46" w14:textId="493D4627" w:rsidR="00BD6983" w:rsidRDefault="00BD6983" w:rsidP="00013624">
      <w:pPr>
        <w:spacing w:line="480" w:lineRule="auto"/>
        <w:rPr>
          <w:rFonts w:ascii="Times New Roman" w:hAnsi="Times New Roman" w:cs="Times New Roman"/>
        </w:rPr>
      </w:pPr>
      <w:r>
        <w:rPr>
          <w:rFonts w:ascii="Times New Roman" w:hAnsi="Times New Roman" w:cs="Times New Roman"/>
        </w:rPr>
        <w:t xml:space="preserve">It should be mentioned here that although client outcomes are the focus of the present study, these are not the only type of outcomes that should matter in evaluating such a system. Other outcomes that are left to future research include outcomes at the therapist and center levels, such as therapist satisfaction and burnout. Future directions for such research will be explored in the discussion in connection with the findings from the present study. </w:t>
      </w:r>
    </w:p>
    <w:p w14:paraId="27418A1A" w14:textId="2902C3AE" w:rsidR="00523BFF"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052589">
        <w:rPr>
          <w:rFonts w:ascii="Times New Roman" w:hAnsi="Times New Roman" w:cs="Times New Roman"/>
        </w:rPr>
        <w:t>s</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5E0186C4" w14:textId="46619177" w:rsidR="00140168" w:rsidRDefault="00140168" w:rsidP="00013624">
      <w:pPr>
        <w:spacing w:line="480" w:lineRule="auto"/>
        <w:rPr>
          <w:rFonts w:ascii="Times New Roman" w:hAnsi="Times New Roman" w:cs="Times New Roman"/>
        </w:rPr>
      </w:pPr>
      <w:r>
        <w:rPr>
          <w:rFonts w:ascii="Times New Roman" w:hAnsi="Times New Roman" w:cs="Times New Roman"/>
        </w:rPr>
        <w:t xml:space="preserve">Third, </w:t>
      </w:r>
      <w:r w:rsidRPr="00270AE1">
        <w:rPr>
          <w:rFonts w:ascii="Times New Roman" w:hAnsi="Times New Roman" w:cs="Times New Roman"/>
        </w:rPr>
        <w:t xml:space="preserve">this study will assess whether there </w:t>
      </w:r>
      <w:r>
        <w:rPr>
          <w:rFonts w:ascii="Times New Roman" w:hAnsi="Times New Roman" w:cs="Times New Roman"/>
        </w:rPr>
        <w:t xml:space="preserve">is </w:t>
      </w:r>
      <w:r w:rsidRPr="00270AE1">
        <w:rPr>
          <w:rFonts w:ascii="Times New Roman" w:hAnsi="Times New Roman" w:cs="Times New Roman"/>
        </w:rPr>
        <w:t xml:space="preserve">a center effect </w:t>
      </w:r>
      <w:r>
        <w:rPr>
          <w:rFonts w:ascii="Times New Roman" w:hAnsi="Times New Roman" w:cs="Times New Roman"/>
        </w:rPr>
        <w:t>of</w:t>
      </w:r>
      <w:r w:rsidRPr="00270AE1">
        <w:rPr>
          <w:rFonts w:ascii="Times New Roman" w:hAnsi="Times New Roman" w:cs="Times New Roman"/>
        </w:rPr>
        <w:t xml:space="preserve"> feedback</w:t>
      </w:r>
      <w:r>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Pr>
          <w:rFonts w:ascii="Times New Roman" w:hAnsi="Times New Roman" w:cs="Times New Roman"/>
        </w:rPr>
        <w:t xml:space="preserve">is question makes a valuable contribution to the literature, which to our knowledge has not previously assessed for </w:t>
      </w:r>
      <w:r>
        <w:rPr>
          <w:rFonts w:ascii="Times New Roman" w:hAnsi="Times New Roman" w:cs="Times New Roman"/>
        </w:rPr>
        <w:lastRenderedPageBreak/>
        <w:t xml:space="preserve">differential effects by location, and the </w:t>
      </w:r>
      <w:r w:rsidRPr="00270AE1">
        <w:rPr>
          <w:rFonts w:ascii="Times New Roman" w:hAnsi="Times New Roman" w:cs="Times New Roman"/>
        </w:rPr>
        <w:t xml:space="preserve">presence of a center effect would </w:t>
      </w:r>
      <w:r>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Pr>
          <w:rFonts w:ascii="Times New Roman" w:hAnsi="Times New Roman" w:cs="Times New Roman"/>
        </w:rPr>
        <w:t>magnify</w:t>
      </w:r>
      <w:r w:rsidRPr="00270AE1">
        <w:rPr>
          <w:rFonts w:ascii="Times New Roman" w:hAnsi="Times New Roman" w:cs="Times New Roman"/>
        </w:rPr>
        <w:t xml:space="preserve"> positive effects of feedback.</w:t>
      </w:r>
    </w:p>
    <w:p w14:paraId="6C453AE2" w14:textId="38328CAC" w:rsidR="0043548C" w:rsidRDefault="00140168" w:rsidP="00013624">
      <w:pPr>
        <w:spacing w:line="480" w:lineRule="auto"/>
        <w:rPr>
          <w:rFonts w:ascii="Times New Roman" w:hAnsi="Times New Roman" w:cs="Times New Roman"/>
        </w:rPr>
      </w:pPr>
      <w:r>
        <w:rPr>
          <w:rFonts w:ascii="Times New Roman" w:hAnsi="Times New Roman" w:cs="Times New Roman"/>
        </w:rPr>
        <w:t>Fourth</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proofErr w:type="spellStart"/>
      <w:r w:rsidR="00141049" w:rsidRPr="00553DEB">
        <w:rPr>
          <w:rFonts w:ascii="Times New Roman" w:hAnsi="Times New Roman" w:cs="Times New Roman"/>
        </w:rPr>
        <w:t>Errázuriz</w:t>
      </w:r>
      <w:proofErr w:type="spellEnd"/>
      <w:r w:rsidR="00141049" w:rsidRPr="00553DEB">
        <w:rPr>
          <w:rFonts w:ascii="Times New Roman" w:hAnsi="Times New Roman" w:cs="Times New Roman"/>
        </w:rPr>
        <w:t xml:space="preserve"> and </w:t>
      </w:r>
      <w:proofErr w:type="spellStart"/>
      <w:r w:rsidR="00141049" w:rsidRPr="00553DEB">
        <w:rPr>
          <w:rFonts w:ascii="Times New Roman" w:hAnsi="Times New Roman" w:cs="Times New Roman"/>
        </w:rPr>
        <w:t>Zilcha</w:t>
      </w:r>
      <w:proofErr w:type="spellEnd"/>
      <w:r w:rsidR="00141049" w:rsidRPr="00553DEB">
        <w:rPr>
          <w:rFonts w:ascii="Times New Roman" w:hAnsi="Times New Roman" w:cs="Times New Roman"/>
        </w:rPr>
        <w:t xml:space="preserve">-Mano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5A5E1258" w14:textId="71F712CF" w:rsidR="003A2531" w:rsidRPr="003A2531" w:rsidRDefault="003A2531" w:rsidP="0056404D">
      <w:pPr>
        <w:spacing w:line="480" w:lineRule="auto"/>
        <w:ind w:firstLine="0"/>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93169D">
      <w:pPr>
        <w:spacing w:line="480" w:lineRule="auto"/>
        <w:ind w:firstLine="0"/>
        <w:rPr>
          <w:rFonts w:ascii="Times New Roman" w:hAnsi="Times New Roman" w:cs="Times New Roman"/>
          <w:b/>
        </w:rPr>
      </w:pPr>
      <w:r w:rsidRPr="00275AE6">
        <w:rPr>
          <w:rFonts w:ascii="Times New Roman" w:hAnsi="Times New Roman" w:cs="Times New Roman"/>
          <w:b/>
        </w:rPr>
        <w:t>Procedure</w:t>
      </w:r>
    </w:p>
    <w:p w14:paraId="0099E411" w14:textId="6E826EB1" w:rsidR="00676FA3" w:rsidRDefault="00EF1F3A" w:rsidP="00FF03CF">
      <w:pPr>
        <w:spacing w:line="480" w:lineRule="auto"/>
        <w:rPr>
          <w:rFonts w:ascii="Times New Roman" w:hAnsi="Times New Roman" w:cs="Times New Roman"/>
        </w:rPr>
      </w:pPr>
      <w:r w:rsidRPr="00275AE6">
        <w:rPr>
          <w:rFonts w:ascii="Times New Roman" w:hAnsi="Times New Roman" w:cs="Times New Roman"/>
        </w:rPr>
        <w:lastRenderedPageBreak/>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BB5E1F">
        <w:rPr>
          <w:rFonts w:ascii="Times New Roman" w:hAnsi="Times New Roman" w:cs="Times New Roman"/>
        </w:rPr>
        <w:t xml:space="preserve"> </w:t>
      </w:r>
      <w:r w:rsidR="00BB5E1F" w:rsidRPr="00275AE6">
        <w:rPr>
          <w:rFonts w:ascii="Times New Roman" w:hAnsi="Times New Roman" w:cs="Times New Roman"/>
        </w:rPr>
        <w:t>on July 27, 2015</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00AE43ED" w:rsidRPr="00275AE6">
        <w:rPr>
          <w:rFonts w:ascii="Times New Roman" w:hAnsi="Times New Roman" w:cs="Times New Roman"/>
        </w:rPr>
        <w:t xml:space="preserve">.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w:t>
      </w:r>
      <w:r w:rsidR="00BB5E1F">
        <w:rPr>
          <w:rFonts w:ascii="Times New Roman" w:hAnsi="Times New Roman" w:cs="Times New Roman"/>
        </w:rPr>
        <w:t xml:space="preserve">to the new system </w:t>
      </w:r>
      <w:r w:rsidR="00AE43ED" w:rsidRPr="00275AE6">
        <w:rPr>
          <w:rFonts w:ascii="Times New Roman" w:hAnsi="Times New Roman" w:cs="Times New Roman"/>
        </w:rPr>
        <w:t xml:space="preserve">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2F0CAC4A" w:rsidR="009148A8" w:rsidRPr="00275AE6" w:rsidRDefault="009148A8" w:rsidP="00FF03CF">
      <w:pPr>
        <w:spacing w:line="480" w:lineRule="auto"/>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BB5E1F">
        <w:rPr>
          <w:rFonts w:ascii="Times New Roman" w:hAnsi="Times New Roman" w:cs="Times New Roman"/>
        </w:rPr>
        <w:t>was</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 xml:space="preserve">These will be referred to as </w:t>
      </w:r>
      <w:r w:rsidR="004C7589">
        <w:rPr>
          <w:rFonts w:ascii="Times New Roman" w:hAnsi="Times New Roman" w:cs="Times New Roman"/>
        </w:rPr>
        <w:t xml:space="preserve">the feedback as usual </w:t>
      </w:r>
      <w:r w:rsidR="00FA18C7">
        <w:rPr>
          <w:rFonts w:ascii="Times New Roman" w:hAnsi="Times New Roman" w:cs="Times New Roman"/>
        </w:rPr>
        <w:t xml:space="preserve">condition, in which therapists received </w:t>
      </w:r>
      <w:r w:rsidR="001D2D9C">
        <w:rPr>
          <w:rFonts w:ascii="Times New Roman" w:hAnsi="Times New Roman" w:cs="Times New Roman"/>
        </w:rPr>
        <w:t xml:space="preserve">the CCAPS report with a tabular depiction of subscale scores, and enhanced feedback condition, in which therapists received data-derived graphical feedback and </w:t>
      </w:r>
      <w:proofErr w:type="gramStart"/>
      <w:r w:rsidR="001D2D9C">
        <w:rPr>
          <w:rFonts w:ascii="Times New Roman" w:hAnsi="Times New Roman" w:cs="Times New Roman"/>
        </w:rPr>
        <w:t>off track</w:t>
      </w:r>
      <w:proofErr w:type="gramEnd"/>
      <w:r w:rsidR="001D2D9C">
        <w:rPr>
          <w:rFonts w:ascii="Times New Roman" w:hAnsi="Times New Roman" w:cs="Times New Roman"/>
        </w:rPr>
        <w:t xml:space="preserve"> alerts</w:t>
      </w:r>
      <w:r w:rsidR="009629C8">
        <w:rPr>
          <w:rFonts w:ascii="Times New Roman" w:hAnsi="Times New Roman" w:cs="Times New Roman"/>
        </w:rPr>
        <w:t>.</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xml:space="preserve">, and clients were not randomized to </w:t>
      </w:r>
      <w:r w:rsidR="00F140F8">
        <w:rPr>
          <w:rFonts w:ascii="Times New Roman" w:hAnsi="Times New Roman" w:cs="Times New Roman"/>
        </w:rPr>
        <w:lastRenderedPageBreak/>
        <w:t>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generally seen at the center. </w:t>
      </w:r>
      <w:r w:rsidR="00544EEF">
        <w:rPr>
          <w:rFonts w:ascii="Times New Roman" w:hAnsi="Times New Roman" w:cs="Times New Roman"/>
        </w:rPr>
        <w:t xml:space="preserve">Approximately </w:t>
      </w:r>
      <w:r w:rsidR="00BB5E1F">
        <w:rPr>
          <w:rFonts w:ascii="Times New Roman" w:hAnsi="Times New Roman" w:cs="Times New Roman"/>
        </w:rPr>
        <w:t>262</w:t>
      </w:r>
      <w:r w:rsidR="005C1308">
        <w:rPr>
          <w:rFonts w:ascii="Times New Roman" w:hAnsi="Times New Roman" w:cs="Times New Roman"/>
        </w:rPr>
        <w:t>,000</w:t>
      </w:r>
      <w:r w:rsidR="00544EEF">
        <w:rPr>
          <w:rFonts w:ascii="Times New Roman" w:hAnsi="Times New Roman" w:cs="Times New Roman"/>
        </w:rPr>
        <w:t xml:space="preserve"> clients received treatment at </w:t>
      </w:r>
      <w:r w:rsidR="005C1308">
        <w:rPr>
          <w:rFonts w:ascii="Times New Roman" w:hAnsi="Times New Roman" w:cs="Times New Roman"/>
        </w:rPr>
        <w:t>8</w:t>
      </w:r>
      <w:r w:rsidR="00BB5E1F">
        <w:rPr>
          <w:rFonts w:ascii="Times New Roman" w:hAnsi="Times New Roman" w:cs="Times New Roman"/>
        </w:rPr>
        <w:t>2</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w:t>
      </w:r>
      <w:r w:rsidR="00BB5E1F">
        <w:rPr>
          <w:rFonts w:ascii="Times New Roman" w:hAnsi="Times New Roman" w:cs="Times New Roman"/>
        </w:rPr>
        <w:t>11</w:t>
      </w:r>
      <w:r w:rsidR="001C4E02">
        <w:rPr>
          <w:rFonts w:ascii="Times New Roman" w:hAnsi="Times New Roman" w:cs="Times New Roman"/>
        </w:rPr>
        <w:t>0</w:t>
      </w:r>
      <w:r w:rsidR="00687A2C">
        <w:rPr>
          <w:rFonts w:ascii="Times New Roman" w:hAnsi="Times New Roman" w:cs="Times New Roman"/>
        </w:rPr>
        <w:t>,000</w:t>
      </w:r>
      <w:r w:rsidR="00544EEF">
        <w:rPr>
          <w:rFonts w:ascii="Times New Roman" w:hAnsi="Times New Roman" w:cs="Times New Roman"/>
        </w:rPr>
        <w:t xml:space="preserve"> in the feedback </w:t>
      </w:r>
      <w:r w:rsidR="00A30825">
        <w:rPr>
          <w:rFonts w:ascii="Times New Roman" w:hAnsi="Times New Roman" w:cs="Times New Roman"/>
        </w:rPr>
        <w:t xml:space="preserve">as usual </w:t>
      </w:r>
      <w:r w:rsidR="00544EEF">
        <w:rPr>
          <w:rFonts w:ascii="Times New Roman" w:hAnsi="Times New Roman" w:cs="Times New Roman"/>
        </w:rPr>
        <w:t>condition and</w:t>
      </w:r>
      <w:r w:rsidR="00687A2C">
        <w:rPr>
          <w:rFonts w:ascii="Times New Roman" w:hAnsi="Times New Roman" w:cs="Times New Roman"/>
        </w:rPr>
        <w:t xml:space="preserve"> </w:t>
      </w:r>
      <w:r w:rsidR="00BB5E1F">
        <w:rPr>
          <w:rFonts w:ascii="Times New Roman" w:hAnsi="Times New Roman" w:cs="Times New Roman"/>
        </w:rPr>
        <w:t>15</w:t>
      </w:r>
      <w:r w:rsidR="001C4E02">
        <w:rPr>
          <w:rFonts w:ascii="Times New Roman" w:hAnsi="Times New Roman" w:cs="Times New Roman"/>
        </w:rPr>
        <w:t>2</w:t>
      </w:r>
      <w:r w:rsidR="00687A2C">
        <w:rPr>
          <w:rFonts w:ascii="Times New Roman" w:hAnsi="Times New Roman" w:cs="Times New Roman"/>
        </w:rPr>
        <w:t>,000</w:t>
      </w:r>
      <w:r w:rsidR="00544EEF">
        <w:rPr>
          <w:rFonts w:ascii="Times New Roman" w:hAnsi="Times New Roman" w:cs="Times New Roman"/>
        </w:rPr>
        <w:t xml:space="preserve"> in the </w:t>
      </w:r>
      <w:r w:rsidR="00A30825">
        <w:rPr>
          <w:rFonts w:ascii="Times New Roman" w:hAnsi="Times New Roman" w:cs="Times New Roman"/>
        </w:rPr>
        <w:t xml:space="preserve">enhanced </w:t>
      </w:r>
      <w:r w:rsidR="00544EEF">
        <w:rPr>
          <w:rFonts w:ascii="Times New Roman" w:hAnsi="Times New Roman" w:cs="Times New Roman"/>
        </w:rPr>
        <w:t>feedback condition.</w:t>
      </w:r>
    </w:p>
    <w:p w14:paraId="32CD2909" w14:textId="74708565" w:rsidR="00307E36" w:rsidRPr="00DC1110" w:rsidRDefault="00307E36" w:rsidP="00737067">
      <w:pPr>
        <w:spacing w:line="480" w:lineRule="auto"/>
        <w:ind w:firstLine="0"/>
        <w:rPr>
          <w:rFonts w:ascii="Times New Roman" w:hAnsi="Times New Roman" w:cs="Times New Roman"/>
          <w:b/>
        </w:rPr>
      </w:pPr>
      <w:r w:rsidRPr="00DC1110">
        <w:rPr>
          <w:rFonts w:ascii="Times New Roman" w:hAnsi="Times New Roman" w:cs="Times New Roman"/>
          <w:b/>
        </w:rPr>
        <w:t>Measures</w:t>
      </w:r>
    </w:p>
    <w:p w14:paraId="45F70D0D" w14:textId="19C1AFDA" w:rsidR="007C35A0" w:rsidRDefault="00E9543B" w:rsidP="007C35A0">
      <w:pPr>
        <w:spacing w:line="480" w:lineRule="auto"/>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et al., 2011; Locke, Bieschke, et al., 2012)","plainTextFormattedCitation":"(Locke et al., 2011; Locke, Bieschke, et al., 2012)","previouslyFormattedCitation":"(Locke,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00123E6E" w:rsidRPr="00123E6E">
        <w:rPr>
          <w:rFonts w:ascii="Times New Roman" w:hAnsi="Times New Roman" w:cs="Times New Roman"/>
          <w:noProof/>
        </w:rPr>
        <w:t>(Locke et al., 2011; Locke, Bieschke, et al., 2012)</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 xml:space="preserve">is recommended for repeated measures use throughout treatment, and treatment feedback, including graphical expected recovery curves and </w:t>
      </w:r>
      <w:proofErr w:type="gramStart"/>
      <w:r w:rsidR="007C35A0">
        <w:rPr>
          <w:rFonts w:ascii="Times New Roman" w:hAnsi="Times New Roman" w:cs="Times New Roman"/>
        </w:rPr>
        <w:t>off</w:t>
      </w:r>
      <w:r w:rsidR="00D2357E">
        <w:rPr>
          <w:rFonts w:ascii="Times New Roman" w:hAnsi="Times New Roman" w:cs="Times New Roman"/>
        </w:rPr>
        <w:t xml:space="preserve"> </w:t>
      </w:r>
      <w:r w:rsidR="007C35A0">
        <w:rPr>
          <w:rFonts w:ascii="Times New Roman" w:hAnsi="Times New Roman" w:cs="Times New Roman"/>
        </w:rPr>
        <w:t>track</w:t>
      </w:r>
      <w:proofErr w:type="gramEnd"/>
      <w:r w:rsidR="007C35A0">
        <w:rPr>
          <w:rFonts w:ascii="Times New Roman" w:hAnsi="Times New Roman" w:cs="Times New Roman"/>
        </w:rPr>
        <w:t xml:space="preserve"> alerts, </w:t>
      </w:r>
      <w:r w:rsidR="006575D1">
        <w:rPr>
          <w:rFonts w:ascii="Times New Roman" w:hAnsi="Times New Roman" w:cs="Times New Roman"/>
        </w:rPr>
        <w:t xml:space="preserve">is </w:t>
      </w:r>
      <w:r w:rsidR="007C35A0">
        <w:rPr>
          <w:rFonts w:ascii="Times New Roman" w:hAnsi="Times New Roman" w:cs="Times New Roman"/>
        </w:rPr>
        <w:t xml:space="preserve">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rPr>
          <w:rFonts w:ascii="Times New Roman" w:hAnsi="Times New Roman" w:cs="Times New Roman"/>
        </w:rPr>
      </w:pPr>
      <w:r>
        <w:rPr>
          <w:rFonts w:ascii="Times New Roman" w:hAnsi="Times New Roman" w:cs="Times New Roman"/>
        </w:rPr>
        <w:lastRenderedPageBreak/>
        <w:t>All CCAPS-34 subscales have demonstrated good internal consistency (</w:t>
      </w:r>
      <w:proofErr w:type="spellStart"/>
      <w:r>
        <w:rPr>
          <w:rFonts w:ascii="Times New Roman" w:hAnsi="Times New Roman" w:cs="Times New Roman"/>
        </w:rPr>
        <w:t>Cronbah’s</w:t>
      </w:r>
      <w:proofErr w:type="spellEnd"/>
      <w:r>
        <w:rPr>
          <w:rFonts w:ascii="Times New Roman" w:hAnsi="Times New Roman" w:cs="Times New Roman"/>
        </w:rPr>
        <w:t xml:space="preserve">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Locke, 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27851992" w:rsidR="00B41ED4" w:rsidRPr="00C85010" w:rsidRDefault="00B70BE2" w:rsidP="00C85010">
      <w:pPr>
        <w:spacing w:line="480" w:lineRule="auto"/>
        <w:rPr>
          <w:rFonts w:ascii="Times New Roman" w:hAnsi="Times New Roman" w:cs="Times New Roman"/>
        </w:rPr>
      </w:pPr>
      <w:r>
        <w:rPr>
          <w:rFonts w:ascii="Times New Roman" w:hAnsi="Times New Roman" w:cs="Times New Roman"/>
        </w:rPr>
        <w:t>As previously mentioned, t</w:t>
      </w:r>
      <w:r w:rsidR="00B41ED4" w:rsidRPr="00C85010">
        <w:rPr>
          <w:rFonts w:ascii="Times New Roman" w:hAnsi="Times New Roman" w:cs="Times New Roman"/>
        </w:rPr>
        <w:t xml:space="preserve">he methods behind the </w:t>
      </w:r>
      <w:r w:rsidR="00322683">
        <w:rPr>
          <w:rFonts w:ascii="Times New Roman" w:hAnsi="Times New Roman" w:cs="Times New Roman"/>
        </w:rPr>
        <w:t>feedback system</w:t>
      </w:r>
      <w:r w:rsidR="00B41ED4" w:rsidRPr="00C85010">
        <w:rPr>
          <w:rFonts w:ascii="Times New Roman" w:hAnsi="Times New Roman" w:cs="Times New Roman"/>
        </w:rPr>
        <w:t xml:space="preserve"> </w:t>
      </w:r>
      <w:r w:rsidR="00487FEF">
        <w:rPr>
          <w:rFonts w:ascii="Times New Roman" w:hAnsi="Times New Roman" w:cs="Times New Roman"/>
        </w:rPr>
        <w:t xml:space="preserve">for the CCAPS-34 </w:t>
      </w:r>
      <w:r w:rsidR="00B41ED4"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00B41ED4" w:rsidRPr="00C85010">
        <w:rPr>
          <w:rFonts w:ascii="Times New Roman" w:hAnsi="Times New Roman" w:cs="Times New Roman"/>
        </w:rPr>
        <w:t xml:space="preserve">. Expected treatment response trajectories and </w:t>
      </w:r>
      <w:proofErr w:type="gramStart"/>
      <w:r w:rsidR="006F7F90">
        <w:rPr>
          <w:rFonts w:ascii="Times New Roman" w:hAnsi="Times New Roman" w:cs="Times New Roman"/>
        </w:rPr>
        <w:t>off track</w:t>
      </w:r>
      <w:proofErr w:type="gramEnd"/>
      <w:r w:rsidR="00B41ED4"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00B41ED4" w:rsidRPr="00C85010">
        <w:rPr>
          <w:rFonts w:ascii="Times New Roman" w:hAnsi="Times New Roman" w:cs="Times New Roman"/>
        </w:rPr>
        <w:t xml:space="preserve"> clients seen in counseling center</w:t>
      </w:r>
      <w:r w:rsidR="00322683">
        <w:rPr>
          <w:rFonts w:ascii="Times New Roman" w:hAnsi="Times New Roman" w:cs="Times New Roman"/>
        </w:rPr>
        <w:t>s</w:t>
      </w:r>
      <w:r w:rsidR="00B41ED4"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00B41ED4"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00B41ED4" w:rsidRPr="00C85010">
        <w:rPr>
          <w:rFonts w:ascii="Times New Roman" w:hAnsi="Times New Roman" w:cs="Times New Roman"/>
        </w:rPr>
        <w:t xml:space="preserve"> </w:t>
      </w:r>
      <w:r w:rsidR="008904E2" w:rsidRPr="00C85010">
        <w:rPr>
          <w:rFonts w:ascii="Times New Roman" w:hAnsi="Times New Roman" w:cs="Times New Roman"/>
        </w:rPr>
        <w:t>CCAPS</w:t>
      </w:r>
      <w:r w:rsidR="00B41ED4"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00B41ED4"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00B41ED4"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00B41ED4"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00B41ED4"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00B41ED4"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00B41ED4"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00B41ED4" w:rsidRPr="00C85010">
        <w:rPr>
          <w:rFonts w:ascii="Times New Roman" w:hAnsi="Times New Roman" w:cs="Times New Roman"/>
        </w:rPr>
        <w:t xml:space="preserve"> </w:t>
      </w:r>
      <w:r w:rsidR="008904E2" w:rsidRPr="00C85010">
        <w:rPr>
          <w:rFonts w:ascii="Times New Roman" w:hAnsi="Times New Roman" w:cs="Times New Roman"/>
        </w:rPr>
        <w:t>baseline</w:t>
      </w:r>
      <w:r w:rsidR="00B41ED4"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01107980" w:rsidR="008904E2" w:rsidRPr="00C85010" w:rsidRDefault="008904E2" w:rsidP="00C85010">
      <w:pPr>
        <w:spacing w:line="480" w:lineRule="auto"/>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proofErr w:type="gramStart"/>
      <w:r w:rsidR="006F7F90">
        <w:rPr>
          <w:rFonts w:ascii="Times New Roman" w:hAnsi="Times New Roman" w:cs="Times New Roman"/>
        </w:rPr>
        <w:t>off track</w:t>
      </w:r>
      <w:proofErr w:type="gramEnd"/>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w:t>
      </w:r>
      <w:r w:rsidR="00C85010" w:rsidRPr="00C85010">
        <w:rPr>
          <w:rFonts w:ascii="Times New Roman" w:hAnsi="Times New Roman" w:cs="Times New Roman"/>
        </w:rPr>
        <w:lastRenderedPageBreak/>
        <w:t xml:space="preserve">clients in individual treatment, so only CCAPS administered at individual therapy appointments are included in the recovery curves and considered in the calculation of </w:t>
      </w:r>
      <w:proofErr w:type="gramStart"/>
      <w:r w:rsidR="006F7F90">
        <w:rPr>
          <w:rFonts w:ascii="Times New Roman" w:hAnsi="Times New Roman" w:cs="Times New Roman"/>
        </w:rPr>
        <w:t>off track</w:t>
      </w:r>
      <w:proofErr w:type="gramEnd"/>
      <w:r w:rsidR="00C85010" w:rsidRPr="00C85010">
        <w:rPr>
          <w:rFonts w:ascii="Times New Roman" w:hAnsi="Times New Roman" w:cs="Times New Roman"/>
        </w:rPr>
        <w:t xml:space="preserve"> alerts. </w:t>
      </w:r>
    </w:p>
    <w:p w14:paraId="3D886CD6" w14:textId="6F582BEC" w:rsidR="007274F7" w:rsidRPr="00C85010" w:rsidRDefault="00B41ED4" w:rsidP="00C85010">
      <w:pPr>
        <w:spacing w:line="480" w:lineRule="auto"/>
        <w:rPr>
          <w:rFonts w:ascii="Times New Roman" w:hAnsi="Times New Roman" w:cs="Times New Roman"/>
        </w:rPr>
      </w:pPr>
      <w:r w:rsidRPr="00C85010">
        <w:rPr>
          <w:rFonts w:ascii="Times New Roman" w:hAnsi="Times New Roman" w:cs="Times New Roman"/>
        </w:rPr>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737067">
      <w:pPr>
        <w:spacing w:line="480" w:lineRule="auto"/>
        <w:ind w:firstLine="0"/>
        <w:rPr>
          <w:rFonts w:ascii="Times New Roman" w:hAnsi="Times New Roman" w:cs="Times New Roman"/>
          <w:b/>
        </w:rPr>
      </w:pPr>
      <w:r w:rsidRPr="00DC1110">
        <w:rPr>
          <w:rFonts w:ascii="Times New Roman" w:hAnsi="Times New Roman" w:cs="Times New Roman"/>
          <w:b/>
        </w:rPr>
        <w:t>Analyses</w:t>
      </w:r>
    </w:p>
    <w:p w14:paraId="06605F4F" w14:textId="10ACD940" w:rsidR="00D12005" w:rsidRPr="00D12005" w:rsidRDefault="00412E9E" w:rsidP="004D7A8E">
      <w:pPr>
        <w:spacing w:line="480" w:lineRule="auto"/>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 xml:space="preserve">outcomes were improved in the </w:t>
      </w:r>
      <w:r w:rsidR="00FA18C7">
        <w:rPr>
          <w:rFonts w:ascii="Times New Roman" w:hAnsi="Times New Roman" w:cs="Times New Roman"/>
        </w:rPr>
        <w:t xml:space="preserve">enhanced </w:t>
      </w:r>
      <w:r w:rsidR="004D7A8E">
        <w:rPr>
          <w:rFonts w:ascii="Times New Roman" w:hAnsi="Times New Roman" w:cs="Times New Roman"/>
        </w:rPr>
        <w:t xml:space="preserve">feedback condition compared to the feedback </w:t>
      </w:r>
      <w:r w:rsidR="00FA18C7">
        <w:rPr>
          <w:rFonts w:ascii="Times New Roman" w:hAnsi="Times New Roman" w:cs="Times New Roman"/>
        </w:rPr>
        <w:t xml:space="preserve">as usual </w:t>
      </w:r>
      <w:r w:rsidR="004D7A8E">
        <w:rPr>
          <w:rFonts w:ascii="Times New Roman" w:hAnsi="Times New Roman" w:cs="Times New Roman"/>
        </w:rPr>
        <w:t>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Mixed effects modeling will be used to control for nesting of clients within centers</w:t>
      </w:r>
      <w:r w:rsidR="00C8108B">
        <w:rPr>
          <w:rFonts w:ascii="Times New Roman" w:hAnsi="Times New Roman" w:cs="Times New Roman"/>
        </w:rPr>
        <w:t>.</w:t>
      </w:r>
      <w:r w:rsidR="004D7A8E">
        <w:rPr>
          <w:rFonts w:ascii="Times New Roman" w:hAnsi="Times New Roman" w:cs="Times New Roman"/>
        </w:rPr>
        <w:t xml:space="preserve"> </w:t>
      </w:r>
      <w:r w:rsidR="00C8108B">
        <w:rPr>
          <w:rFonts w:ascii="Times New Roman" w:hAnsi="Times New Roman" w:cs="Times New Roman"/>
        </w:rPr>
        <w:t>A</w:t>
      </w:r>
      <w:r w:rsidR="004D7A8E">
        <w:rPr>
          <w:rFonts w:ascii="Times New Roman" w:hAnsi="Times New Roman" w:cs="Times New Roman"/>
        </w:rPr>
        <w:t xml:space="preserve">nalyses will be conducted </w:t>
      </w:r>
      <w:r w:rsidR="00C8108B">
        <w:rPr>
          <w:rFonts w:ascii="Times New Roman" w:hAnsi="Times New Roman" w:cs="Times New Roman"/>
        </w:rPr>
        <w:t xml:space="preserve">with </w:t>
      </w:r>
      <w:r w:rsidR="000734AD">
        <w:rPr>
          <w:rFonts w:ascii="Times New Roman" w:hAnsi="Times New Roman" w:cs="Times New Roman"/>
        </w:rPr>
        <w:t xml:space="preserve">restricted </w:t>
      </w:r>
      <w:r w:rsidR="00C8108B">
        <w:rPr>
          <w:rFonts w:ascii="Times New Roman" w:hAnsi="Times New Roman" w:cs="Times New Roman"/>
        </w:rPr>
        <w:t>maximum likelihood (</w:t>
      </w:r>
      <w:r w:rsidR="000734AD">
        <w:rPr>
          <w:rFonts w:ascii="Times New Roman" w:hAnsi="Times New Roman" w:cs="Times New Roman"/>
        </w:rPr>
        <w:t>RE</w:t>
      </w:r>
      <w:r w:rsidR="00C8108B">
        <w:rPr>
          <w:rFonts w:ascii="Times New Roman" w:hAnsi="Times New Roman" w:cs="Times New Roman"/>
        </w:rPr>
        <w:t xml:space="preserve">ML) estimation </w:t>
      </w:r>
      <w:r w:rsidR="001D6600">
        <w:rPr>
          <w:rFonts w:ascii="Times New Roman" w:hAnsi="Times New Roman" w:cs="Times New Roman"/>
        </w:rPr>
        <w:t>for linear mixed models and maximum likelihood (ML) estimation for generalized linear mixed models using</w:t>
      </w:r>
      <w:r w:rsidR="004D7A8E">
        <w:rPr>
          <w:rFonts w:ascii="Times New Roman" w:hAnsi="Times New Roman" w:cs="Times New Roman"/>
        </w:rPr>
        <w:t xml:space="preserve"> the </w:t>
      </w:r>
      <w:proofErr w:type="spellStart"/>
      <w:r w:rsidR="004D7A8E" w:rsidRPr="00126DFB">
        <w:rPr>
          <w:rFonts w:ascii="Times New Roman" w:hAnsi="Times New Roman" w:cs="Times New Roman"/>
          <w:i/>
          <w:iCs/>
          <w:shd w:val="clear" w:color="auto" w:fill="FFFFFF"/>
        </w:rPr>
        <w:t>nlme</w:t>
      </w:r>
      <w:proofErr w:type="spellEnd"/>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123E6E">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et al., 2019)","plainTextFormattedCitation":"(Pinheiro et al.,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123E6E" w:rsidRPr="00123E6E">
        <w:rPr>
          <w:rFonts w:ascii="Times New Roman" w:hAnsi="Times New Roman" w:cs="Times New Roman"/>
          <w:noProof/>
          <w:shd w:val="clear" w:color="auto" w:fill="FFFFFF"/>
        </w:rPr>
        <w:t>(Pinheiro et al.,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123E6E">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et al., 2015)","plainTextFormattedCitation":"(Bates et al., 2015)","previouslyFormattedCitation":"(Bates,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123E6E" w:rsidRPr="00123E6E">
        <w:rPr>
          <w:rFonts w:ascii="Times New Roman" w:hAnsi="Times New Roman" w:cs="Times New Roman"/>
          <w:noProof/>
          <w:shd w:val="clear" w:color="auto" w:fill="FFFFFF"/>
        </w:rPr>
        <w:t>(Bates et al.,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8C2384">
        <w:rPr>
          <w:rFonts w:ascii="Times New Roman" w:hAnsi="Times New Roman" w:cs="Times New Roman"/>
        </w:rPr>
        <w:t>three</w:t>
      </w:r>
      <w:r w:rsidR="00775E4A">
        <w:rPr>
          <w:rFonts w:ascii="Times New Roman" w:hAnsi="Times New Roman" w:cs="Times New Roman"/>
        </w:rPr>
        <w:t>,</w:t>
      </w:r>
      <w:r w:rsidR="00B8677D" w:rsidRPr="0090498C">
        <w:rPr>
          <w:rFonts w:ascii="Times New Roman" w:hAnsi="Times New Roman" w:cs="Times New Roman"/>
        </w:rPr>
        <w:t xml:space="preserve"> a random effect </w:t>
      </w:r>
      <w:r w:rsidR="00A02DA8">
        <w:rPr>
          <w:rFonts w:ascii="Times New Roman" w:hAnsi="Times New Roman" w:cs="Times New Roman"/>
        </w:rPr>
        <w:t xml:space="preserve">of </w:t>
      </w:r>
      <w:r w:rsidR="00A02DA8">
        <w:rPr>
          <w:rFonts w:ascii="Times New Roman" w:hAnsi="Times New Roman" w:cs="Times New Roman"/>
        </w:rPr>
        <w:lastRenderedPageBreak/>
        <w:t>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737067">
        <w:rPr>
          <w:rFonts w:ascii="Times New Roman" w:hAnsi="Times New Roman" w:cs="Times New Roman"/>
        </w:rPr>
        <w:t>Improvement to model fit from the addition of the random effect will be evaluated using a likelihood ratio test (LRT</w:t>
      </w:r>
      <w:r w:rsidR="006444EC">
        <w:rPr>
          <w:rFonts w:ascii="Times New Roman" w:hAnsi="Times New Roman" w:cs="Times New Roman"/>
        </w:rPr>
        <w:t>)</w:t>
      </w:r>
      <w:r w:rsidR="00737067">
        <w:rPr>
          <w:rFonts w:ascii="Times New Roman" w:hAnsi="Times New Roman" w:cs="Times New Roman"/>
        </w:rPr>
        <w:t xml:space="preserve">. </w:t>
      </w:r>
      <w:r w:rsidR="004D7A8E">
        <w:rPr>
          <w:rFonts w:ascii="Times New Roman" w:hAnsi="Times New Roman" w:cs="Times New Roman"/>
        </w:rPr>
        <w:t xml:space="preserve">Finally, answering research question </w:t>
      </w:r>
      <w:r w:rsidR="008C2384">
        <w:rPr>
          <w:rFonts w:ascii="Times New Roman" w:hAnsi="Times New Roman" w:cs="Times New Roman"/>
        </w:rPr>
        <w:t>four</w:t>
      </w:r>
      <w:r w:rsidR="004D7A8E">
        <w:rPr>
          <w:rFonts w:ascii="Times New Roman" w:hAnsi="Times New Roman" w:cs="Times New Roman"/>
        </w:rPr>
        <w:t xml:space="preserve">, several moderators of feedback will be tested. </w:t>
      </w:r>
      <w:r w:rsidR="00D12005">
        <w:rPr>
          <w:rFonts w:ascii="Times New Roman" w:hAnsi="Times New Roman" w:cs="Times New Roman"/>
        </w:rPr>
        <w:t xml:space="preserve">Effect sizes </w:t>
      </w:r>
      <w:r w:rsidR="006444EC">
        <w:rPr>
          <w:rFonts w:ascii="Times New Roman" w:hAnsi="Times New Roman" w:cs="Times New Roman"/>
        </w:rPr>
        <w:t>will be</w:t>
      </w:r>
      <w:r w:rsidR="00D12005">
        <w:rPr>
          <w:rFonts w:ascii="Times New Roman" w:hAnsi="Times New Roman" w:cs="Times New Roman"/>
        </w:rPr>
        <w:t xml:space="preserve"> calculated </w:t>
      </w:r>
      <w:r w:rsidR="00AF70C9">
        <w:rPr>
          <w:rFonts w:ascii="Times New Roman" w:hAnsi="Times New Roman" w:cs="Times New Roman"/>
        </w:rPr>
        <w:t xml:space="preserve">where feasible </w:t>
      </w:r>
      <w:r w:rsidR="00D12005">
        <w:rPr>
          <w:rFonts w:ascii="Times New Roman" w:hAnsi="Times New Roman" w:cs="Times New Roman"/>
        </w:rPr>
        <w:t xml:space="preserve">using Nakagawa and </w:t>
      </w:r>
      <w:proofErr w:type="spellStart"/>
      <w:r w:rsidR="00D12005">
        <w:rPr>
          <w:rFonts w:ascii="Times New Roman" w:hAnsi="Times New Roman" w:cs="Times New Roman"/>
        </w:rPr>
        <w:t>Schielzeth’s</w:t>
      </w:r>
      <w:proofErr w:type="spellEnd"/>
      <w:r w:rsidR="00D12005">
        <w:rPr>
          <w:rFonts w:ascii="Times New Roman" w:hAnsi="Times New Roman" w:cs="Times New Roman"/>
        </w:rPr>
        <w:t xml:space="preserve"> </w:t>
      </w:r>
      <w:r w:rsidR="00D12005">
        <w:rPr>
          <w:rFonts w:ascii="Times New Roman" w:hAnsi="Times New Roman" w:cs="Times New Roman"/>
        </w:rPr>
        <w:fldChar w:fldCharType="begin" w:fldLock="1"/>
      </w:r>
      <w:r w:rsidR="00D12005">
        <w:rPr>
          <w:rFonts w:ascii="Times New Roman" w:hAnsi="Times New Roman" w:cs="Times New Roman"/>
        </w:rPr>
        <w:instrText>ADDIN CSL_CITATION {"citationItems":[{"id":"ITEM-1","itemData":{"DOI":"10.1111/j.2041-210x.2012.00261.x","ISBN":"2041-210X","ISSN":"2041210X","abstract":"*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author":[{"dropping-particle":"","family":"Nakagawa","given":"Shinichi","non-dropping-particle":"","parse-names":false,"suffix":""},{"dropping-particle":"","family":"Schielzeth","given":"Holger","non-dropping-particle":"","parse-names":false,"suffix":""}],"container-title":"Methods in Ecology and Evolution","id":"ITEM-1","issue":"2","issued":{"date-parts":[["2013"]]},"page":"133-142","title":"A general and simple method for obtaining R2 from generalized linear mixed-effects models","type":"article-journal","volume":"4"},"suppress-author":1,"uris":["http://www.mendeley.com/documents/?uuid=40dc7aaa-0e82-4be7-8364-ee817e328712"]}],"mendeley":{"formattedCitation":"(2013)","plainTextFormattedCitation":"(2013)","previouslyFormattedCitation":"(2013)"},"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(2013)</w:t>
      </w:r>
      <w:r w:rsidR="00D12005">
        <w:rPr>
          <w:rFonts w:ascii="Times New Roman" w:hAnsi="Times New Roman" w:cs="Times New Roman"/>
        </w:rPr>
        <w:fldChar w:fldCharType="end"/>
      </w:r>
      <w:r w:rsidR="00D12005">
        <w:rPr>
          <w:rFonts w:ascii="Times New Roman" w:hAnsi="Times New Roman" w:cs="Times New Roman"/>
        </w:rPr>
        <w:t xml:space="preserve"> R</w:t>
      </w:r>
      <w:r w:rsidR="00D12005">
        <w:rPr>
          <w:rFonts w:ascii="Times New Roman" w:hAnsi="Times New Roman" w:cs="Times New Roman"/>
          <w:vertAlign w:val="superscript"/>
        </w:rPr>
        <w:t>2</w:t>
      </w:r>
      <w:r w:rsidR="00D12005">
        <w:rPr>
          <w:rFonts w:ascii="Times New Roman" w:hAnsi="Times New Roman" w:cs="Times New Roman"/>
        </w:rPr>
        <w:t xml:space="preserve"> for generalized linear models with the </w:t>
      </w:r>
      <w:r w:rsidR="00D12005">
        <w:rPr>
          <w:rFonts w:ascii="Times New Roman" w:hAnsi="Times New Roman" w:cs="Times New Roman"/>
          <w:i/>
        </w:rPr>
        <w:t xml:space="preserve">r2glmm </w:t>
      </w:r>
      <w:r w:rsidR="00D12005">
        <w:rPr>
          <w:rFonts w:ascii="Times New Roman" w:hAnsi="Times New Roman" w:cs="Times New Roman"/>
        </w:rPr>
        <w:t xml:space="preserve">package in R </w:t>
      </w:r>
      <w:r w:rsidR="00D12005">
        <w:rPr>
          <w:rFonts w:ascii="Times New Roman" w:hAnsi="Times New Roman" w:cs="Times New Roman"/>
        </w:rPr>
        <w:fldChar w:fldCharType="begin" w:fldLock="1"/>
      </w:r>
      <w:r w:rsidR="00E153EA">
        <w:rPr>
          <w:rFonts w:ascii="Times New Roman" w:hAnsi="Times New Roman" w:cs="Times New Roman"/>
        </w:rPr>
        <w:instrText>ADDIN CSL_CITATION {"citationItems":[{"id":"ITEM-1","itemData":{"author":[{"dropping-particle":"","family":"Jaeger","given":"Byron","non-dropping-particle":"","parse-names":false,"suffix":""}],"id":"ITEM-1","issued":{"date-parts":[["2017"]]},"title":"r2glmm: Computes R Squared for Mixed (Multilevel) Models. R package version 0.1.2.","type":"article"},"uris":["http://www.mendeley.com/documents/?uuid=8c3b88e4-b5ae-4d43-8386-fe434631331e"]}],"mendeley":{"formattedCitation":"(Jaeger, 2017)","plainTextFormattedCitation":"(Jaeger, 2017)","previouslyFormattedCitation":"(Jaeger, 2017)"},"properties":{"noteIndex":0},"schema":"https://github.com/citation-style-language/schema/raw/master/csl-citation.json"}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(Jaeger, 2017)</w:t>
      </w:r>
      <w:r w:rsidR="00D12005">
        <w:rPr>
          <w:rFonts w:ascii="Times New Roman" w:hAnsi="Times New Roman" w:cs="Times New Roman"/>
        </w:rPr>
        <w:fldChar w:fldCharType="end"/>
      </w:r>
      <w:r w:rsidR="00D12005">
        <w:rPr>
          <w:rFonts w:ascii="Times New Roman" w:hAnsi="Times New Roman" w:cs="Times New Roman"/>
        </w:rPr>
        <w:t>.</w:t>
      </w:r>
      <w:r w:rsidR="006444EC">
        <w:rPr>
          <w:rFonts w:ascii="Times New Roman" w:hAnsi="Times New Roman" w:cs="Times New Roman"/>
        </w:rPr>
        <w:t xml:space="preserve"> Additionally, standardized coefficients will be interpreted as standardized measures of the effect of each variable.  </w:t>
      </w:r>
    </w:p>
    <w:p w14:paraId="64A7058B" w14:textId="7E3597C7" w:rsidR="00CC3D1B" w:rsidRDefault="008A40AA" w:rsidP="004D7A8E">
      <w:pPr>
        <w:spacing w:line="480" w:lineRule="auto"/>
        <w:rPr>
          <w:rFonts w:ascii="Times New Roman" w:hAnsi="Times New Roman" w:cs="Times New Roman"/>
        </w:rPr>
      </w:pPr>
      <w:r>
        <w:rPr>
          <w:rFonts w:ascii="Times New Roman" w:hAnsi="Times New Roman" w:cs="Times New Roman"/>
        </w:rPr>
        <w:t xml:space="preserve">For all analyses, clients with at least three CCAPS administrations, CCAPS data at their first session, </w:t>
      </w:r>
      <w:r w:rsidR="00D74E0B">
        <w:rPr>
          <w:rFonts w:ascii="Times New Roman" w:hAnsi="Times New Roman" w:cs="Times New Roman"/>
        </w:rPr>
        <w:t xml:space="preserve">and </w:t>
      </w:r>
      <w:r>
        <w:rPr>
          <w:rFonts w:ascii="Times New Roman" w:hAnsi="Times New Roman" w:cs="Times New Roman"/>
        </w:rPr>
        <w:t>complete data on all moderators</w:t>
      </w:r>
      <w:r w:rsidR="00124459">
        <w:rPr>
          <w:rFonts w:ascii="Times New Roman" w:hAnsi="Times New Roman" w:cs="Times New Roman"/>
        </w:rPr>
        <w:t xml:space="preserve"> will be included</w:t>
      </w:r>
      <w:r w:rsidR="00D74E0B">
        <w:rPr>
          <w:rFonts w:ascii="Times New Roman" w:hAnsi="Times New Roman" w:cs="Times New Roman"/>
        </w:rPr>
        <w:t xml:space="preserve">. </w:t>
      </w:r>
      <w:r w:rsidR="00B04713" w:rsidRPr="00264EC2">
        <w:rPr>
          <w:rFonts w:ascii="Times New Roman" w:hAnsi="Times New Roman" w:cs="Times New Roman"/>
        </w:rPr>
        <w:t xml:space="preserve">Clients </w:t>
      </w:r>
      <w:r w:rsidR="006575D1">
        <w:rPr>
          <w:rFonts w:ascii="Times New Roman" w:hAnsi="Times New Roman" w:cs="Times New Roman"/>
        </w:rPr>
        <w:t xml:space="preserve">starting near the ceiling on certain subscales </w:t>
      </w:r>
      <w:r w:rsidR="006575D1" w:rsidRPr="00264EC2">
        <w:rPr>
          <w:rFonts w:ascii="Times New Roman" w:hAnsi="Times New Roman" w:cs="Times New Roman"/>
        </w:rPr>
        <w:t>(Anxiety, Social Anxiety, Academic Distress, and Eating)</w:t>
      </w:r>
      <w:r w:rsidR="006575D1">
        <w:rPr>
          <w:rFonts w:ascii="Times New Roman" w:hAnsi="Times New Roman" w:cs="Times New Roman"/>
        </w:rPr>
        <w:t xml:space="preserve"> </w:t>
      </w:r>
      <w:r w:rsidR="00B04713" w:rsidRPr="00264EC2">
        <w:rPr>
          <w:rFonts w:ascii="Times New Roman" w:hAnsi="Times New Roman" w:cs="Times New Roman"/>
        </w:rPr>
        <w:t xml:space="preserve">who were not able </w:t>
      </w:r>
      <w:r w:rsidR="008D2F6F" w:rsidRPr="00264EC2">
        <w:rPr>
          <w:rFonts w:ascii="Times New Roman" w:hAnsi="Times New Roman" w:cs="Times New Roman"/>
        </w:rPr>
        <w:t>to receive</w:t>
      </w:r>
      <w:r w:rsidR="00B04713" w:rsidRPr="00264EC2">
        <w:rPr>
          <w:rFonts w:ascii="Times New Roman" w:hAnsi="Times New Roman" w:cs="Times New Roman"/>
        </w:rPr>
        <w:t xml:space="preserve"> an </w:t>
      </w:r>
      <w:proofErr w:type="gramStart"/>
      <w:r w:rsidR="00B04713" w:rsidRPr="00264EC2">
        <w:rPr>
          <w:rFonts w:ascii="Times New Roman" w:hAnsi="Times New Roman" w:cs="Times New Roman"/>
        </w:rPr>
        <w:t>off track</w:t>
      </w:r>
      <w:proofErr w:type="gramEnd"/>
      <w:r w:rsidR="00B04713" w:rsidRPr="00264EC2">
        <w:rPr>
          <w:rFonts w:ascii="Times New Roman" w:hAnsi="Times New Roman" w:cs="Times New Roman"/>
        </w:rPr>
        <w:t xml:space="preserve"> alert were removed from analyses</w:t>
      </w:r>
      <w:r w:rsidR="00B04713">
        <w:rPr>
          <w:rFonts w:ascii="Times New Roman" w:hAnsi="Times New Roman" w:cs="Times New Roman"/>
        </w:rPr>
        <w:t xml:space="preserve">. </w:t>
      </w:r>
      <w:r w:rsidR="00D74E0B">
        <w:rPr>
          <w:rFonts w:ascii="Times New Roman" w:hAnsi="Times New Roman" w:cs="Times New Roman"/>
        </w:rPr>
        <w:t xml:space="preserve">Only data from each client’s first 20 sessions were modeled. The cutoff of twenty sessions was chosen because the CCAPS report only provides </w:t>
      </w:r>
      <w:proofErr w:type="gramStart"/>
      <w:r w:rsidR="00AF70C9">
        <w:rPr>
          <w:rFonts w:ascii="Times New Roman" w:hAnsi="Times New Roman" w:cs="Times New Roman"/>
        </w:rPr>
        <w:t>data based</w:t>
      </w:r>
      <w:proofErr w:type="gramEnd"/>
      <w:r w:rsidR="00AF70C9">
        <w:rPr>
          <w:rFonts w:ascii="Times New Roman" w:hAnsi="Times New Roman" w:cs="Times New Roman"/>
        </w:rPr>
        <w:t xml:space="preserve"> feedback </w:t>
      </w:r>
      <w:r w:rsidR="00D74E0B">
        <w:rPr>
          <w:rFonts w:ascii="Times New Roman" w:hAnsi="Times New Roman" w:cs="Times New Roman"/>
        </w:rPr>
        <w:t>for sessions through 20. Most clients seen in university counseling centers do not reach this maximum, and less than 5% of the included sample exceeded 20 sessions.</w:t>
      </w:r>
    </w:p>
    <w:p w14:paraId="65C65B28" w14:textId="777A54C3" w:rsidR="00F42FC5" w:rsidRDefault="00CC3D1B" w:rsidP="00F42FC5">
      <w:pPr>
        <w:spacing w:line="480" w:lineRule="auto"/>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(The Center for 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w:t>
      </w:r>
      <w:r w:rsidR="008B4375" w:rsidRPr="002664DF">
        <w:rPr>
          <w:rFonts w:ascii="Times New Roman" w:hAnsi="Times New Roman" w:cs="Times New Roman"/>
        </w:rPr>
        <w:lastRenderedPageBreak/>
        <w:t xml:space="preserve">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w:t>
      </w:r>
      <w:r w:rsidR="00264EC2">
        <w:rPr>
          <w:rFonts w:ascii="Times New Roman" w:hAnsi="Times New Roman" w:cs="Times New Roman"/>
        </w:rPr>
        <w:t>reduced N for each subscale will be reported</w:t>
      </w:r>
      <w:r w:rsidR="008B4375" w:rsidRPr="002664DF">
        <w:rPr>
          <w:rFonts w:ascii="Times New Roman" w:hAnsi="Times New Roman" w:cs="Times New Roman"/>
        </w:rPr>
        <w:t xml:space="preserve">. </w:t>
      </w:r>
    </w:p>
    <w:p w14:paraId="4369BFC1" w14:textId="3C90F979" w:rsidR="008B4375" w:rsidRDefault="00F42FC5" w:rsidP="00F42FC5">
      <w:pPr>
        <w:spacing w:line="480" w:lineRule="auto"/>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w:t>
      </w:r>
      <w:r w:rsidR="00AF70C9">
        <w:rPr>
          <w:rFonts w:ascii="Times New Roman" w:hAnsi="Times New Roman" w:cs="Times New Roman"/>
        </w:rPr>
        <w:t xml:space="preserve">on deterioration </w:t>
      </w:r>
      <w:r w:rsidR="007E18F7">
        <w:rPr>
          <w:rFonts w:ascii="Times New Roman" w:hAnsi="Times New Roman" w:cs="Times New Roman"/>
        </w:rPr>
        <w:t xml:space="preserve">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657116A9" w:rsidR="00F92A6C" w:rsidRPr="002664DF" w:rsidRDefault="00976E5F" w:rsidP="00737067">
      <w:pPr>
        <w:spacing w:line="480" w:lineRule="auto"/>
        <w:ind w:firstLine="0"/>
        <w:rPr>
          <w:rFonts w:ascii="Times New Roman" w:hAnsi="Times New Roman" w:cs="Times New Roman"/>
        </w:rPr>
      </w:pPr>
      <w:r>
        <w:rPr>
          <w:rFonts w:ascii="Times New Roman" w:hAnsi="Times New Roman" w:cs="Times New Roman"/>
        </w:rPr>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 xml:space="preserve">As </w:t>
      </w:r>
      <w:r w:rsidR="00925987">
        <w:rPr>
          <w:rFonts w:ascii="Times New Roman" w:hAnsi="Times New Roman" w:cs="Times New Roman"/>
        </w:rPr>
        <w:t xml:space="preserve">the enhanced </w:t>
      </w:r>
      <w:r w:rsidR="00F92A6C" w:rsidRPr="002664DF">
        <w:rPr>
          <w:rFonts w:ascii="Times New Roman" w:hAnsi="Times New Roman" w:cs="Times New Roman"/>
        </w:rPr>
        <w:t xml:space="preserve">feedback is specifically targeted at reducing deterioration in clients at risk for negative outcomes, it is hypothesized that clients in the </w:t>
      </w:r>
      <w:r w:rsidR="00726634">
        <w:rPr>
          <w:rFonts w:ascii="Times New Roman" w:hAnsi="Times New Roman" w:cs="Times New Roman"/>
        </w:rPr>
        <w:t xml:space="preserve">enhanced </w:t>
      </w:r>
      <w:r w:rsidR="00F92A6C" w:rsidRPr="002664DF">
        <w:rPr>
          <w:rFonts w:ascii="Times New Roman" w:hAnsi="Times New Roman" w:cs="Times New Roman"/>
        </w:rPr>
        <w:t>feedback condition will be less likely to deteriorate</w:t>
      </w:r>
      <w:r w:rsidR="00810575">
        <w:rPr>
          <w:rFonts w:ascii="Times New Roman" w:hAnsi="Times New Roman" w:cs="Times New Roman"/>
        </w:rPr>
        <w:t xml:space="preserve"> than clients in the feedback </w:t>
      </w:r>
      <w:r w:rsidR="00726634">
        <w:rPr>
          <w:rFonts w:ascii="Times New Roman" w:hAnsi="Times New Roman" w:cs="Times New Roman"/>
        </w:rPr>
        <w:t xml:space="preserve">as usual </w:t>
      </w:r>
      <w:r w:rsidR="00810575">
        <w:rPr>
          <w:rFonts w:ascii="Times New Roman" w:hAnsi="Times New Roman" w:cs="Times New Roman"/>
        </w:rPr>
        <w:t>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r w:rsidR="00AF70C9">
        <w:rPr>
          <w:rFonts w:ascii="Times New Roman" w:hAnsi="Times New Roman" w:cs="Times New Roman"/>
        </w:rPr>
        <w:t xml:space="preserve"> variable</w:t>
      </w:r>
      <w:r w:rsidR="00B22538">
        <w:rPr>
          <w:rFonts w:ascii="Times New Roman" w:hAnsi="Times New Roman" w:cs="Times New Roman"/>
        </w:rPr>
        <w:t>.</w:t>
      </w:r>
    </w:p>
    <w:p w14:paraId="66E7436D" w14:textId="2B12B33A" w:rsidR="00810575" w:rsidRDefault="00CC3D1B" w:rsidP="00013624">
      <w:pPr>
        <w:spacing w:line="480" w:lineRule="auto"/>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9E75AB">
        <w:rPr>
          <w:rFonts w:ascii="Times New Roman" w:hAnsi="Times New Roman" w:cs="Times New Roman"/>
        </w:rPr>
        <w:t>Change</w:t>
      </w:r>
      <w:r w:rsidR="00F42FC5">
        <w:rPr>
          <w:rFonts w:ascii="Times New Roman" w:hAnsi="Times New Roman" w:cs="Times New Roman"/>
        </w:rPr>
        <w:t xml:space="preserv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w:t>
      </w:r>
      <w:r w:rsidR="00307F7C">
        <w:rPr>
          <w:rFonts w:ascii="Times New Roman" w:hAnsi="Times New Roman" w:cs="Times New Roman"/>
        </w:rPr>
        <w:lastRenderedPageBreak/>
        <w:t xml:space="preserve">deterioration captures only feedback’s effect on negative treatment outcomes, this analyses tests whether feedback resulted in more </w:t>
      </w:r>
      <w:r w:rsidR="009956C9">
        <w:rPr>
          <w:rFonts w:ascii="Times New Roman" w:hAnsi="Times New Roman" w:cs="Times New Roman"/>
        </w:rPr>
        <w:t xml:space="preserve">positive </w:t>
      </w:r>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448F3AB4" w:rsidR="00EE0E42" w:rsidRDefault="00810575" w:rsidP="00737067">
      <w:pPr>
        <w:spacing w:line="480" w:lineRule="auto"/>
        <w:ind w:firstLine="0"/>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 xml:space="preserve">It is hypothesized that clients seen in the </w:t>
      </w:r>
      <w:r w:rsidR="009C7D16">
        <w:rPr>
          <w:rFonts w:ascii="Times New Roman" w:hAnsi="Times New Roman" w:cs="Times New Roman"/>
        </w:rPr>
        <w:t xml:space="preserve">enhanced </w:t>
      </w:r>
      <w:r w:rsidR="0090498C">
        <w:rPr>
          <w:rFonts w:ascii="Times New Roman" w:hAnsi="Times New Roman" w:cs="Times New Roman"/>
        </w:rPr>
        <w:t>feedback condition will experience more change</w:t>
      </w:r>
      <w:r>
        <w:rPr>
          <w:rFonts w:ascii="Times New Roman" w:hAnsi="Times New Roman" w:cs="Times New Roman"/>
        </w:rPr>
        <w:t xml:space="preserve"> than clients in the feedback </w:t>
      </w:r>
      <w:r w:rsidR="009C7D16">
        <w:rPr>
          <w:rFonts w:ascii="Times New Roman" w:hAnsi="Times New Roman" w:cs="Times New Roman"/>
        </w:rPr>
        <w:t xml:space="preserve">as usual </w:t>
      </w:r>
      <w:r>
        <w:rPr>
          <w:rFonts w:ascii="Times New Roman" w:hAnsi="Times New Roman" w:cs="Times New Roman"/>
        </w:rPr>
        <w:t>condition</w:t>
      </w:r>
      <w:r w:rsidR="0090498C">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p>
    <w:p w14:paraId="163DA25E" w14:textId="75E56F4B" w:rsidR="00946C96" w:rsidRDefault="00CC3D1B" w:rsidP="0063259D">
      <w:pPr>
        <w:spacing w:line="480" w:lineRule="auto"/>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w:t>
      </w:r>
      <w:r w:rsidR="00DF5227">
        <w:rPr>
          <w:rFonts w:ascii="Times New Roman" w:hAnsi="Times New Roman" w:cs="Times New Roman"/>
        </w:rPr>
        <w:t xml:space="preserve">enhanced </w:t>
      </w:r>
      <w:r w:rsidR="00946C96" w:rsidRPr="0090498C">
        <w:rPr>
          <w:rFonts w:ascii="Times New Roman" w:hAnsi="Times New Roman" w:cs="Times New Roman"/>
        </w:rPr>
        <w:t>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E27F1A">
        <w:rPr>
          <w:rFonts w:ascii="Times New Roman" w:hAnsi="Times New Roman" w:cs="Times New Roman"/>
        </w:rPr>
        <w:t xml:space="preserve">In order to model the decelerating curve proposed by the </w:t>
      </w:r>
      <w:r w:rsidR="005B224B">
        <w:rPr>
          <w:rFonts w:ascii="Times New Roman" w:hAnsi="Times New Roman" w:cs="Times New Roman"/>
        </w:rPr>
        <w:t>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w:t>
      </w:r>
      <w:r w:rsidR="009956C9">
        <w:rPr>
          <w:rFonts w:ascii="Times New Roman" w:hAnsi="Times New Roman" w:cs="Times New Roman"/>
        </w:rPr>
        <w:t xml:space="preserve">confirmed by </w:t>
      </w:r>
      <w:r w:rsidR="00106348">
        <w:rPr>
          <w:rFonts w:ascii="Times New Roman" w:hAnsi="Times New Roman" w:cs="Times New Roman"/>
        </w:rPr>
        <w:t xml:space="preserve">prior research </w:t>
      </w:r>
      <w:r w:rsidR="009956C9">
        <w:rPr>
          <w:rFonts w:ascii="Times New Roman" w:hAnsi="Times New Roman" w:cs="Times New Roman"/>
        </w:rPr>
        <w:t xml:space="preserve">with </w:t>
      </w:r>
      <w:r w:rsidR="00106348">
        <w:rPr>
          <w:rFonts w:ascii="Times New Roman" w:hAnsi="Times New Roman" w:cs="Times New Roman"/>
        </w:rPr>
        <w:t xml:space="preserve">the CCAPS </w:t>
      </w:r>
      <w:r w:rsidR="00106348">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et al., 2017)","plainTextFormattedCitation":"(Lefevor et al.,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23E6E" w:rsidRPr="00123E6E">
        <w:rPr>
          <w:rFonts w:ascii="Times New Roman" w:hAnsi="Times New Roman" w:cs="Times New Roman"/>
          <w:noProof/>
        </w:rPr>
        <w:t>(Lefevor et al., 2017)</w:t>
      </w:r>
      <w:r w:rsidR="00106348">
        <w:rPr>
          <w:rFonts w:ascii="Times New Roman" w:hAnsi="Times New Roman" w:cs="Times New Roman"/>
        </w:rPr>
        <w:fldChar w:fldCharType="end"/>
      </w:r>
      <w:r w:rsidR="00946C96" w:rsidRPr="0090498C">
        <w:rPr>
          <w:rFonts w:ascii="Times New Roman" w:hAnsi="Times New Roman" w:cs="Times New Roman"/>
        </w:rPr>
        <w:t xml:space="preserve">, </w:t>
      </w:r>
      <w:r w:rsidR="00E27F1A">
        <w:rPr>
          <w:rFonts w:ascii="Times New Roman" w:hAnsi="Times New Roman" w:cs="Times New Roman"/>
        </w:rPr>
        <w:t xml:space="preserve">several different transformations </w:t>
      </w:r>
      <w:r w:rsidR="009956C9">
        <w:rPr>
          <w:rFonts w:ascii="Times New Roman" w:hAnsi="Times New Roman" w:cs="Times New Roman"/>
        </w:rPr>
        <w:t>of</w:t>
      </w:r>
      <w:r w:rsidR="00E27F1A">
        <w:rPr>
          <w:rFonts w:ascii="Times New Roman" w:hAnsi="Times New Roman" w:cs="Times New Roman"/>
        </w:rPr>
        <w:t xml:space="preserve"> session number </w:t>
      </w:r>
      <w:r w:rsidR="009956C9">
        <w:rPr>
          <w:rFonts w:ascii="Times New Roman" w:hAnsi="Times New Roman" w:cs="Times New Roman"/>
        </w:rPr>
        <w:t xml:space="preserve">will be tested </w:t>
      </w:r>
      <w:r w:rsidR="00E27F1A">
        <w:rPr>
          <w:rFonts w:ascii="Times New Roman" w:hAnsi="Times New Roman" w:cs="Times New Roman"/>
        </w:rPr>
        <w:t xml:space="preserve">prior to adding the feedback or moderator variables. The best fitting transformation </w:t>
      </w:r>
      <w:r w:rsidR="00B26597">
        <w:rPr>
          <w:rFonts w:ascii="Times New Roman" w:hAnsi="Times New Roman" w:cs="Times New Roman"/>
        </w:rPr>
        <w:t xml:space="preserve">that minimizes </w:t>
      </w:r>
      <w:r w:rsidR="00737067">
        <w:rPr>
          <w:rFonts w:ascii="Times New Roman" w:hAnsi="Times New Roman" w:cs="Times New Roman"/>
        </w:rPr>
        <w:t xml:space="preserve">the </w:t>
      </w:r>
      <w:r w:rsidR="00B26597">
        <w:rPr>
          <w:rFonts w:ascii="Times New Roman" w:hAnsi="Times New Roman" w:cs="Times New Roman"/>
        </w:rPr>
        <w:t xml:space="preserve">AIC </w:t>
      </w:r>
      <w:r w:rsidR="00E27F1A">
        <w:rPr>
          <w:rFonts w:ascii="Times New Roman" w:hAnsi="Times New Roman" w:cs="Times New Roman"/>
        </w:rPr>
        <w:t xml:space="preserve">will be used in subsequent </w:t>
      </w:r>
      <w:r w:rsidR="00E27F1A">
        <w:rPr>
          <w:rFonts w:ascii="Times New Roman" w:hAnsi="Times New Roman" w:cs="Times New Roman"/>
        </w:rPr>
        <w:lastRenderedPageBreak/>
        <w:t>analyses. Transformations include linear, log</w:t>
      </w:r>
      <w:r w:rsidR="00C271FE">
        <w:rPr>
          <w:rFonts w:ascii="Times New Roman" w:hAnsi="Times New Roman" w:cs="Times New Roman"/>
        </w:rPr>
        <w:t>arithmic</w:t>
      </w:r>
      <w:r w:rsidR="00FE2770">
        <w:rPr>
          <w:rFonts w:ascii="Times New Roman" w:hAnsi="Times New Roman" w:cs="Times New Roman"/>
        </w:rPr>
        <w:t xml:space="preserve"> (log(session))</w:t>
      </w:r>
      <w:r w:rsidR="00E27F1A">
        <w:rPr>
          <w:rFonts w:ascii="Times New Roman" w:hAnsi="Times New Roman" w:cs="Times New Roman"/>
        </w:rPr>
        <w:t xml:space="preserve">, </w:t>
      </w:r>
      <w:r w:rsidR="00FE2770">
        <w:rPr>
          <w:rFonts w:ascii="Times New Roman" w:hAnsi="Times New Roman" w:cs="Times New Roman"/>
        </w:rPr>
        <w:t>negative reciprocal (-1/session)</w:t>
      </w:r>
      <w:r w:rsidR="00E27F1A">
        <w:rPr>
          <w:rFonts w:ascii="Times New Roman" w:hAnsi="Times New Roman" w:cs="Times New Roman"/>
        </w:rPr>
        <w:t>, and quadratic</w:t>
      </w:r>
      <w:r w:rsidR="00FE2770">
        <w:rPr>
          <w:rFonts w:ascii="Times New Roman" w:hAnsi="Times New Roman" w:cs="Times New Roman"/>
        </w:rPr>
        <w:t xml:space="preserve"> (session + session</w:t>
      </w:r>
      <w:r w:rsidR="00FE2770">
        <w:rPr>
          <w:rFonts w:ascii="Times New Roman" w:hAnsi="Times New Roman" w:cs="Times New Roman"/>
          <w:vertAlign w:val="superscript"/>
        </w:rPr>
        <w:t>2</w:t>
      </w:r>
      <w:r w:rsidR="00FE2770">
        <w:rPr>
          <w:rFonts w:ascii="Times New Roman" w:hAnsi="Times New Roman" w:cs="Times New Roman"/>
        </w:rPr>
        <w:t>)</w:t>
      </w:r>
      <w:r w:rsidR="00E27F1A">
        <w:rPr>
          <w:rFonts w:ascii="Times New Roman" w:hAnsi="Times New Roman" w:cs="Times New Roman"/>
        </w:rPr>
        <w:t>.</w:t>
      </w:r>
      <w:r w:rsidR="00946C96" w:rsidRPr="0090498C">
        <w:rPr>
          <w:rFonts w:ascii="Times New Roman" w:hAnsi="Times New Roman" w:cs="Times New Roman"/>
        </w:rPr>
        <w:t xml:space="preserve"> </w:t>
      </w:r>
      <w:r w:rsidR="00B26597">
        <w:rPr>
          <w:rFonts w:ascii="Times New Roman" w:hAnsi="Times New Roman" w:cs="Times New Roman"/>
        </w:rPr>
        <w:t xml:space="preserve">For each transformation, sessions </w:t>
      </w:r>
      <w:r w:rsidR="009956C9">
        <w:rPr>
          <w:rFonts w:ascii="Times New Roman" w:hAnsi="Times New Roman" w:cs="Times New Roman"/>
        </w:rPr>
        <w:t xml:space="preserve">will be </w:t>
      </w:r>
      <w:r w:rsidR="00B26597">
        <w:rPr>
          <w:rFonts w:ascii="Times New Roman" w:hAnsi="Times New Roman" w:cs="Times New Roman"/>
        </w:rPr>
        <w:t xml:space="preserve">numbered starting at </w:t>
      </w:r>
      <w:r w:rsidR="00997DB3">
        <w:rPr>
          <w:rFonts w:ascii="Times New Roman" w:hAnsi="Times New Roman" w:cs="Times New Roman"/>
        </w:rPr>
        <w:t>zero</w:t>
      </w:r>
      <w:r w:rsidR="00B26597">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56173CB8"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CCAPS score</m:t>
              </m:r>
            </m:e>
            <m:sub>
              <m:r>
                <w:rPr>
                  <w:rFonts w:ascii="Cambria Math" w:hAnsi="Cambria Math" w:cs="Times New Roman"/>
                </w:rPr>
                <m:t>tij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 number</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0ADFB547" w14:textId="4A6C31A3" w:rsidR="00662FA8" w:rsidRPr="00662FA8" w:rsidRDefault="00662FA8" w:rsidP="0034777A">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0ij</m:t>
              </m:r>
            </m:sub>
          </m:sSub>
        </m:oMath>
      </m:oMathPara>
    </w:p>
    <w:p w14:paraId="1D2B52BE" w14:textId="6BEA48B2" w:rsidR="00AF0338" w:rsidRPr="00B9767F"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r w:rsidR="00AF0338">
        <w:rPr>
          <w:rFonts w:ascii="Times New Roman" w:eastAsiaTheme="minorEastAsia" w:hAnsi="Times New Roman" w:cs="Times New Roman"/>
        </w:rPr>
        <w:tab/>
      </w:r>
    </w:p>
    <w:p w14:paraId="7855E39B" w14:textId="3E1A5238" w:rsidR="00662FA8" w:rsidRDefault="00AF0338" w:rsidP="00662FA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oMath>
      <w:r w:rsidR="00662FA8">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oMath>
      <w:r w:rsidR="00662FA8">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00j</m:t>
            </m:r>
          </m:sub>
        </m:sSub>
      </m:oMath>
    </w:p>
    <w:p w14:paraId="12D0F095" w14:textId="5589E913" w:rsidR="00662FA8" w:rsidRPr="00662FA8" w:rsidRDefault="00662FA8" w:rsidP="00662FA8">
      <w:pPr>
        <w:pStyle w:val="NoSpacing"/>
        <w:spacing w:line="480" w:lineRule="auto"/>
        <w:ind w:left="1440" w:firstLine="720"/>
        <w:rPr>
          <w:rFonts w:ascii="Times New Roman" w:eastAsiaTheme="minorEastAsia" w:hAnsi="Times New Roman" w:cs="Times New Roman"/>
        </w:rPr>
      </w:pPr>
      <m:oMath>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010</m:t>
            </m:r>
          </m:sub>
        </m:sSub>
      </m:oMath>
    </w:p>
    <w:p w14:paraId="166B9C26" w14:textId="1981C10B" w:rsidR="00AF0338"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sidR="0034777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4EF6F86B" w:rsidR="00AF0338" w:rsidRPr="006D242B" w:rsidRDefault="006D242B" w:rsidP="00737067">
      <w:pPr>
        <w:spacing w:line="480" w:lineRule="auto"/>
        <w:ind w:firstLine="0"/>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r w:rsidR="003345EB">
        <w:rPr>
          <w:rFonts w:ascii="Times New Roman" w:eastAsiaTheme="minorEastAsia" w:hAnsi="Times New Roman" w:cs="Times New Roman"/>
        </w:rPr>
        <w:t>While the full random effects structure specified above will be test</w:t>
      </w:r>
      <w:r w:rsidR="000E1EBA">
        <w:rPr>
          <w:rFonts w:ascii="Times New Roman" w:eastAsiaTheme="minorEastAsia" w:hAnsi="Times New Roman" w:cs="Times New Roman"/>
        </w:rPr>
        <w:t xml:space="preserve">ed for each subscale, </w:t>
      </w:r>
      <w:r w:rsidR="000E1EBA">
        <w:rPr>
          <w:rFonts w:ascii="Times New Roman" w:hAnsi="Times New Roman" w:cs="Times New Roman"/>
        </w:rPr>
        <w:t>t</w:t>
      </w:r>
      <w:r w:rsidR="00737067">
        <w:rPr>
          <w:rFonts w:ascii="Times New Roman" w:hAnsi="Times New Roman" w:cs="Times New Roman"/>
        </w:rPr>
        <w:t xml:space="preserve">he best fitting random effects structure </w:t>
      </w:r>
      <w:r w:rsidR="00507840">
        <w:rPr>
          <w:rFonts w:ascii="Times New Roman" w:hAnsi="Times New Roman" w:cs="Times New Roman"/>
        </w:rPr>
        <w:t xml:space="preserve">ultimately used </w:t>
      </w:r>
      <w:r w:rsidR="00737067">
        <w:rPr>
          <w:rFonts w:ascii="Times New Roman" w:hAnsi="Times New Roman" w:cs="Times New Roman"/>
        </w:rPr>
        <w:t xml:space="preserve">for each subscale will be determined using the AIC. </w:t>
      </w:r>
      <w:r w:rsidR="00456AE5">
        <w:rPr>
          <w:rFonts w:ascii="Times New Roman" w:hAnsi="Times New Roman" w:cs="Times New Roman"/>
        </w:rPr>
        <w:t xml:space="preserve">It is hypothesized that clients seen in the </w:t>
      </w:r>
      <w:r w:rsidR="00150B54">
        <w:rPr>
          <w:rFonts w:ascii="Times New Roman" w:hAnsi="Times New Roman" w:cs="Times New Roman"/>
        </w:rPr>
        <w:t xml:space="preserve">enhanced </w:t>
      </w:r>
      <w:r w:rsidR="00456AE5">
        <w:rPr>
          <w:rFonts w:ascii="Times New Roman" w:hAnsi="Times New Roman" w:cs="Times New Roman"/>
        </w:rPr>
        <w:t xml:space="preserve">feedback condition will have steeper slopes, experiencing more rapid change during treatment. </w:t>
      </w:r>
      <w:r w:rsidR="00B22538">
        <w:rPr>
          <w:rFonts w:ascii="Times New Roman" w:hAnsi="Times New Roman" w:cs="Times New Roman"/>
        </w:rPr>
        <w:t>Moderating effects</w:t>
      </w:r>
      <w:r w:rsidR="00312726">
        <w:rPr>
          <w:rFonts w:ascii="Times New Roman" w:hAnsi="Times New Roman" w:cs="Times New Roman"/>
        </w:rPr>
        <w:t xml:space="preserve"> will be </w:t>
      </w:r>
      <w:r w:rsidR="00B22538">
        <w:rPr>
          <w:rFonts w:ascii="Times New Roman" w:hAnsi="Times New Roman" w:cs="Times New Roman"/>
        </w:rPr>
        <w:t xml:space="preserve">tested </w:t>
      </w:r>
      <w:r w:rsidR="00507840">
        <w:rPr>
          <w:rFonts w:ascii="Times New Roman" w:hAnsi="Times New Roman" w:cs="Times New Roman"/>
        </w:rPr>
        <w:t>with a three-way interaction between the moderator, feedback condition, and session number.</w:t>
      </w:r>
    </w:p>
    <w:p w14:paraId="25D4E404" w14:textId="7A7124E6" w:rsidR="00A229E7" w:rsidRDefault="00E46662" w:rsidP="00013624">
      <w:pPr>
        <w:spacing w:line="480" w:lineRule="auto"/>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t xml:space="preserve">dichotomous feedback condition variable will be added </w:t>
      </w:r>
      <w:r w:rsidR="00135942">
        <w:rPr>
          <w:rFonts w:ascii="Times New Roman" w:hAnsi="Times New Roman" w:cs="Times New Roman"/>
        </w:rPr>
        <w:t xml:space="preserve">in a single block </w:t>
      </w:r>
      <w:r w:rsidR="002664DF" w:rsidRPr="009C227C">
        <w:rPr>
          <w:rFonts w:ascii="Times New Roman" w:hAnsi="Times New Roman" w:cs="Times New Roman"/>
        </w:rPr>
        <w:t xml:space="preserve">to </w:t>
      </w:r>
      <w:r w:rsidR="00135942">
        <w:rPr>
          <w:rFonts w:ascii="Times New Roman" w:hAnsi="Times New Roman" w:cs="Times New Roman"/>
        </w:rPr>
        <w:t>the models for each of the outcomes outlined above.</w:t>
      </w:r>
      <w:r w:rsidR="00135942" w:rsidRPr="009C227C">
        <w:rPr>
          <w:rFonts w:ascii="Times New Roman" w:hAnsi="Times New Roman" w:cs="Times New Roman"/>
        </w:rPr>
        <w:t xml:space="preser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w:t>
      </w:r>
      <w:r w:rsidR="00135942">
        <w:rPr>
          <w:rFonts w:ascii="Times New Roman" w:hAnsi="Times New Roman" w:cs="Times New Roman"/>
        </w:rPr>
        <w:t>retained, and effect sizes will be interpreted</w:t>
      </w:r>
      <w:r w:rsidR="002664DF" w:rsidRPr="009C227C">
        <w:rPr>
          <w:rFonts w:ascii="Times New Roman" w:hAnsi="Times New Roman" w:cs="Times New Roman"/>
        </w:rPr>
        <w:t xml:space="preserve">.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w:t>
      </w:r>
      <w:r w:rsidR="00A229E7">
        <w:rPr>
          <w:rFonts w:ascii="Times New Roman" w:hAnsi="Times New Roman" w:cs="Times New Roman"/>
        </w:rPr>
        <w:lastRenderedPageBreak/>
        <w:t>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3D5FC3">
        <w:rPr>
          <w:rFonts w:ascii="Times New Roman" w:hAnsi="Times New Roman" w:cs="Times New Roman"/>
        </w:rPr>
        <w:t xml:space="preserve">, and all </w:t>
      </w:r>
      <w:r w:rsidR="002641BA">
        <w:rPr>
          <w:rFonts w:ascii="Times New Roman" w:hAnsi="Times New Roman" w:cs="Times New Roman"/>
        </w:rPr>
        <w:t xml:space="preserve">moderator </w:t>
      </w:r>
      <w:r w:rsidR="003D5FC3">
        <w:rPr>
          <w:rFonts w:ascii="Times New Roman" w:hAnsi="Times New Roman" w:cs="Times New Roman"/>
        </w:rPr>
        <w:t>variables will be standardized</w:t>
      </w:r>
      <w:r w:rsidR="00135942">
        <w:rPr>
          <w:rFonts w:ascii="Times New Roman" w:hAnsi="Times New Roman" w:cs="Times New Roman"/>
        </w:rPr>
        <w:t xml:space="preserve">, </w:t>
      </w:r>
      <w:r w:rsidR="002641BA">
        <w:rPr>
          <w:rFonts w:ascii="Times New Roman" w:hAnsi="Times New Roman" w:cs="Times New Roman"/>
        </w:rPr>
        <w:t>in addition to</w:t>
      </w:r>
      <w:r w:rsidR="00135942">
        <w:rPr>
          <w:rFonts w:ascii="Times New Roman" w:hAnsi="Times New Roman" w:cs="Times New Roman"/>
        </w:rPr>
        <w:t xml:space="preserve"> the outcome variable.</w:t>
      </w:r>
    </w:p>
    <w:p w14:paraId="5AC38BAF" w14:textId="1B000E11" w:rsidR="009148A8" w:rsidRDefault="00492D12" w:rsidP="00A229E7">
      <w:pPr>
        <w:spacing w:line="480" w:lineRule="auto"/>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w:t>
      </w:r>
      <w:r w:rsidR="001327C5">
        <w:rPr>
          <w:rFonts w:ascii="Times New Roman" w:hAnsi="Times New Roman" w:cs="Times New Roman"/>
        </w:rPr>
        <w:t xml:space="preserve">enhanced </w:t>
      </w:r>
      <w:r>
        <w:rPr>
          <w:rFonts w:ascii="Times New Roman" w:hAnsi="Times New Roman" w:cs="Times New Roman"/>
        </w:rPr>
        <w:t xml:space="preserve">feedback condition, going off track resulted in an </w:t>
      </w:r>
      <w:proofErr w:type="gramStart"/>
      <w:r w:rsidR="006F7F90">
        <w:rPr>
          <w:rFonts w:ascii="Times New Roman" w:hAnsi="Times New Roman" w:cs="Times New Roman"/>
        </w:rPr>
        <w:t>off track</w:t>
      </w:r>
      <w:proofErr w:type="gramEnd"/>
      <w:r>
        <w:rPr>
          <w:rFonts w:ascii="Times New Roman" w:hAnsi="Times New Roman" w:cs="Times New Roman"/>
        </w:rPr>
        <w:t xml:space="preserve"> alert. For clients in the feedback </w:t>
      </w:r>
      <w:r w:rsidR="001327C5">
        <w:rPr>
          <w:rFonts w:ascii="Times New Roman" w:hAnsi="Times New Roman" w:cs="Times New Roman"/>
        </w:rPr>
        <w:t xml:space="preserve">as usual </w:t>
      </w:r>
      <w:r>
        <w:rPr>
          <w:rFonts w:ascii="Times New Roman" w:hAnsi="Times New Roman" w:cs="Times New Roman"/>
        </w:rPr>
        <w:t xml:space="preserve">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xml:space="preserve">, and the therapist would not have been </w:t>
      </w:r>
      <w:r w:rsidR="00AD7FAA">
        <w:rPr>
          <w:rFonts w:ascii="Times New Roman" w:hAnsi="Times New Roman" w:cs="Times New Roman"/>
        </w:rPr>
        <w:t xml:space="preserve">made </w:t>
      </w:r>
      <w:r w:rsidR="00A229E7">
        <w:rPr>
          <w:rFonts w:ascii="Times New Roman" w:hAnsi="Times New Roman" w:cs="Times New Roman"/>
        </w:rPr>
        <w:t>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w:t>
      </w:r>
      <w:r w:rsidR="00AD7FAA">
        <w:rPr>
          <w:rFonts w:ascii="Times New Roman" w:hAnsi="Times New Roman" w:cs="Times New Roman"/>
        </w:rPr>
        <w:t xml:space="preserve">outside </w:t>
      </w:r>
      <w:r w:rsidR="00A229E7">
        <w:rPr>
          <w:rFonts w:ascii="Times New Roman" w:hAnsi="Times New Roman" w:cs="Times New Roman"/>
        </w:rPr>
        <w:t xml:space="preserve">the upper bound of the 90% tolerance interval around the expected treatment trajectory for their baseline score. </w:t>
      </w:r>
      <w:r w:rsidR="00210E7A">
        <w:rPr>
          <w:rFonts w:ascii="Times New Roman" w:hAnsi="Times New Roman" w:cs="Times New Roman"/>
        </w:rPr>
        <w:t xml:space="preserve">It is anticipated that clients who go off track will have worse outcomes than those who do not go off track. </w:t>
      </w:r>
      <w:r w:rsidR="00D74AB4">
        <w:rPr>
          <w:rFonts w:ascii="Times New Roman" w:hAnsi="Times New Roman" w:cs="Times New Roman"/>
        </w:rPr>
        <w:t xml:space="preserve">Although prior research did not consistently find a differential effect for on track and </w:t>
      </w:r>
      <w:proofErr w:type="gramStart"/>
      <w:r w:rsidR="00D74AB4">
        <w:rPr>
          <w:rFonts w:ascii="Times New Roman" w:hAnsi="Times New Roman" w:cs="Times New Roman"/>
        </w:rPr>
        <w:t>off track</w:t>
      </w:r>
      <w:proofErr w:type="gramEnd"/>
      <w:r w:rsidR="00D74AB4">
        <w:rPr>
          <w:rFonts w:ascii="Times New Roman" w:hAnsi="Times New Roman" w:cs="Times New Roman"/>
        </w:rPr>
        <w:t xml:space="preserve">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r w:rsidR="006D6950">
        <w:rPr>
          <w:rFonts w:ascii="Times New Roman" w:hAnsi="Times New Roman" w:cs="Times New Roman"/>
        </w:rPr>
        <w:t xml:space="preserve">Said another way, clients who went off track in the </w:t>
      </w:r>
      <w:r w:rsidR="00FA6E88">
        <w:rPr>
          <w:rFonts w:ascii="Times New Roman" w:hAnsi="Times New Roman" w:cs="Times New Roman"/>
        </w:rPr>
        <w:t xml:space="preserve">enhanced </w:t>
      </w:r>
      <w:r w:rsidR="006D6950">
        <w:rPr>
          <w:rFonts w:ascii="Times New Roman" w:hAnsi="Times New Roman" w:cs="Times New Roman"/>
        </w:rPr>
        <w:t xml:space="preserve">feedback condition and received an alert will have more positive outcomes than clients who went off track in the feedback </w:t>
      </w:r>
      <w:r w:rsidR="008B6B16">
        <w:rPr>
          <w:rFonts w:ascii="Times New Roman" w:hAnsi="Times New Roman" w:cs="Times New Roman"/>
        </w:rPr>
        <w:t xml:space="preserve">as usual </w:t>
      </w:r>
      <w:r w:rsidR="006D6950">
        <w:rPr>
          <w:rFonts w:ascii="Times New Roman" w:hAnsi="Times New Roman" w:cs="Times New Roman"/>
        </w:rPr>
        <w:t xml:space="preserve">condition but did not receive an </w:t>
      </w:r>
      <w:proofErr w:type="gramStart"/>
      <w:r w:rsidR="006D6950">
        <w:rPr>
          <w:rFonts w:ascii="Times New Roman" w:hAnsi="Times New Roman" w:cs="Times New Roman"/>
        </w:rPr>
        <w:t>off track</w:t>
      </w:r>
      <w:proofErr w:type="gramEnd"/>
      <w:r w:rsidR="006D6950">
        <w:rPr>
          <w:rFonts w:ascii="Times New Roman" w:hAnsi="Times New Roman" w:cs="Times New Roman"/>
        </w:rPr>
        <w:t xml:space="preserve"> alert. </w:t>
      </w:r>
      <w:r w:rsidR="00BF66AB">
        <w:rPr>
          <w:rFonts w:ascii="Times New Roman" w:hAnsi="Times New Roman" w:cs="Times New Roman"/>
        </w:rPr>
        <w:t xml:space="preserve">This moderator was not tested for the outcome of deterioration, since all clients who were classified as deteriorated also met criteria for going off track.  </w:t>
      </w:r>
    </w:p>
    <w:p w14:paraId="1C58D1E5" w14:textId="708F51B9" w:rsidR="009148A8" w:rsidRDefault="00A229E7" w:rsidP="00A229E7">
      <w:pPr>
        <w:spacing w:line="480" w:lineRule="auto"/>
        <w:rPr>
          <w:rFonts w:ascii="Times New Roman" w:hAnsi="Times New Roman" w:cs="Times New Roman"/>
        </w:rPr>
      </w:pPr>
      <w:r>
        <w:rPr>
          <w:rFonts w:ascii="Times New Roman" w:hAnsi="Times New Roman" w:cs="Times New Roman"/>
        </w:rPr>
        <w:t xml:space="preserve">Second, each client’s initial CCAPS score on the subscale being analyzed will be </w:t>
      </w:r>
      <w:r w:rsidR="00A04A01">
        <w:rPr>
          <w:rFonts w:ascii="Times New Roman" w:hAnsi="Times New Roman" w:cs="Times New Roman"/>
        </w:rPr>
        <w:t xml:space="preserve">standardized and </w:t>
      </w:r>
      <w:r w:rsidR="006B7283">
        <w:rPr>
          <w:rFonts w:ascii="Times New Roman" w:hAnsi="Times New Roman" w:cs="Times New Roman"/>
        </w:rPr>
        <w:t xml:space="preserve">centered around the mean of their center’s </w:t>
      </w:r>
      <w:r w:rsidR="003D48A6">
        <w:rPr>
          <w:rFonts w:ascii="Times New Roman" w:hAnsi="Times New Roman" w:cs="Times New Roman"/>
        </w:rPr>
        <w:t xml:space="preserve">baseline CCAPS </w:t>
      </w:r>
      <w:r w:rsidR="006B7283">
        <w:rPr>
          <w:rFonts w:ascii="Times New Roman" w:hAnsi="Times New Roman" w:cs="Times New Roman"/>
        </w:rPr>
        <w:t>scores</w:t>
      </w:r>
      <w:r w:rsidR="003D48A6">
        <w:rPr>
          <w:rFonts w:ascii="Times New Roman" w:hAnsi="Times New Roman" w:cs="Times New Roman"/>
        </w:rPr>
        <w:t>.</w:t>
      </w:r>
      <w:r w:rsidR="006B7283">
        <w:rPr>
          <w:rFonts w:ascii="Times New Roman" w:hAnsi="Times New Roman" w:cs="Times New Roman"/>
        </w:rPr>
        <w:t xml:space="preserve"> </w:t>
      </w:r>
      <w:r w:rsidR="003D48A6">
        <w:rPr>
          <w:rFonts w:ascii="Times New Roman" w:hAnsi="Times New Roman" w:cs="Times New Roman"/>
        </w:rPr>
        <w:t>B</w:t>
      </w:r>
      <w:r w:rsidR="006B7283">
        <w:rPr>
          <w:rFonts w:ascii="Times New Roman" w:hAnsi="Times New Roman" w:cs="Times New Roman"/>
        </w:rPr>
        <w:t xml:space="preserve">oth the centered </w:t>
      </w:r>
      <w:r w:rsidR="003D48A6">
        <w:rPr>
          <w:rFonts w:ascii="Times New Roman" w:hAnsi="Times New Roman" w:cs="Times New Roman"/>
        </w:rPr>
        <w:t xml:space="preserve">client </w:t>
      </w:r>
      <w:r w:rsidR="006B7283">
        <w:rPr>
          <w:rFonts w:ascii="Times New Roman" w:hAnsi="Times New Roman" w:cs="Times New Roman"/>
        </w:rPr>
        <w:t>score and center average score will be included in the model</w:t>
      </w:r>
      <w:r>
        <w:rPr>
          <w:rFonts w:ascii="Times New Roman" w:hAnsi="Times New Roman" w:cs="Times New Roman"/>
        </w:rPr>
        <w:t xml:space="preserve">. It is anticipated that </w:t>
      </w:r>
      <w:r w:rsidR="00210E7A">
        <w:rPr>
          <w:rFonts w:ascii="Times New Roman" w:hAnsi="Times New Roman" w:cs="Times New Roman"/>
        </w:rPr>
        <w:t xml:space="preserve">higher baseline CCAPS scores will be associated with more positive outcomes and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 xml:space="preserve">clients with higher baseline distress will </w:t>
      </w:r>
      <w:r>
        <w:rPr>
          <w:rFonts w:ascii="Times New Roman" w:hAnsi="Times New Roman" w:cs="Times New Roman"/>
        </w:rPr>
        <w:lastRenderedPageBreak/>
        <w:t>benefit more from feedback</w:t>
      </w:r>
      <w:r w:rsidR="006B7283">
        <w:rPr>
          <w:rFonts w:ascii="Times New Roman" w:hAnsi="Times New Roman" w:cs="Times New Roman"/>
        </w:rPr>
        <w:t xml:space="preserve"> and centers with higher average CCAPS scores will benefit more from </w:t>
      </w:r>
      <w:r w:rsidR="006E1EC5">
        <w:rPr>
          <w:rFonts w:ascii="Times New Roman" w:hAnsi="Times New Roman" w:cs="Times New Roman"/>
        </w:rPr>
        <w:t>feedback</w:t>
      </w:r>
      <w:r>
        <w:rPr>
          <w:rFonts w:ascii="Times New Roman" w:hAnsi="Times New Roman" w:cs="Times New Roman"/>
        </w:rPr>
        <w:t>.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w:t>
      </w:r>
      <w:r w:rsidR="00165C4C">
        <w:rPr>
          <w:rFonts w:ascii="Times New Roman" w:hAnsi="Times New Roman" w:cs="Times New Roman"/>
        </w:rPr>
        <w:t>(s)</w:t>
      </w:r>
      <w:r>
        <w:rPr>
          <w:rFonts w:ascii="Times New Roman" w:hAnsi="Times New Roman" w:cs="Times New Roman"/>
        </w:rPr>
        <w:t xml:space="preserve">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w:t>
      </w:r>
      <w:r w:rsidR="00210E7A">
        <w:rPr>
          <w:rFonts w:ascii="Times New Roman" w:hAnsi="Times New Roman" w:cs="Times New Roman"/>
        </w:rPr>
        <w:t xml:space="preserve">have poorer outcomes and </w:t>
      </w:r>
      <w:r>
        <w:rPr>
          <w:rFonts w:ascii="Times New Roman" w:hAnsi="Times New Roman" w:cs="Times New Roman"/>
        </w:rPr>
        <w:t xml:space="preserve">benefit less from feedback, consistent </w:t>
      </w:r>
      <w:r w:rsidR="00165C4C">
        <w:rPr>
          <w:rFonts w:ascii="Times New Roman" w:hAnsi="Times New Roman" w:cs="Times New Roman"/>
        </w:rPr>
        <w:t xml:space="preserve">with </w:t>
      </w:r>
      <w:r>
        <w:rPr>
          <w:rFonts w:ascii="Times New Roman" w:hAnsi="Times New Roman" w:cs="Times New Roman"/>
        </w:rPr>
        <w:t xml:space="preserve">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27E0D181" w14:textId="248F012D" w:rsidR="00864FA2" w:rsidRDefault="00494515" w:rsidP="00A401A4">
      <w:pPr>
        <w:spacing w:line="480" w:lineRule="auto"/>
        <w:rPr>
          <w:rFonts w:ascii="Times New Roman" w:hAnsi="Times New Roman" w:cs="Times New Roman"/>
        </w:rPr>
      </w:pPr>
      <w:r>
        <w:rPr>
          <w:rFonts w:ascii="Times New Roman" w:hAnsi="Times New Roman" w:cs="Times New Roman"/>
        </w:rPr>
        <w:t>Fourth, the frequency of CCAPS administration</w:t>
      </w:r>
      <w:r w:rsidR="002244D3">
        <w:rPr>
          <w:rFonts w:ascii="Times New Roman" w:hAnsi="Times New Roman" w:cs="Times New Roman"/>
        </w:rPr>
        <w:t>s</w:t>
      </w:r>
      <w:r>
        <w:rPr>
          <w:rFonts w:ascii="Times New Roman" w:hAnsi="Times New Roman" w:cs="Times New Roman"/>
        </w:rPr>
        <w:t xml:space="preserve">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A04A01">
        <w:rPr>
          <w:rFonts w:ascii="Times New Roman" w:hAnsi="Times New Roman" w:cs="Times New Roman"/>
        </w:rPr>
        <w:t>;</w:t>
      </w:r>
      <w:r w:rsidR="00033171">
        <w:rPr>
          <w:rFonts w:ascii="Times New Roman" w:hAnsi="Times New Roman" w:cs="Times New Roman"/>
        </w:rPr>
        <w:t xml:space="preserve"> variance in CCAPS administrations will be partitioned into client within center variance and between center variance</w:t>
      </w:r>
      <w:r w:rsidR="00D8765A">
        <w:rPr>
          <w:rFonts w:ascii="Times New Roman" w:hAnsi="Times New Roman" w:cs="Times New Roman"/>
        </w:rPr>
        <w:t xml:space="preserve">. </w:t>
      </w:r>
      <w:r w:rsidR="000C239C">
        <w:rPr>
          <w:rFonts w:ascii="Times New Roman" w:hAnsi="Times New Roman" w:cs="Times New Roman"/>
        </w:rPr>
        <w:t xml:space="preserve">It is anticipated that </w:t>
      </w:r>
      <w:r w:rsidR="00210E7A">
        <w:rPr>
          <w:rFonts w:ascii="Times New Roman" w:hAnsi="Times New Roman" w:cs="Times New Roman"/>
        </w:rPr>
        <w:t xml:space="preserve">outcomes will improve as CCAPS frequency increases and that this effect will be stronger in the </w:t>
      </w:r>
      <w:r w:rsidR="005A33E0">
        <w:rPr>
          <w:rFonts w:ascii="Times New Roman" w:hAnsi="Times New Roman" w:cs="Times New Roman"/>
        </w:rPr>
        <w:t xml:space="preserve">enhanced </w:t>
      </w:r>
      <w:r w:rsidR="00210E7A">
        <w:rPr>
          <w:rFonts w:ascii="Times New Roman" w:hAnsi="Times New Roman" w:cs="Times New Roman"/>
        </w:rPr>
        <w:t>feedback condition</w:t>
      </w:r>
      <w:r w:rsidR="000C239C">
        <w:rPr>
          <w:rFonts w:ascii="Times New Roman" w:hAnsi="Times New Roman" w:cs="Times New Roman"/>
        </w:rPr>
        <w:t xml:space="preserve">,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w:t>
      </w:r>
      <w:r w:rsidR="00033171">
        <w:rPr>
          <w:rFonts w:ascii="Times New Roman" w:hAnsi="Times New Roman" w:cs="Times New Roman"/>
        </w:rPr>
        <w:t>included and similarly partitioned into between and within center variance</w:t>
      </w:r>
      <w:r>
        <w:rPr>
          <w:rFonts w:ascii="Times New Roman" w:hAnsi="Times New Roman" w:cs="Times New Roman"/>
        </w:rPr>
        <w:t xml:space="preserve">. It is anticipated that more sessions will </w:t>
      </w:r>
      <w:r w:rsidR="00033171">
        <w:rPr>
          <w:rFonts w:ascii="Times New Roman" w:hAnsi="Times New Roman" w:cs="Times New Roman"/>
        </w:rPr>
        <w:t>be associated with</w:t>
      </w:r>
      <w:r>
        <w:rPr>
          <w:rFonts w:ascii="Times New Roman" w:hAnsi="Times New Roman" w:cs="Times New Roman"/>
        </w:rPr>
        <w:t xml:space="preserve"> better outcomes, and that this effect will </w:t>
      </w:r>
      <w:r w:rsidR="00210E7A">
        <w:rPr>
          <w:rFonts w:ascii="Times New Roman" w:hAnsi="Times New Roman" w:cs="Times New Roman"/>
        </w:rPr>
        <w:t xml:space="preserve">also </w:t>
      </w:r>
      <w:r>
        <w:rPr>
          <w:rFonts w:ascii="Times New Roman" w:hAnsi="Times New Roman" w:cs="Times New Roman"/>
        </w:rPr>
        <w:t xml:space="preserve">be stronger in the </w:t>
      </w:r>
      <w:r w:rsidR="00C66637">
        <w:rPr>
          <w:rFonts w:ascii="Times New Roman" w:hAnsi="Times New Roman" w:cs="Times New Roman"/>
        </w:rPr>
        <w:t xml:space="preserve">enhanced </w:t>
      </w:r>
      <w:r>
        <w:rPr>
          <w:rFonts w:ascii="Times New Roman" w:hAnsi="Times New Roman" w:cs="Times New Roman"/>
        </w:rPr>
        <w:t xml:space="preserve">feedback condition. </w:t>
      </w:r>
    </w:p>
    <w:p w14:paraId="564DC9AF" w14:textId="77777777" w:rsidR="00200323" w:rsidRDefault="00200323" w:rsidP="00200323">
      <w:pPr>
        <w:pStyle w:val="Title"/>
        <w:spacing w:line="480" w:lineRule="auto"/>
      </w:pPr>
      <w:r>
        <w:t>Results</w:t>
      </w:r>
    </w:p>
    <w:p w14:paraId="013F2FCC" w14:textId="1811FC0D" w:rsidR="00200323" w:rsidRDefault="00200323" w:rsidP="00200323">
      <w:pPr>
        <w:pStyle w:val="FirstParagraph"/>
        <w:spacing w:line="480" w:lineRule="auto"/>
      </w:pPr>
      <w:r>
        <w:t xml:space="preserve">A total of 39,358 clients from 71 centers were included in analyses, although some subscales had reduced </w:t>
      </w:r>
      <w:r w:rsidR="002244D3">
        <w:t xml:space="preserve">Ns </w:t>
      </w:r>
      <w:r>
        <w:t xml:space="preserve">due to clients not being able to go off track or deteriorate on those subscales. Total clients and centers for each subscale are included in the results table for each model. Of the 39,358 clients, 13,765 were in the feedback </w:t>
      </w:r>
      <w:r w:rsidR="004F3FFB">
        <w:t xml:space="preserve">as usual </w:t>
      </w:r>
      <w:r>
        <w:t>condition</w:t>
      </w:r>
      <w:r w:rsidR="004F3FFB">
        <w:t>,</w:t>
      </w:r>
      <w:r>
        <w:t xml:space="preserve"> and 25,593 were in </w:t>
      </w:r>
      <w:r>
        <w:lastRenderedPageBreak/>
        <w:t xml:space="preserve">the </w:t>
      </w:r>
      <w:r w:rsidR="004F3FFB">
        <w:t xml:space="preserve">enhanced </w:t>
      </w:r>
      <w:r>
        <w:t>feedback condition. Table 1 shows the data reduction process and the number of clients and centers lost at each step.</w:t>
      </w:r>
    </w:p>
    <w:p w14:paraId="144C07FE" w14:textId="5A1678CA" w:rsidR="00200323" w:rsidRDefault="00200323" w:rsidP="00901027">
      <w:pPr>
        <w:pStyle w:val="BodyText"/>
        <w:spacing w:line="480" w:lineRule="auto"/>
      </w:pPr>
      <w:r>
        <w:t xml:space="preserve">Internal consistencies for CCAPS subscales from data included in the present study were in line with established psychometrics for this scale, with alphas ranging from 0.81 on Generalized Anxiety and 0.9 on DI. After removing sessions above 20, clients attended from 3 to 20 individual sessions, with a mean of 7.93, a SD of 4.48, a median of 7, and a mode of 3. Clients in the </w:t>
      </w:r>
      <w:r w:rsidR="00830E2E">
        <w:t xml:space="preserve">enhanced </w:t>
      </w:r>
      <w:r>
        <w:t xml:space="preserve">feedback condition had higher starting CCAPS scores on some subscales, consistent with increasing trends in CCAPS scores during the time period the data was collected </w:t>
      </w:r>
      <w:r w:rsidR="0056404D">
        <w:fldChar w:fldCharType="begin" w:fldLock="1"/>
      </w:r>
      <w:r w:rsidR="0056404D">
        <w:instrText>ADDIN CSL_CITATION {"citationItems":[{"id":"ITEM-1","itemData":{"DOI":"10.1037/ser0000130","ISSN":"1541-1559","author":[{"dropping-particle":"","family":"Xiao","given":"Henry","non-dropping-particle":"","parse-names":false,"suffix":""},{"dropping-particle":"","family":"Carney","given":"Dever M.","non-dropping-particle":"","parse-names":false,"suffix":""},{"dropping-particle":"","family":"Janis","given":"Rebecca A","non-dropping-particle":"","parse-names":false,"suffix":""},{"dropping-particle":"","family":"Youn","given":"Soo Jeong","non-dropping-particle":"","parse-names":false,"suffix":""},{"dropping-particle":"","family":"Castonguay","given":"Louis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D.","non-dropping-particle":"","parse-names":false,"suffix":""}],"container-title":"Psychological Services","id":"ITEM-1","issue":"4","issued":{"date-parts":[["2017"]]},"page":"407-415","title":"Are we in crisis? National mental health and treatment trends in college counseling centers.","type":"article-journal","volume":"14"},"uris":["http://www.mendeley.com/documents/?uuid=d2b8538b-4821-465c-842c-7bdaa2278541"]}],"mendeley":{"formattedCitation":"(Xiao, Carney, et al., 2017)","plainTextFormattedCitation":"(Xiao, Carney, et al., 2017)","previouslyFormattedCitation":"(Xiao, Carney, et al., 2017)"},"properties":{"noteIndex":0},"schema":"https://github.com/citation-style-language/schema/raw/master/csl-citation.json"}</w:instrText>
      </w:r>
      <w:r w:rsidR="0056404D">
        <w:fldChar w:fldCharType="separate"/>
      </w:r>
      <w:r w:rsidR="0056404D" w:rsidRPr="0056404D">
        <w:rPr>
          <w:noProof/>
        </w:rPr>
        <w:t>(Xiao, Carney, et al., 2017)</w:t>
      </w:r>
      <w:r w:rsidR="0056404D">
        <w:fldChar w:fldCharType="end"/>
      </w:r>
      <w:r>
        <w:t xml:space="preserve">. Clients in the </w:t>
      </w:r>
      <w:r w:rsidR="00830E2E">
        <w:t xml:space="preserve">enhanced </w:t>
      </w:r>
      <w:r>
        <w:t xml:space="preserve">feedback condition also attended </w:t>
      </w:r>
      <w:r w:rsidR="00F74EC9">
        <w:t>0</w:t>
      </w:r>
      <w:r>
        <w:t>.7 more sessions on average, had more frequent CCAPS administrations, and were less likely to have a prior hospitalization. Table 2 compares all moderators by feedback condition, as well as other demographic variables.</w:t>
      </w:r>
      <w:r w:rsidR="00901027">
        <w:t xml:space="preserve"> </w:t>
      </w:r>
      <w:r>
        <w:t xml:space="preserve">Across both conditions, 64.33% of clients went off track on at least one subscale at some point during treatment, and this </w:t>
      </w:r>
      <w:r w:rsidR="004F62B7">
        <w:t>did not differ between</w:t>
      </w:r>
      <w:r>
        <w:t xml:space="preserve"> feedback conditions. The percentage of clients going off track on each subscale ranged from 15.15% on the DI to 27.27% on Academic</w:t>
      </w:r>
      <w:r w:rsidR="00FB1BB8">
        <w:t xml:space="preserve"> Distress</w:t>
      </w:r>
      <w:r>
        <w:t>. Figure 1 shows the proportion of clients going off track at each session for both conditions.</w:t>
      </w:r>
    </w:p>
    <w:p w14:paraId="43DB508C" w14:textId="77777777" w:rsidR="00200323" w:rsidRDefault="00200323" w:rsidP="00200323">
      <w:pPr>
        <w:pStyle w:val="Heading2"/>
        <w:spacing w:line="480" w:lineRule="auto"/>
      </w:pPr>
      <w:bookmarkStart w:id="0" w:name="deterioration"/>
      <w:r>
        <w:t>Deterioration</w:t>
      </w:r>
      <w:bookmarkEnd w:id="0"/>
    </w:p>
    <w:p w14:paraId="4FADEA51" w14:textId="5E39C1E0" w:rsidR="00200323" w:rsidRDefault="00200323" w:rsidP="00200323">
      <w:pPr>
        <w:pStyle w:val="FirstParagraph"/>
        <w:spacing w:line="480" w:lineRule="auto"/>
      </w:pPr>
      <w:r>
        <w:t>First, client deterioration</w:t>
      </w:r>
      <w:r w:rsidR="007F72AB">
        <w:t>,</w:t>
      </w:r>
      <w:r w:rsidR="007F72AB" w:rsidRPr="007F72AB">
        <w:t xml:space="preserve"> </w:t>
      </w:r>
      <w:r w:rsidR="007F72AB">
        <w:t>or reliable worsening,</w:t>
      </w:r>
      <w:r>
        <w:t xml:space="preserve"> on each subscale was examined as an outcome. The direction of the effect on this outcome across all subscales was toward reduced deterioration in the </w:t>
      </w:r>
      <w:r w:rsidR="00C65A12">
        <w:t xml:space="preserve">enhanced </w:t>
      </w:r>
      <w:r>
        <w:t>feedback condition; however, the effect of feedback only significantly improved model fit on the DI (</w:t>
      </w:r>
      <m:oMath>
        <m:r>
          <w:rPr>
            <w:rFonts w:ascii="Cambria Math" w:hAnsi="Cambria Math"/>
          </w:rPr>
          <m:t>χ</m:t>
        </m:r>
      </m:oMath>
      <w:r>
        <w:rPr>
          <w:vertAlign w:val="superscript"/>
        </w:rPr>
        <w:t>2</w:t>
      </w:r>
      <w:r>
        <w:t xml:space="preserve">(1) = 7.18, </w:t>
      </w:r>
      <w:r>
        <w:rPr>
          <w:i/>
        </w:rPr>
        <w:t>p</w:t>
      </w:r>
      <w:r>
        <w:t xml:space="preserve"> = 0.007). </w:t>
      </w:r>
      <w:r w:rsidR="007F72AB">
        <w:t xml:space="preserve">Clients in the </w:t>
      </w:r>
      <w:r w:rsidR="0086130C">
        <w:t xml:space="preserve">enhanced </w:t>
      </w:r>
      <w:r w:rsidR="007F72AB">
        <w:t xml:space="preserve">feedback condition were 10% less likely to deteriorate on the DI. </w:t>
      </w:r>
      <w:r>
        <w:t>The effect was small, however, (</w:t>
      </w:r>
      <m:oMath>
        <m:r>
          <w:rPr>
            <w:rFonts w:ascii="Cambria Math" w:hAnsi="Cambria Math"/>
          </w:rPr>
          <m:t>β</m:t>
        </m:r>
      </m:oMath>
      <w:r>
        <w:t xml:space="preserve"> = -0.11, SE = 0.04, OR = 0.9, </w:t>
      </w:r>
      <w:r>
        <w:rPr>
          <w:i/>
        </w:rPr>
        <w:t>z</w:t>
      </w:r>
      <w:r>
        <w:t xml:space="preserve"> = -2.71, </w:t>
      </w:r>
      <w:r>
        <w:rPr>
          <w:i/>
        </w:rPr>
        <w:t>p</w:t>
      </w:r>
      <w:r>
        <w:t xml:space="preserve"> = 0.007), and the R</w:t>
      </w:r>
      <w:r>
        <w:rPr>
          <w:vertAlign w:val="superscript"/>
        </w:rPr>
        <w:t>2</w:t>
      </w:r>
      <w:r>
        <w:t xml:space="preserve"> was less than 1%, indicating </w:t>
      </w:r>
      <w:r>
        <w:lastRenderedPageBreak/>
        <w:t xml:space="preserve">that </w:t>
      </w:r>
      <w:r w:rsidR="007F72AB">
        <w:t xml:space="preserve">feedback explained little variance in deterioration. </w:t>
      </w:r>
      <w:r>
        <w:t xml:space="preserve">Table 3 shows the effect of feedback on all subscales, and </w:t>
      </w:r>
      <w:r w:rsidR="006C4310">
        <w:t xml:space="preserve">Table 4 presents </w:t>
      </w:r>
      <w:r>
        <w:t>deterioration rates for each subscale by feedback condition.</w:t>
      </w:r>
    </w:p>
    <w:p w14:paraId="5E030F00" w14:textId="77777777" w:rsidR="00200323" w:rsidRDefault="00200323" w:rsidP="00200323">
      <w:pPr>
        <w:pStyle w:val="BodyText"/>
        <w:spacing w:line="480" w:lineRule="auto"/>
      </w:pPr>
      <w:r>
        <w:t>Addressing research question two, feedback had more of an impact on reducing deterioration on a general index of distress than on any of the domain specific subscales, although the effect was small. Addressing research question three, the random effect of feedback within centers did not significantly improve model fit on any of the subscales, and for several subscales, the inclusion of a random effect of feedback produced boundary estimates for the parameters and near singular fit warnings. This indicates that the effect of feedback on deterioration did not differ by center, and random effects of feedback were not included in subsequent models.</w:t>
      </w:r>
    </w:p>
    <w:p w14:paraId="36634A38" w14:textId="77777777" w:rsidR="00200323" w:rsidRDefault="00200323" w:rsidP="00200323">
      <w:pPr>
        <w:pStyle w:val="BodyText"/>
        <w:spacing w:line="480" w:lineRule="auto"/>
      </w:pPr>
      <w:r>
        <w:t>Finally, interactions were tested between feedback condition and each of the moderator variables. None of the moderators produced a significant effect. Looking at main effects in the absence of significant interactions, client baseline was related to deterioration on all subscales except Eating Concerns and Alcohol Use, such that higher client baseline scores decreased the odds of deterioration. Average center baseline did not have a main effect beyond the effect of client baseline. A higher frequency of CCAPS administrations at the client level was associated with decreased deterioration only on the DI, while a higher number of total appointments at the client level was associated with increased deterioration on all subscales except Alcohol Use. Neither variable had a significant effect at the center level. A history of hospitalizations was associated with increased deterioration on all subscales. Coefficients for moderators and main effects are shown in Table 5.</w:t>
      </w:r>
    </w:p>
    <w:p w14:paraId="1A230A4E" w14:textId="77777777" w:rsidR="00200323" w:rsidRDefault="00200323" w:rsidP="00200323">
      <w:pPr>
        <w:pStyle w:val="Heading2"/>
        <w:spacing w:line="480" w:lineRule="auto"/>
      </w:pPr>
      <w:bookmarkStart w:id="1" w:name="pre-to-post-change"/>
      <w:r>
        <w:lastRenderedPageBreak/>
        <w:t>Pre to Post Change</w:t>
      </w:r>
      <w:bookmarkEnd w:id="1"/>
    </w:p>
    <w:p w14:paraId="4D4F2282" w14:textId="04DD2499" w:rsidR="00200323" w:rsidRDefault="00200323" w:rsidP="00200323">
      <w:pPr>
        <w:pStyle w:val="FirstParagraph"/>
        <w:spacing w:line="480" w:lineRule="auto"/>
      </w:pPr>
      <w:r>
        <w:t xml:space="preserve">Next, pre to post treatment change on each subscale was examined, with positive change indicating improvement. The addition of feedback condition improved model fit on </w:t>
      </w:r>
      <w:r w:rsidR="008142AB">
        <w:t>Academic Distress</w:t>
      </w:r>
      <w:r>
        <w:t xml:space="preserve"> (</w:t>
      </w:r>
      <m:oMath>
        <m:r>
          <w:rPr>
            <w:rFonts w:ascii="Cambria Math" w:hAnsi="Cambria Math"/>
          </w:rPr>
          <m:t>χ</m:t>
        </m:r>
      </m:oMath>
      <w:r>
        <w:rPr>
          <w:vertAlign w:val="superscript"/>
        </w:rPr>
        <w:t>2</w:t>
      </w:r>
      <w:r>
        <w:t xml:space="preserve">(1) = </w:t>
      </w:r>
      <w:r w:rsidR="008142AB">
        <w:t>8.04</w:t>
      </w:r>
      <w:r>
        <w:t xml:space="preserve">, </w:t>
      </w:r>
      <w:r>
        <w:rPr>
          <w:i/>
        </w:rPr>
        <w:t>p</w:t>
      </w:r>
      <w:r>
        <w:t xml:space="preserve"> = 0.</w:t>
      </w:r>
      <w:r w:rsidR="008142AB">
        <w:t>005</w:t>
      </w:r>
      <w:r>
        <w:t xml:space="preserve">), </w:t>
      </w:r>
      <w:r w:rsidR="008142AB">
        <w:t>Hostility</w:t>
      </w:r>
      <w:r>
        <w:t xml:space="preserve"> (</w:t>
      </w:r>
      <m:oMath>
        <m:r>
          <w:rPr>
            <w:rFonts w:ascii="Cambria Math" w:hAnsi="Cambria Math"/>
          </w:rPr>
          <m:t>χ</m:t>
        </m:r>
      </m:oMath>
      <w:r>
        <w:rPr>
          <w:vertAlign w:val="superscript"/>
        </w:rPr>
        <w:t>2</w:t>
      </w:r>
      <w:r>
        <w:t xml:space="preserve">(1) = </w:t>
      </w:r>
      <w:r w:rsidR="008142AB">
        <w:t>7.58</w:t>
      </w:r>
      <w:r>
        <w:t xml:space="preserve">, </w:t>
      </w:r>
      <w:r>
        <w:rPr>
          <w:i/>
        </w:rPr>
        <w:t>p</w:t>
      </w:r>
      <w:r>
        <w:t xml:space="preserve"> = 0.</w:t>
      </w:r>
      <w:r w:rsidR="008142AB">
        <w:t>006</w:t>
      </w:r>
      <w:r>
        <w:t xml:space="preserve">), and </w:t>
      </w:r>
      <w:r w:rsidR="008142AB">
        <w:t>Alcohol Use</w:t>
      </w:r>
      <w:r>
        <w:t xml:space="preserve"> (</w:t>
      </w:r>
      <m:oMath>
        <m:r>
          <w:rPr>
            <w:rFonts w:ascii="Cambria Math" w:hAnsi="Cambria Math"/>
          </w:rPr>
          <m:t>χ</m:t>
        </m:r>
      </m:oMath>
      <w:r>
        <w:rPr>
          <w:vertAlign w:val="superscript"/>
        </w:rPr>
        <w:t>2</w:t>
      </w:r>
      <w:r>
        <w:t xml:space="preserve">(1) = </w:t>
      </w:r>
      <w:r w:rsidR="008142AB">
        <w:t>7.86</w:t>
      </w:r>
      <w:r>
        <w:t xml:space="preserve">, </w:t>
      </w:r>
      <w:r>
        <w:rPr>
          <w:i/>
        </w:rPr>
        <w:t>p</w:t>
      </w:r>
      <w:r>
        <w:t xml:space="preserve"> = 0.</w:t>
      </w:r>
      <w:r w:rsidR="00965488">
        <w:t>005</w:t>
      </w:r>
      <w:r>
        <w:t xml:space="preserve">). </w:t>
      </w:r>
      <w:r w:rsidR="008142AB">
        <w:t>The coefficients themselves, however, were all 0 and non-significant, with R</w:t>
      </w:r>
      <w:r w:rsidR="008142AB">
        <w:rPr>
          <w:vertAlign w:val="superscript"/>
        </w:rPr>
        <w:t xml:space="preserve">2 </w:t>
      </w:r>
      <w:r w:rsidR="008142AB">
        <w:t xml:space="preserve">values of less than 1%, indicating that this was not a meaningful effect. </w:t>
      </w:r>
      <w:r>
        <w:t>Table 6 shows the effect of feedback on each subscale, and Figure 2 shows the predicted amount of CCAPS improvement on each subscale for the two feedback conditions. Given the lack of meaningful effects on any subscale, there is no evidence that the effect of feedback differed by domain.</w:t>
      </w:r>
    </w:p>
    <w:p w14:paraId="6FEBBCB3" w14:textId="621EF5FA" w:rsidR="00200323" w:rsidRDefault="00200323" w:rsidP="00200323">
      <w:pPr>
        <w:pStyle w:val="BodyText"/>
        <w:spacing w:line="480" w:lineRule="auto"/>
      </w:pPr>
      <w:r>
        <w:t>Addressing research question three, a center level random effect of feedback was tested. The random effect of feedback significantly improved model fit on models of Depression (</w:t>
      </w:r>
      <m:oMath>
        <m:r>
          <w:rPr>
            <w:rFonts w:ascii="Cambria Math" w:hAnsi="Cambria Math"/>
          </w:rPr>
          <m:t>χ</m:t>
        </m:r>
      </m:oMath>
      <w:r>
        <w:rPr>
          <w:vertAlign w:val="superscript"/>
        </w:rPr>
        <w:t>2</w:t>
      </w:r>
      <w:r>
        <w:t xml:space="preserve">(1) = 14.81, </w:t>
      </w:r>
      <w:r>
        <w:rPr>
          <w:i/>
        </w:rPr>
        <w:t>p</w:t>
      </w:r>
      <w:r>
        <w:t xml:space="preserve"> = 0.001), Generalized Anxiety (</w:t>
      </w:r>
      <m:oMath>
        <m:r>
          <w:rPr>
            <w:rFonts w:ascii="Cambria Math" w:hAnsi="Cambria Math"/>
          </w:rPr>
          <m:t>χ</m:t>
        </m:r>
      </m:oMath>
      <w:r>
        <w:rPr>
          <w:vertAlign w:val="superscript"/>
        </w:rPr>
        <w:t>2</w:t>
      </w:r>
      <w:r>
        <w:t xml:space="preserve">(1) = 17.16, </w:t>
      </w:r>
      <w:r>
        <w:rPr>
          <w:i/>
        </w:rPr>
        <w:t>p</w:t>
      </w:r>
      <w:r>
        <w:t xml:space="preserve"> &lt; .001), Social Anxiety (</w:t>
      </w:r>
      <m:oMath>
        <m:r>
          <w:rPr>
            <w:rFonts w:ascii="Cambria Math" w:hAnsi="Cambria Math"/>
          </w:rPr>
          <m:t>χ</m:t>
        </m:r>
      </m:oMath>
      <w:r>
        <w:rPr>
          <w:vertAlign w:val="superscript"/>
        </w:rPr>
        <w:t>2</w:t>
      </w:r>
      <w:r>
        <w:t xml:space="preserve">(1) = 10.43, </w:t>
      </w:r>
      <w:r>
        <w:rPr>
          <w:i/>
        </w:rPr>
        <w:t>p</w:t>
      </w:r>
      <w:r>
        <w:t xml:space="preserve"> = 0.005), Alcohol Use (</w:t>
      </w:r>
      <m:oMath>
        <m:r>
          <w:rPr>
            <w:rFonts w:ascii="Cambria Math" w:hAnsi="Cambria Math"/>
          </w:rPr>
          <m:t>χ</m:t>
        </m:r>
      </m:oMath>
      <w:r>
        <w:rPr>
          <w:vertAlign w:val="superscript"/>
        </w:rPr>
        <w:t>2</w:t>
      </w:r>
      <w:r>
        <w:t xml:space="preserve">(1) = 18.75, </w:t>
      </w:r>
      <w:r>
        <w:rPr>
          <w:i/>
        </w:rPr>
        <w:t>p</w:t>
      </w:r>
      <w:r>
        <w:t xml:space="preserve"> &lt; .001), and the DI (</w:t>
      </w:r>
      <m:oMath>
        <m:r>
          <w:rPr>
            <w:rFonts w:ascii="Cambria Math" w:hAnsi="Cambria Math"/>
          </w:rPr>
          <m:t>χ</m:t>
        </m:r>
      </m:oMath>
      <w:r>
        <w:rPr>
          <w:vertAlign w:val="superscript"/>
        </w:rPr>
        <w:t>2</w:t>
      </w:r>
      <w:r>
        <w:t xml:space="preserve">(1) = 21.7, </w:t>
      </w:r>
      <w:r>
        <w:rPr>
          <w:i/>
        </w:rPr>
        <w:t>p</w:t>
      </w:r>
      <w:r>
        <w:t xml:space="preserve"> &lt; .001), and random effects of feedback were retained for subsequent models of pre to post change on those subscales. These random effects indicate the presence of center variation around the overall effect of feedback; however, this effect was </w:t>
      </w:r>
      <w:r w:rsidR="00DE57C1">
        <w:t xml:space="preserve">again </w:t>
      </w:r>
      <w:r>
        <w:t>small, accounting for less than 1% of the variance, while other</w:t>
      </w:r>
      <w:r w:rsidR="0056404D">
        <w:t>, unexplained,</w:t>
      </w:r>
      <w:r>
        <w:t xml:space="preserve"> differences between centers accounted for 1.2% to 3.</w:t>
      </w:r>
      <w:r w:rsidR="004B08BF">
        <w:t>2</w:t>
      </w:r>
      <w:r>
        <w:t>% of the variance on those same subscales. Table 6 shows the random effects variance for all subscales and the percent of variance accounted for</w:t>
      </w:r>
      <w:r w:rsidR="00DE57C1">
        <w:t xml:space="preserve"> (ICCs)</w:t>
      </w:r>
      <w:r>
        <w:t xml:space="preserve">. The small random effects variance components indicate that while </w:t>
      </w:r>
      <w:r w:rsidR="00B04C42">
        <w:t xml:space="preserve">enhanced </w:t>
      </w:r>
      <w:r>
        <w:t xml:space="preserve">feedback may have been more effective at some centers than others, it was not a large effect. Understanding differences in how </w:t>
      </w:r>
      <w:r w:rsidR="00414424">
        <w:t xml:space="preserve">the enhanced </w:t>
      </w:r>
      <w:r>
        <w:t xml:space="preserve">CCAPS feedback is utilized within each center may help explain these small differences. </w:t>
      </w:r>
      <w:r>
        <w:lastRenderedPageBreak/>
        <w:t>Although outside the scope of this study, the discussion will explore possible center policies and characteristics that may be associated with more positive feedback effects.</w:t>
      </w:r>
    </w:p>
    <w:p w14:paraId="41B3194F" w14:textId="1C400A16" w:rsidR="00200323" w:rsidRDefault="00200323" w:rsidP="00200323">
      <w:pPr>
        <w:pStyle w:val="BodyText"/>
        <w:spacing w:line="480" w:lineRule="auto"/>
      </w:pPr>
      <w:r>
        <w:t>Finally, five moderator variables were added to the model to address research question four. Client baseline CCAPS score was a significant moderator on four subscales, although the direction of the effect was not consistent. For Generalized Anxiety (</w:t>
      </w:r>
      <m:oMath>
        <m:r>
          <w:rPr>
            <w:rFonts w:ascii="Cambria Math" w:hAnsi="Cambria Math"/>
          </w:rPr>
          <m:t>β</m:t>
        </m:r>
      </m:oMath>
      <w:r>
        <w:t xml:space="preserve"> = -0.01, SE = 0, </w:t>
      </w:r>
      <w:proofErr w:type="gramStart"/>
      <w:r>
        <w:rPr>
          <w:i/>
        </w:rPr>
        <w:t>t</w:t>
      </w:r>
      <w:r>
        <w:t>(</w:t>
      </w:r>
      <w:proofErr w:type="gramEnd"/>
      <w:r>
        <w:t xml:space="preserve">36966) = -2.88, </w:t>
      </w:r>
      <w:r>
        <w:rPr>
          <w:i/>
        </w:rPr>
        <w:t>p</w:t>
      </w:r>
      <w:r>
        <w:t xml:space="preserve"> = 0.004) and the Distress Index (</w:t>
      </w:r>
      <m:oMath>
        <m:r>
          <w:rPr>
            <w:rFonts w:ascii="Cambria Math" w:hAnsi="Cambria Math"/>
          </w:rPr>
          <m:t>β</m:t>
        </m:r>
      </m:oMath>
      <w:r>
        <w:t xml:space="preserve"> = -0.01, SE = 0, </w:t>
      </w:r>
      <w:r>
        <w:rPr>
          <w:i/>
        </w:rPr>
        <w:t>t</w:t>
      </w:r>
      <w:r>
        <w:t xml:space="preserve">(39273) = -3.05, </w:t>
      </w:r>
      <w:r>
        <w:rPr>
          <w:i/>
        </w:rPr>
        <w:t>p</w:t>
      </w:r>
      <w:r>
        <w:t xml:space="preserve"> = 0.002), as baseline CCAPS increased, feedback became less effective. On the other hand, for Hostility (</w:t>
      </w:r>
      <m:oMath>
        <m:r>
          <w:rPr>
            <w:rFonts w:ascii="Cambria Math" w:hAnsi="Cambria Math"/>
          </w:rPr>
          <m:t>β</m:t>
        </m:r>
      </m:oMath>
      <w:r>
        <w:t xml:space="preserve"> = 0.01, SE = 0, </w:t>
      </w:r>
      <w:r>
        <w:rPr>
          <w:i/>
        </w:rPr>
        <w:t>t</w:t>
      </w:r>
      <w:r>
        <w:t xml:space="preserve">(39273) = 2.75, </w:t>
      </w:r>
      <w:r>
        <w:rPr>
          <w:i/>
        </w:rPr>
        <w:t>p</w:t>
      </w:r>
      <w:r>
        <w:t xml:space="preserve"> = 0.006) and Alcohol Use (</w:t>
      </w:r>
      <m:oMath>
        <m:r>
          <w:rPr>
            <w:rFonts w:ascii="Cambria Math" w:hAnsi="Cambria Math"/>
          </w:rPr>
          <m:t>β</m:t>
        </m:r>
      </m:oMath>
      <w:r>
        <w:t xml:space="preserve"> = 0.01, SE = 0, </w:t>
      </w:r>
      <w:r>
        <w:rPr>
          <w:i/>
        </w:rPr>
        <w:t>t</w:t>
      </w:r>
      <w:r>
        <w:t xml:space="preserve">(39273) = 3.53, </w:t>
      </w:r>
      <w:r>
        <w:rPr>
          <w:i/>
        </w:rPr>
        <w:t>p</w:t>
      </w:r>
      <w:r>
        <w:t xml:space="preserve"> &lt; .001), as baseline CCAPS increased, feedback became more effective. Center baseline was a significant moderator for Social Anxiety (</w:t>
      </w:r>
      <m:oMath>
        <m:r>
          <w:rPr>
            <w:rFonts w:ascii="Cambria Math" w:hAnsi="Cambria Math"/>
          </w:rPr>
          <m:t>β</m:t>
        </m:r>
      </m:oMath>
      <w:r>
        <w:t xml:space="preserve"> = 0.02, SE = 0.01, </w:t>
      </w:r>
      <w:proofErr w:type="gramStart"/>
      <w:r>
        <w:rPr>
          <w:i/>
        </w:rPr>
        <w:t>t</w:t>
      </w:r>
      <w:r>
        <w:t>(</w:t>
      </w:r>
      <w:proofErr w:type="gramEnd"/>
      <w:r>
        <w:t xml:space="preserve">35707) = 3.31, </w:t>
      </w:r>
      <w:r>
        <w:rPr>
          <w:i/>
        </w:rPr>
        <w:t>p</w:t>
      </w:r>
      <w:r>
        <w:t xml:space="preserve"> = 0.001), indicating that as the average center baseline level of Social Anxiety increased, feedback became more effective. While significant, these moderators had a </w:t>
      </w:r>
      <w:r w:rsidR="00FF0E9F">
        <w:t xml:space="preserve">very </w:t>
      </w:r>
      <w:r>
        <w:t>small effect, with standardized coefficients of .01-.02 and R</w:t>
      </w:r>
      <w:r>
        <w:rPr>
          <w:vertAlign w:val="superscript"/>
        </w:rPr>
        <w:t>2</w:t>
      </w:r>
      <w:r>
        <w:t xml:space="preserve"> values less than 1%. Other moderators did not have a significant effect.</w:t>
      </w:r>
    </w:p>
    <w:p w14:paraId="0EDED653" w14:textId="6F301652" w:rsidR="00200323" w:rsidRDefault="00200323" w:rsidP="00200323">
      <w:pPr>
        <w:pStyle w:val="BodyText"/>
        <w:spacing w:line="480" w:lineRule="auto"/>
      </w:pPr>
      <w:r>
        <w:t xml:space="preserve">There was a strong main effect for going off track on all subscales, and the lack of significant interaction indicates that this effect did not differ by feedback </w:t>
      </w:r>
      <w:r w:rsidR="00C977C3">
        <w:t>condition</w:t>
      </w:r>
      <w:r>
        <w:t xml:space="preserve">. Even in the </w:t>
      </w:r>
      <w:r w:rsidR="00C977C3">
        <w:t xml:space="preserve">enhanced </w:t>
      </w:r>
      <w:r>
        <w:t xml:space="preserve">feedback condition where clients who went off track received an </w:t>
      </w:r>
      <w:proofErr w:type="gramStart"/>
      <w:r>
        <w:t>off track</w:t>
      </w:r>
      <w:proofErr w:type="gramEnd"/>
      <w:r>
        <w:t xml:space="preserve"> alert, receiving this alert did not result in returning to an on track trajectory and achieving outcomes similar to clients who did not go off track. Other main effects indicated that, consistent with prior research </w:t>
      </w:r>
      <w:r w:rsidR="0056404D">
        <w:fldChar w:fldCharType="begin" w:fldLock="1"/>
      </w:r>
      <w:r w:rsidR="0056404D">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56404D">
        <w:fldChar w:fldCharType="separate"/>
      </w:r>
      <w:r w:rsidR="0056404D" w:rsidRPr="0056404D">
        <w:rPr>
          <w:noProof/>
        </w:rPr>
        <w:t>(Carney et al., 2020)</w:t>
      </w:r>
      <w:r w:rsidR="0056404D">
        <w:fldChar w:fldCharType="end"/>
      </w:r>
      <w:r>
        <w:t xml:space="preserve">, clients with higher baseline CCAPS achieved more positive change. Diverging from models of deterioration, there were also significant main effects on every subscale for CCAPS frequency and number of appointments at the client level, such that independent of feedback condition, clients with more frequent CCAPS administrations and more </w:t>
      </w:r>
      <w:r>
        <w:lastRenderedPageBreak/>
        <w:t>appointments achieved more change. Interestingly, the average number of appoi</w:t>
      </w:r>
      <w:r w:rsidR="00C93083">
        <w:t>n</w:t>
      </w:r>
      <w:r>
        <w:t>tments at the center level had a negative effect on Hostility, such that centers with a higher average number of appointments produced less change on Hostility, while clients within each center that received more appointments achieved more change. Consistent with models of deterioration, clients with prior hospitalizations achieved less change on most subscales. The effects for all moderators and main effects are presented in Table 7.</w:t>
      </w:r>
    </w:p>
    <w:p w14:paraId="15D0F3D7" w14:textId="77777777" w:rsidR="00200323" w:rsidRDefault="00200323" w:rsidP="00200323">
      <w:pPr>
        <w:pStyle w:val="Heading2"/>
        <w:spacing w:line="480" w:lineRule="auto"/>
      </w:pPr>
      <w:bookmarkStart w:id="2" w:name="rate-of-change"/>
      <w:r>
        <w:t>Rate of Change</w:t>
      </w:r>
      <w:bookmarkEnd w:id="2"/>
    </w:p>
    <w:p w14:paraId="0C272FBD" w14:textId="6CC93ABC" w:rsidR="00200323" w:rsidRDefault="00200323" w:rsidP="00200323">
      <w:pPr>
        <w:pStyle w:val="FirstParagraph"/>
        <w:spacing w:line="480" w:lineRule="auto"/>
      </w:pPr>
      <w:r>
        <w:t>Finally, the rate at which CCAPS scores changed during treatment was examined. Prior to examining the predictors of interest, different transformations of session number were tested to determine which shape of change provided the best fit for the data. A log transformation provided the best fit on all subscales. The resulting shapes of change can be seen in Figure 3.</w:t>
      </w:r>
    </w:p>
    <w:p w14:paraId="3035B209" w14:textId="054ABBC7" w:rsidR="00181728" w:rsidRDefault="00200323" w:rsidP="00181728">
      <w:pPr>
        <w:pStyle w:val="BodyText"/>
        <w:spacing w:line="480" w:lineRule="auto"/>
      </w:pPr>
      <w:r>
        <w:t>The effect of feedback on rate of change significantly improved model fit on Depression (</w:t>
      </w:r>
      <m:oMath>
        <m:r>
          <w:rPr>
            <w:rFonts w:ascii="Cambria Math" w:hAnsi="Cambria Math"/>
          </w:rPr>
          <m:t>χ</m:t>
        </m:r>
      </m:oMath>
      <w:r>
        <w:rPr>
          <w:vertAlign w:val="superscript"/>
        </w:rPr>
        <w:t>2</w:t>
      </w:r>
      <w:r>
        <w:t xml:space="preserve">(1) = 15.3, </w:t>
      </w:r>
      <w:r>
        <w:rPr>
          <w:i/>
        </w:rPr>
        <w:t>p</w:t>
      </w:r>
      <w:r>
        <w:t xml:space="preserve"> &lt; .001), Generalized Anxiety (</w:t>
      </w:r>
      <m:oMath>
        <m:r>
          <w:rPr>
            <w:rFonts w:ascii="Cambria Math" w:hAnsi="Cambria Math"/>
          </w:rPr>
          <m:t>χ</m:t>
        </m:r>
      </m:oMath>
      <w:r>
        <w:rPr>
          <w:vertAlign w:val="superscript"/>
        </w:rPr>
        <w:t>2</w:t>
      </w:r>
      <w:r>
        <w:t xml:space="preserve">(1) = 16.35, </w:t>
      </w:r>
      <w:r>
        <w:rPr>
          <w:i/>
        </w:rPr>
        <w:t>p</w:t>
      </w:r>
      <w:r>
        <w:t xml:space="preserve"> &lt; .001), Social Anxiety (</w:t>
      </w:r>
      <m:oMath>
        <m:r>
          <w:rPr>
            <w:rFonts w:ascii="Cambria Math" w:hAnsi="Cambria Math"/>
          </w:rPr>
          <m:t>χ</m:t>
        </m:r>
      </m:oMath>
      <w:r>
        <w:rPr>
          <w:vertAlign w:val="superscript"/>
        </w:rPr>
        <w:t>2</w:t>
      </w:r>
      <w:r>
        <w:t xml:space="preserve">(1) = 29.6, </w:t>
      </w:r>
      <w:r>
        <w:rPr>
          <w:i/>
        </w:rPr>
        <w:t>p</w:t>
      </w:r>
      <w:r>
        <w:t xml:space="preserve"> &lt; .001), Eating Concerns (</w:t>
      </w:r>
      <m:oMath>
        <m:r>
          <w:rPr>
            <w:rFonts w:ascii="Cambria Math" w:hAnsi="Cambria Math"/>
          </w:rPr>
          <m:t>χ</m:t>
        </m:r>
      </m:oMath>
      <w:r>
        <w:rPr>
          <w:vertAlign w:val="superscript"/>
        </w:rPr>
        <w:t>2</w:t>
      </w:r>
      <w:r>
        <w:t xml:space="preserve">(1) = 10.42, </w:t>
      </w:r>
      <w:r>
        <w:rPr>
          <w:i/>
        </w:rPr>
        <w:t>p</w:t>
      </w:r>
      <w:r>
        <w:t xml:space="preserve"> = 0.001), and the DI (</w:t>
      </w:r>
      <m:oMath>
        <m:r>
          <w:rPr>
            <w:rFonts w:ascii="Cambria Math" w:hAnsi="Cambria Math"/>
          </w:rPr>
          <m:t>χ</m:t>
        </m:r>
      </m:oMath>
      <w:r>
        <w:rPr>
          <w:vertAlign w:val="superscript"/>
        </w:rPr>
        <w:t>2</w:t>
      </w:r>
      <w:r>
        <w:t xml:space="preserve">(1) = 20.57, </w:t>
      </w:r>
      <w:r>
        <w:rPr>
          <w:i/>
        </w:rPr>
        <w:t>p</w:t>
      </w:r>
      <w:r>
        <w:t xml:space="preserve"> &lt; .001). Although model fit was improved, the coefficients for the effect of feedback on slope (represented by the Slope * Feedback coefficients) were not significant, and the standardized coefficients were quite small (</w:t>
      </w:r>
      <m:oMath>
        <m:r>
          <w:rPr>
            <w:rFonts w:ascii="Cambria Math" w:hAnsi="Cambria Math"/>
          </w:rPr>
          <m:t>β</m:t>
        </m:r>
      </m:oMath>
      <w:r>
        <w:t xml:space="preserve"> = 0 to -.01), indicating that clients in the </w:t>
      </w:r>
      <w:r w:rsidR="0009453A">
        <w:t xml:space="preserve">enhanced </w:t>
      </w:r>
      <w:r>
        <w:t xml:space="preserve">feedback condition experienced </w:t>
      </w:r>
      <w:r w:rsidR="001B6A80">
        <w:t xml:space="preserve">at most </w:t>
      </w:r>
      <w:r>
        <w:t xml:space="preserve">.01 standardized units of CCAPS change more per standardized session than clients in the feedback </w:t>
      </w:r>
      <w:r w:rsidR="0009453A">
        <w:t xml:space="preserve">as usual </w:t>
      </w:r>
      <w:r>
        <w:t xml:space="preserve">condition. The overall effects of slope indicate that clients did improve during treatment on all subscales, and the main effects for feedback indicate that clients in the </w:t>
      </w:r>
      <w:r w:rsidR="00755513">
        <w:t xml:space="preserve">enhanced </w:t>
      </w:r>
      <w:r>
        <w:t xml:space="preserve">feedback condition started treatment with slightly higher scores on Depression, Generalized Anxiety, Social Anxiety, and the DI, and slightly lower scores on Hostility and Alcohol Use. Table 8 shows the effect of feedback on each subscale, and Figure 3 </w:t>
      </w:r>
      <w:r>
        <w:lastRenderedPageBreak/>
        <w:t>shows the predicted trajectories for the two feedback conditions.</w:t>
      </w:r>
      <w:r w:rsidR="00181728">
        <w:t xml:space="preserve"> </w:t>
      </w:r>
      <w:r>
        <w:t xml:space="preserve">Addressing research question two, there is no evidence that feedback had a differential effect across domains. </w:t>
      </w:r>
    </w:p>
    <w:p w14:paraId="18AA8D05" w14:textId="53D8388E" w:rsidR="00200323" w:rsidRDefault="00200323" w:rsidP="00181728">
      <w:pPr>
        <w:pStyle w:val="BodyText"/>
        <w:spacing w:line="480" w:lineRule="auto"/>
      </w:pPr>
      <w:r>
        <w:t xml:space="preserve">Addressing research question three, the random effect of feedback </w:t>
      </w:r>
      <w:r w:rsidR="009611CF">
        <w:t xml:space="preserve">at the center level </w:t>
      </w:r>
      <w:r>
        <w:t>improved model fit on Depression (</w:t>
      </w:r>
      <m:oMath>
        <m:r>
          <w:rPr>
            <w:rFonts w:ascii="Cambria Math" w:hAnsi="Cambria Math"/>
          </w:rPr>
          <m:t>χ</m:t>
        </m:r>
      </m:oMath>
      <w:r>
        <w:rPr>
          <w:vertAlign w:val="superscript"/>
        </w:rPr>
        <w:t>2</w:t>
      </w:r>
      <w:r>
        <w:t xml:space="preserve">(1) = 25.73, </w:t>
      </w:r>
      <w:r>
        <w:rPr>
          <w:i/>
        </w:rPr>
        <w:t>p</w:t>
      </w:r>
      <w:r>
        <w:t xml:space="preserve"> &lt; .001), Generalized Anxiety (</w:t>
      </w:r>
      <m:oMath>
        <m:r>
          <w:rPr>
            <w:rFonts w:ascii="Cambria Math" w:hAnsi="Cambria Math"/>
          </w:rPr>
          <m:t>χ</m:t>
        </m:r>
      </m:oMath>
      <w:r>
        <w:rPr>
          <w:vertAlign w:val="superscript"/>
        </w:rPr>
        <w:t>2</w:t>
      </w:r>
      <w:r>
        <w:t xml:space="preserve">(1) = 38.41, </w:t>
      </w:r>
      <w:r>
        <w:rPr>
          <w:i/>
        </w:rPr>
        <w:t>p</w:t>
      </w:r>
      <w:r>
        <w:t xml:space="preserve"> &lt; .001), Social Anxiety (</w:t>
      </w:r>
      <m:oMath>
        <m:r>
          <w:rPr>
            <w:rFonts w:ascii="Cambria Math" w:hAnsi="Cambria Math"/>
          </w:rPr>
          <m:t>χ</m:t>
        </m:r>
      </m:oMath>
      <w:r>
        <w:rPr>
          <w:vertAlign w:val="superscript"/>
        </w:rPr>
        <w:t>2</w:t>
      </w:r>
      <w:r>
        <w:t xml:space="preserve">(1) = 31.88, </w:t>
      </w:r>
      <w:r>
        <w:rPr>
          <w:i/>
        </w:rPr>
        <w:t>p</w:t>
      </w:r>
      <w:r>
        <w:t xml:space="preserve"> &lt; .001), Hostility (</w:t>
      </w:r>
      <m:oMath>
        <m:r>
          <w:rPr>
            <w:rFonts w:ascii="Cambria Math" w:hAnsi="Cambria Math"/>
          </w:rPr>
          <m:t>χ</m:t>
        </m:r>
      </m:oMath>
      <w:r>
        <w:rPr>
          <w:vertAlign w:val="superscript"/>
        </w:rPr>
        <w:t>2</w:t>
      </w:r>
      <w:r>
        <w:t xml:space="preserve">(1) = 39.19, </w:t>
      </w:r>
      <w:r>
        <w:rPr>
          <w:i/>
        </w:rPr>
        <w:t>p</w:t>
      </w:r>
      <w:r>
        <w:t xml:space="preserve"> &lt; .001), Alcohol Use (</w:t>
      </w:r>
      <m:oMath>
        <m:r>
          <w:rPr>
            <w:rFonts w:ascii="Cambria Math" w:hAnsi="Cambria Math"/>
          </w:rPr>
          <m:t>χ</m:t>
        </m:r>
      </m:oMath>
      <w:r>
        <w:rPr>
          <w:vertAlign w:val="superscript"/>
        </w:rPr>
        <w:t>2</w:t>
      </w:r>
      <w:r>
        <w:t xml:space="preserve">(1) = 43.71, </w:t>
      </w:r>
      <w:r>
        <w:rPr>
          <w:i/>
        </w:rPr>
        <w:t>p</w:t>
      </w:r>
      <w:r>
        <w:t xml:space="preserve"> &lt; .001), and the DI (</w:t>
      </w:r>
      <m:oMath>
        <m:r>
          <w:rPr>
            <w:rFonts w:ascii="Cambria Math" w:hAnsi="Cambria Math"/>
          </w:rPr>
          <m:t>χ</m:t>
        </m:r>
      </m:oMath>
      <w:r>
        <w:rPr>
          <w:vertAlign w:val="superscript"/>
        </w:rPr>
        <w:t>2</w:t>
      </w:r>
      <w:r>
        <w:t xml:space="preserve">(1) = 48.35, </w:t>
      </w:r>
      <w:r>
        <w:rPr>
          <w:i/>
        </w:rPr>
        <w:t>p</w:t>
      </w:r>
      <w:r>
        <w:t xml:space="preserve"> &lt; .001). Although random effects of feedback were retained for these subscales in subsequent models, differences between centers in the effect of feedback on rate of change accounted for less than 1% of the variance on each subscale, while other center effects accounted for 2.2% to 7.0% of the variance in slope, and differences between clients accounted for 90.7% to 97.6% of the variance. Similar to models of pre to post change, this indicates that while there may be differences between centers in the effect of feedback, these differences are small, as are general differences between centers in change trajectories. Random effects variance and ICCs are presented in Table 9.</w:t>
      </w:r>
    </w:p>
    <w:p w14:paraId="61F0B8CE" w14:textId="02C3B625" w:rsidR="00200323" w:rsidRDefault="00200323" w:rsidP="00200323">
      <w:pPr>
        <w:pStyle w:val="BodyText"/>
        <w:spacing w:line="480" w:lineRule="auto"/>
      </w:pPr>
      <w:r>
        <w:t>Finally, moderator variables were tested. After the inclusion of moderator variables, a random effects structure without a random client intercept provided the best fit. Moderators of the effect of feedback on client rate of change are represented by the three</w:t>
      </w:r>
      <w:r w:rsidR="0093169D">
        <w:t>-</w:t>
      </w:r>
      <w:r>
        <w:t xml:space="preserve">way interaction terms </w:t>
      </w:r>
      <w:r w:rsidR="00AB3AD0">
        <w:t xml:space="preserve">with slope and feedback </w:t>
      </w:r>
      <w:r>
        <w:t xml:space="preserve">(e.g. Slope * Feedback * Client baseline). The </w:t>
      </w:r>
      <w:r w:rsidR="00ED346F">
        <w:t xml:space="preserve">moderating </w:t>
      </w:r>
      <w:r>
        <w:t>effect of client baseline was significant for Hostility (</w:t>
      </w:r>
      <m:oMath>
        <m:r>
          <w:rPr>
            <w:rFonts w:ascii="Cambria Math" w:hAnsi="Cambria Math"/>
          </w:rPr>
          <m:t>β</m:t>
        </m:r>
      </m:oMath>
      <w:r w:rsidR="005C7AD1" w:rsidRPr="005C7AD1">
        <w:t xml:space="preserve"> = -0.01, SE = 0, </w:t>
      </w:r>
      <w:r w:rsidR="005C7AD1" w:rsidRPr="00667BE4">
        <w:rPr>
          <w:i/>
        </w:rPr>
        <w:t>t</w:t>
      </w:r>
      <w:r w:rsidR="005C7AD1" w:rsidRPr="005C7AD1">
        <w:t xml:space="preserve">(65792) = -3.84, </w:t>
      </w:r>
      <w:r w:rsidR="005C7AD1" w:rsidRPr="00667BE4">
        <w:rPr>
          <w:i/>
        </w:rPr>
        <w:t>p</w:t>
      </w:r>
      <w:r w:rsidR="005C7AD1" w:rsidRPr="005C7AD1">
        <w:t xml:space="preserve"> &lt; .001</w:t>
      </w:r>
      <w:r>
        <w:t>) and Alcohol use (</w:t>
      </w:r>
      <m:oMath>
        <m:r>
          <w:rPr>
            <w:rFonts w:ascii="Cambria Math" w:hAnsi="Cambria Math"/>
          </w:rPr>
          <m:t>β</m:t>
        </m:r>
      </m:oMath>
      <w:r w:rsidR="005C7AD1" w:rsidRPr="005C7AD1">
        <w:t xml:space="preserve"> = -0.01, SE = 0, </w:t>
      </w:r>
      <w:r w:rsidR="005C7AD1" w:rsidRPr="00667BE4">
        <w:rPr>
          <w:i/>
        </w:rPr>
        <w:t>t</w:t>
      </w:r>
      <w:r w:rsidR="005C7AD1" w:rsidRPr="005C7AD1">
        <w:t xml:space="preserve">(65214) = -4.76, </w:t>
      </w:r>
      <w:r w:rsidR="005C7AD1" w:rsidRPr="00667BE4">
        <w:rPr>
          <w:i/>
        </w:rPr>
        <w:t>p</w:t>
      </w:r>
      <w:r w:rsidR="005C7AD1" w:rsidRPr="005C7AD1">
        <w:t xml:space="preserve"> &lt; .001</w:t>
      </w:r>
      <w:r>
        <w:t xml:space="preserve">), such that as client baseline increased, the effect of </w:t>
      </w:r>
      <w:r w:rsidR="008B008B">
        <w:t xml:space="preserve">enhanced </w:t>
      </w:r>
      <w:r>
        <w:t xml:space="preserve">feedback became stronger, resulting in steeper slopes, although the effect was very small, indicating that for clients in the </w:t>
      </w:r>
      <w:r w:rsidR="008B008B">
        <w:t xml:space="preserve">enhanced </w:t>
      </w:r>
      <w:r>
        <w:t xml:space="preserve">feedback condition a one standardized unit increase in the moderator was associated with an additional .01 standardized </w:t>
      </w:r>
      <w:r>
        <w:lastRenderedPageBreak/>
        <w:t>unit of CCAPS change per standardized session. Standardized coefficients for all other moderators were 0.</w:t>
      </w:r>
    </w:p>
    <w:p w14:paraId="6AEE9551" w14:textId="77777777" w:rsidR="00200323" w:rsidRDefault="00200323" w:rsidP="00200323">
      <w:pPr>
        <w:pStyle w:val="BodyText"/>
        <w:spacing w:line="480" w:lineRule="auto"/>
      </w:pPr>
      <w:r>
        <w:t>Looking at main effects of the moderator variables on client rate of change, as client baseline increased, clients experienced more rapid decreases in symptoms across all subscales. Similar to analyses of pre to post change, clients who went off track during treatment exhibited slower recovery trajectories. As CCAPS frequency increased, clients experienced more rapid decreases in symptoms; conversely, as total number of appointments increased, clients experienced slower change, although both effects were small. Finally, hospitalization had a small effect such that clients with prior hospitalizations experienced slower change. Coefficients for all moderators and main effects are presented in Table 10.</w:t>
      </w:r>
    </w:p>
    <w:p w14:paraId="0FD93894" w14:textId="77777777" w:rsidR="0094184C" w:rsidRDefault="00864FA2" w:rsidP="009453CF">
      <w:pPr>
        <w:spacing w:line="480" w:lineRule="auto"/>
        <w:ind w:firstLine="0"/>
        <w:contextualSpacing/>
        <w:jc w:val="center"/>
        <w:rPr>
          <w:rFonts w:ascii="Times New Roman" w:hAnsi="Times New Roman" w:cs="Times New Roman"/>
          <w:b/>
        </w:rPr>
      </w:pPr>
      <w:r>
        <w:rPr>
          <w:rFonts w:ascii="Times New Roman" w:hAnsi="Times New Roman" w:cs="Times New Roman"/>
          <w:b/>
        </w:rPr>
        <w:t>Discussion</w:t>
      </w:r>
    </w:p>
    <w:p w14:paraId="40940883" w14:textId="5B099D68" w:rsidR="00864FA2" w:rsidRPr="0094184C" w:rsidRDefault="0094184C" w:rsidP="00C3758B">
      <w:pPr>
        <w:spacing w:line="480" w:lineRule="auto"/>
        <w:rPr>
          <w:rFonts w:ascii="Times New Roman" w:hAnsi="Times New Roman" w:cs="Times New Roman"/>
        </w:rPr>
      </w:pPr>
      <w:r w:rsidRPr="0094184C">
        <w:rPr>
          <w:rFonts w:ascii="Times New Roman" w:hAnsi="Times New Roman" w:cs="Times New Roman"/>
        </w:rPr>
        <w:t xml:space="preserve"> </w:t>
      </w:r>
      <w:r>
        <w:rPr>
          <w:rFonts w:ascii="Times New Roman" w:hAnsi="Times New Roman" w:cs="Times New Roman"/>
        </w:rPr>
        <w:t xml:space="preserve">The present study evaluated the effectiveness of </w:t>
      </w:r>
      <w:r w:rsidR="00F02EC7">
        <w:rPr>
          <w:rFonts w:ascii="Times New Roman" w:hAnsi="Times New Roman" w:cs="Times New Roman"/>
        </w:rPr>
        <w:t xml:space="preserve">psychotherapy feedback on the CCAPS outcome measure </w:t>
      </w:r>
      <w:r w:rsidR="00404B2E">
        <w:rPr>
          <w:rFonts w:ascii="Times New Roman" w:hAnsi="Times New Roman" w:cs="Times New Roman"/>
        </w:rPr>
        <w:t>and explored differences in the effect of feedback by domain, by center, and by client characteristics</w:t>
      </w:r>
      <w:r>
        <w:rPr>
          <w:rFonts w:ascii="Times New Roman" w:hAnsi="Times New Roman" w:cs="Times New Roman"/>
        </w:rPr>
        <w:t xml:space="preserve">. </w:t>
      </w:r>
      <w:r w:rsidR="00404B2E">
        <w:rPr>
          <w:rFonts w:ascii="Times New Roman" w:hAnsi="Times New Roman" w:cs="Times New Roman"/>
        </w:rPr>
        <w:t xml:space="preserve">The study had four aims. </w:t>
      </w:r>
      <w:r w:rsidR="00F02EC7">
        <w:rPr>
          <w:rFonts w:ascii="Times New Roman" w:hAnsi="Times New Roman" w:cs="Times New Roman"/>
        </w:rPr>
        <w:t xml:space="preserve">The first aim, consistent with prior research, was to test the hypothesis that client outcomes were improved in the </w:t>
      </w:r>
      <w:r w:rsidR="005864B9">
        <w:rPr>
          <w:rFonts w:ascii="Times New Roman" w:hAnsi="Times New Roman" w:cs="Times New Roman"/>
        </w:rPr>
        <w:t xml:space="preserve">enhanced </w:t>
      </w:r>
      <w:r w:rsidR="00F02EC7">
        <w:rPr>
          <w:rFonts w:ascii="Times New Roman" w:hAnsi="Times New Roman" w:cs="Times New Roman"/>
        </w:rPr>
        <w:t>feedback condition. The other three aims were more exploratory in nature</w:t>
      </w:r>
      <w:r w:rsidR="00C3758B">
        <w:rPr>
          <w:rFonts w:ascii="Times New Roman" w:hAnsi="Times New Roman" w:cs="Times New Roman"/>
        </w:rPr>
        <w:t>: first, evaluate differences in the effect of feedback by domain of distress; second, test for differences in the effect of feedback by center; and third, assess the impact of client moderators on the effect of feedback.</w:t>
      </w:r>
    </w:p>
    <w:p w14:paraId="4A2CB0B2" w14:textId="5988A034" w:rsidR="006D419D" w:rsidRPr="006D419D" w:rsidRDefault="006D419D" w:rsidP="00195F68">
      <w:pPr>
        <w:spacing w:line="480" w:lineRule="auto"/>
        <w:ind w:firstLine="0"/>
        <w:contextualSpacing/>
        <w:rPr>
          <w:rFonts w:ascii="Times New Roman" w:hAnsi="Times New Roman" w:cs="Times New Roman"/>
          <w:b/>
        </w:rPr>
      </w:pPr>
      <w:r>
        <w:rPr>
          <w:rFonts w:ascii="Times New Roman" w:hAnsi="Times New Roman" w:cs="Times New Roman"/>
          <w:b/>
        </w:rPr>
        <w:t>Research question 1: Did feedback improve outcomes?</w:t>
      </w:r>
    </w:p>
    <w:p w14:paraId="0480C57B" w14:textId="533832CF" w:rsidR="00101F66" w:rsidRDefault="00101F66" w:rsidP="00195F68">
      <w:pPr>
        <w:spacing w:line="480" w:lineRule="auto"/>
        <w:contextualSpacing/>
        <w:rPr>
          <w:rFonts w:ascii="Times New Roman" w:hAnsi="Times New Roman" w:cs="Times New Roman"/>
        </w:rPr>
      </w:pPr>
      <w:r>
        <w:rPr>
          <w:rFonts w:ascii="Times New Roman" w:hAnsi="Times New Roman" w:cs="Times New Roman"/>
        </w:rPr>
        <w:t xml:space="preserve">Research question one examined whether </w:t>
      </w:r>
      <w:r w:rsidR="006E2A64">
        <w:rPr>
          <w:rFonts w:ascii="Times New Roman" w:hAnsi="Times New Roman" w:cs="Times New Roman"/>
        </w:rPr>
        <w:t xml:space="preserve">the enhanced </w:t>
      </w:r>
      <w:r>
        <w:rPr>
          <w:rFonts w:ascii="Times New Roman" w:hAnsi="Times New Roman" w:cs="Times New Roman"/>
        </w:rPr>
        <w:t xml:space="preserve">feedback </w:t>
      </w:r>
      <w:r w:rsidR="006E2A64">
        <w:rPr>
          <w:rFonts w:ascii="Times New Roman" w:hAnsi="Times New Roman" w:cs="Times New Roman"/>
        </w:rPr>
        <w:t xml:space="preserve">condition </w:t>
      </w:r>
      <w:r>
        <w:rPr>
          <w:rFonts w:ascii="Times New Roman" w:hAnsi="Times New Roman" w:cs="Times New Roman"/>
        </w:rPr>
        <w:t>improved outcomes on the CCAPS</w:t>
      </w:r>
      <w:r w:rsidR="008F5CDE">
        <w:rPr>
          <w:rFonts w:ascii="Times New Roman" w:hAnsi="Times New Roman" w:cs="Times New Roman"/>
        </w:rPr>
        <w:t xml:space="preserve">. Although it was hypothesized based on prior research that </w:t>
      </w:r>
      <w:r w:rsidR="00B20988">
        <w:rPr>
          <w:rFonts w:ascii="Times New Roman" w:hAnsi="Times New Roman" w:cs="Times New Roman"/>
        </w:rPr>
        <w:t xml:space="preserve">enhanced </w:t>
      </w:r>
      <w:r w:rsidR="008F5CDE">
        <w:rPr>
          <w:rFonts w:ascii="Times New Roman" w:hAnsi="Times New Roman" w:cs="Times New Roman"/>
        </w:rPr>
        <w:t>feedback would improve outcomes, a</w:t>
      </w:r>
      <w:r>
        <w:rPr>
          <w:rFonts w:ascii="Times New Roman" w:hAnsi="Times New Roman" w:cs="Times New Roman"/>
        </w:rPr>
        <w:t xml:space="preserve">cross three operationalizations of client outcome </w:t>
      </w:r>
      <w:r w:rsidR="008F5CDE">
        <w:rPr>
          <w:rFonts w:ascii="Times New Roman" w:hAnsi="Times New Roman" w:cs="Times New Roman"/>
        </w:rPr>
        <w:t xml:space="preserve">tested here </w:t>
      </w:r>
      <w:r>
        <w:rPr>
          <w:rFonts w:ascii="Times New Roman" w:hAnsi="Times New Roman" w:cs="Times New Roman"/>
        </w:rPr>
        <w:t>(deterioration, pre to post treatment change, and rate of change</w:t>
      </w:r>
      <w:r w:rsidR="008F5CDE">
        <w:rPr>
          <w:rFonts w:ascii="Times New Roman" w:hAnsi="Times New Roman" w:cs="Times New Roman"/>
        </w:rPr>
        <w:t>)</w:t>
      </w:r>
      <w:r>
        <w:rPr>
          <w:rFonts w:ascii="Times New Roman" w:hAnsi="Times New Roman" w:cs="Times New Roman"/>
        </w:rPr>
        <w:t xml:space="preserve">, </w:t>
      </w:r>
      <w:r w:rsidR="008F5CDE">
        <w:rPr>
          <w:rFonts w:ascii="Times New Roman" w:hAnsi="Times New Roman" w:cs="Times New Roman"/>
        </w:rPr>
        <w:t xml:space="preserve">feedback did not meaningfully </w:t>
      </w:r>
      <w:r w:rsidR="008F5CDE">
        <w:rPr>
          <w:rFonts w:ascii="Times New Roman" w:hAnsi="Times New Roman" w:cs="Times New Roman"/>
        </w:rPr>
        <w:lastRenderedPageBreak/>
        <w:t>improve client outcomes</w:t>
      </w:r>
      <w:r>
        <w:rPr>
          <w:rFonts w:ascii="Times New Roman" w:hAnsi="Times New Roman" w:cs="Times New Roman"/>
        </w:rPr>
        <w:t xml:space="preserve">. </w:t>
      </w:r>
      <w:r w:rsidR="008F5CDE">
        <w:rPr>
          <w:rFonts w:ascii="Times New Roman" w:hAnsi="Times New Roman" w:cs="Times New Roman"/>
        </w:rPr>
        <w:t>While</w:t>
      </w:r>
      <w:r>
        <w:rPr>
          <w:rFonts w:ascii="Times New Roman" w:hAnsi="Times New Roman" w:cs="Times New Roman"/>
        </w:rPr>
        <w:t xml:space="preserve"> many </w:t>
      </w:r>
      <w:r w:rsidR="00377AE0">
        <w:rPr>
          <w:rFonts w:ascii="Times New Roman" w:hAnsi="Times New Roman" w:cs="Times New Roman"/>
        </w:rPr>
        <w:t xml:space="preserve">previous studies have found an effect of </w:t>
      </w:r>
      <w:r w:rsidR="00582C80">
        <w:rPr>
          <w:rFonts w:ascii="Times New Roman" w:hAnsi="Times New Roman" w:cs="Times New Roman"/>
        </w:rPr>
        <w:t xml:space="preserve">this type of data derived </w:t>
      </w:r>
      <w:r w:rsidR="00377AE0">
        <w:rPr>
          <w:rFonts w:ascii="Times New Roman" w:hAnsi="Times New Roman" w:cs="Times New Roman"/>
        </w:rPr>
        <w:t>feedback, this effect is far from universal</w:t>
      </w:r>
      <w:r w:rsidR="008F5CDE">
        <w:rPr>
          <w:rFonts w:ascii="Times New Roman" w:hAnsi="Times New Roman" w:cs="Times New Roman"/>
        </w:rPr>
        <w:t>, and some possible reasons why this effect was not replicated within CCMH are discussed below</w:t>
      </w:r>
      <w:r w:rsidR="00377AE0">
        <w:rPr>
          <w:rFonts w:ascii="Times New Roman" w:hAnsi="Times New Roman" w:cs="Times New Roman"/>
        </w:rPr>
        <w:t>.</w:t>
      </w:r>
      <w:r w:rsidR="00DE18C2">
        <w:rPr>
          <w:rFonts w:ascii="Times New Roman" w:hAnsi="Times New Roman" w:cs="Times New Roman"/>
        </w:rPr>
        <w:t xml:space="preserve"> </w:t>
      </w:r>
    </w:p>
    <w:p w14:paraId="2BE6F6FD" w14:textId="22738DD4" w:rsidR="00377AE0" w:rsidRDefault="00377AE0" w:rsidP="008F5CDE">
      <w:pPr>
        <w:spacing w:line="480" w:lineRule="auto"/>
        <w:rPr>
          <w:rFonts w:ascii="Times New Roman" w:hAnsi="Times New Roman" w:cs="Times New Roman"/>
        </w:rPr>
      </w:pPr>
      <w:r>
        <w:rPr>
          <w:rFonts w:ascii="Times New Roman" w:hAnsi="Times New Roman" w:cs="Times New Roman"/>
        </w:rPr>
        <w:t xml:space="preserve">A majority of psychotherapy feedback research has been done on the OQ, which has some notable differences from the CCAPS. First, the OQ is a unidimensional general measure of distress, while the CCAPS comprises 7 domain specific subscales. </w:t>
      </w:r>
      <w:r w:rsidR="008F5CDE">
        <w:rPr>
          <w:rFonts w:ascii="Times New Roman" w:hAnsi="Times New Roman" w:cs="Times New Roman"/>
        </w:rPr>
        <w:t xml:space="preserve">Although the CCAPS does also offer a general distress index, it is largely made up of questions from the domains of anxiety and depression. While the OQ does assess symptomology similar to some of the subscales of the CCAPS, it also includes items assessing interpersonal relationships and social functioning. The broader content area assessed by the OQ may </w:t>
      </w:r>
      <w:r w:rsidR="00D2499A">
        <w:rPr>
          <w:rFonts w:ascii="Times New Roman" w:hAnsi="Times New Roman" w:cs="Times New Roman"/>
        </w:rPr>
        <w:t xml:space="preserve">thus </w:t>
      </w:r>
      <w:r w:rsidR="008F5CDE">
        <w:rPr>
          <w:rFonts w:ascii="Times New Roman" w:hAnsi="Times New Roman" w:cs="Times New Roman"/>
        </w:rPr>
        <w:t xml:space="preserve">have allowed it to </w:t>
      </w:r>
      <w:r w:rsidR="00A1681B">
        <w:rPr>
          <w:rFonts w:ascii="Times New Roman" w:hAnsi="Times New Roman" w:cs="Times New Roman"/>
        </w:rPr>
        <w:t xml:space="preserve">produce </w:t>
      </w:r>
      <w:r w:rsidR="008F5CDE">
        <w:rPr>
          <w:rFonts w:ascii="Times New Roman" w:hAnsi="Times New Roman" w:cs="Times New Roman"/>
        </w:rPr>
        <w:t>stronger feedback effects</w:t>
      </w:r>
      <w:r w:rsidR="00D2499A">
        <w:rPr>
          <w:rFonts w:ascii="Times New Roman" w:hAnsi="Times New Roman" w:cs="Times New Roman"/>
        </w:rPr>
        <w:t xml:space="preserve">. It </w:t>
      </w:r>
      <w:r w:rsidR="008F5CDE">
        <w:rPr>
          <w:rFonts w:ascii="Times New Roman" w:hAnsi="Times New Roman" w:cs="Times New Roman"/>
        </w:rPr>
        <w:t xml:space="preserve">may </w:t>
      </w:r>
      <w:r w:rsidR="00D2499A">
        <w:rPr>
          <w:rFonts w:ascii="Times New Roman" w:hAnsi="Times New Roman" w:cs="Times New Roman"/>
        </w:rPr>
        <w:t xml:space="preserve">also </w:t>
      </w:r>
      <w:r w:rsidR="008F5CDE">
        <w:rPr>
          <w:rFonts w:ascii="Times New Roman" w:hAnsi="Times New Roman" w:cs="Times New Roman"/>
        </w:rPr>
        <w:t xml:space="preserve">be that feedback is more effective on a general distress measure than on domain specific measures like the CCAPS subscales. </w:t>
      </w:r>
      <w:r w:rsidR="00D2499A">
        <w:rPr>
          <w:rFonts w:ascii="Times New Roman" w:hAnsi="Times New Roman" w:cs="Times New Roman"/>
        </w:rPr>
        <w:t>Importantly, w</w:t>
      </w:r>
      <w:r>
        <w:rPr>
          <w:rFonts w:ascii="Times New Roman" w:hAnsi="Times New Roman" w:cs="Times New Roman"/>
        </w:rPr>
        <w:t xml:space="preserve">hen measuring similar college student populations, the general OQ score does not suffer from </w:t>
      </w:r>
      <w:r w:rsidR="00532E39">
        <w:rPr>
          <w:rFonts w:ascii="Times New Roman" w:hAnsi="Times New Roman" w:cs="Times New Roman"/>
        </w:rPr>
        <w:t xml:space="preserve">ceiling effects and clients who start treatment at an elevation such that they </w:t>
      </w:r>
      <w:r w:rsidR="00A64E17">
        <w:rPr>
          <w:rFonts w:ascii="Times New Roman" w:hAnsi="Times New Roman" w:cs="Times New Roman"/>
        </w:rPr>
        <w:t xml:space="preserve">are not able to </w:t>
      </w:r>
      <w:r w:rsidR="00532E39">
        <w:rPr>
          <w:rFonts w:ascii="Times New Roman" w:hAnsi="Times New Roman" w:cs="Times New Roman"/>
        </w:rPr>
        <w:t xml:space="preserve">deteriorate. </w:t>
      </w:r>
      <w:r w:rsidR="00D2499A">
        <w:rPr>
          <w:rFonts w:ascii="Times New Roman" w:hAnsi="Times New Roman" w:cs="Times New Roman"/>
        </w:rPr>
        <w:t>In fact</w:t>
      </w:r>
      <w:r w:rsidR="00532E39">
        <w:rPr>
          <w:rFonts w:ascii="Times New Roman" w:hAnsi="Times New Roman" w:cs="Times New Roman"/>
        </w:rPr>
        <w:t xml:space="preserve">, published deterioration rates </w:t>
      </w:r>
      <w:r w:rsidR="0002417D">
        <w:rPr>
          <w:rFonts w:ascii="Times New Roman" w:hAnsi="Times New Roman" w:cs="Times New Roman"/>
        </w:rPr>
        <w:t>on</w:t>
      </w:r>
      <w:r w:rsidR="00532E39">
        <w:rPr>
          <w:rFonts w:ascii="Times New Roman" w:hAnsi="Times New Roman" w:cs="Times New Roman"/>
        </w:rPr>
        <w:t xml:space="preserve"> the OQ </w:t>
      </w:r>
      <w:r w:rsidR="0002417D">
        <w:rPr>
          <w:rFonts w:ascii="Times New Roman" w:hAnsi="Times New Roman" w:cs="Times New Roman"/>
        </w:rPr>
        <w:t xml:space="preserve">in college counseling center settings </w:t>
      </w:r>
      <w:r w:rsidR="00532E39">
        <w:rPr>
          <w:rFonts w:ascii="Times New Roman" w:hAnsi="Times New Roman" w:cs="Times New Roman"/>
        </w:rPr>
        <w:t xml:space="preserve">are </w:t>
      </w:r>
      <w:r w:rsidR="0002417D">
        <w:rPr>
          <w:rFonts w:ascii="Times New Roman" w:hAnsi="Times New Roman" w:cs="Times New Roman"/>
        </w:rPr>
        <w:t xml:space="preserve">typically around 10%, which is higher </w:t>
      </w:r>
      <w:r w:rsidR="00532E39">
        <w:rPr>
          <w:rFonts w:ascii="Times New Roman" w:hAnsi="Times New Roman" w:cs="Times New Roman"/>
        </w:rPr>
        <w:t xml:space="preserve">than </w:t>
      </w:r>
      <w:r w:rsidR="0002417D">
        <w:rPr>
          <w:rFonts w:ascii="Times New Roman" w:hAnsi="Times New Roman" w:cs="Times New Roman"/>
        </w:rPr>
        <w:t xml:space="preserve">deterioration rates on </w:t>
      </w:r>
      <w:r w:rsidR="00532E39">
        <w:rPr>
          <w:rFonts w:ascii="Times New Roman" w:hAnsi="Times New Roman" w:cs="Times New Roman"/>
        </w:rPr>
        <w:t>any single subscale of the CCAPS (2-6%)</w:t>
      </w:r>
      <w:r w:rsidR="00E153EA">
        <w:rPr>
          <w:rFonts w:ascii="Times New Roman" w:hAnsi="Times New Roman" w:cs="Times New Roman"/>
        </w:rPr>
        <w:t xml:space="preserve"> </w:t>
      </w:r>
      <w:r w:rsidR="00E153EA">
        <w:rPr>
          <w:rFonts w:ascii="Times New Roman" w:hAnsi="Times New Roman" w:cs="Times New Roman"/>
        </w:rPr>
        <w:fldChar w:fldCharType="begin" w:fldLock="1"/>
      </w:r>
      <w:r w:rsidR="00123E6E">
        <w:rPr>
          <w:rFonts w:ascii="Times New Roman" w:hAnsi="Times New Roman" w:cs="Times New Roman"/>
        </w:rPr>
        <w:instrText>ADDIN CSL_CITATION {"citationItems":[{"id":"ITEM-1","itemData":{"author":[{"dropping-particle":"","family":"Hansen","given":"Nathan B","non-dropping-particle":"","parse-names":false,"suffix":""},{"dropping-particle":"","family":"Lambert","given":"Michael J","non-dropping-particle":"","parse-names":false,"suffix":""},{"dropping-particle":"","family":"Forman","given":"Evan M","non-dropping-particle":"","parse-names":false,"suffix":""}],"container-title":"Clinical Psychology: Science and Practice","id":"ITEM-1","issue":"3","issued":{"date-parts":[["2002"]]},"page":"329-343","title":"The Psychotherapy Dose-Response Effect and Its implications for Treatment Delivery Services","type":"article-journal","volume":"9"},"uris":["http://www.mendeley.com/documents/?uuid=86b06f23-55dd-4741-a9fa-82e5dff62ff4"]}],"mendeley":{"formattedCitation":"(Hansen et al., 2002)","plainTextFormattedCitation":"(Hansen et al., 2002)","previouslyFormattedCitation":"(Hansen, Lambert, &amp; Forman, 2002)"},"properties":{"noteIndex":0},"schema":"https://github.com/citation-style-language/schema/raw/master/csl-citation.json"}</w:instrText>
      </w:r>
      <w:r w:rsidR="00E153EA">
        <w:rPr>
          <w:rFonts w:ascii="Times New Roman" w:hAnsi="Times New Roman" w:cs="Times New Roman"/>
        </w:rPr>
        <w:fldChar w:fldCharType="separate"/>
      </w:r>
      <w:r w:rsidR="00123E6E" w:rsidRPr="00123E6E">
        <w:rPr>
          <w:rFonts w:ascii="Times New Roman" w:hAnsi="Times New Roman" w:cs="Times New Roman"/>
          <w:noProof/>
        </w:rPr>
        <w:t>(Hansen et al., 2002)</w:t>
      </w:r>
      <w:r w:rsidR="00E153EA">
        <w:rPr>
          <w:rFonts w:ascii="Times New Roman" w:hAnsi="Times New Roman" w:cs="Times New Roman"/>
        </w:rPr>
        <w:fldChar w:fldCharType="end"/>
      </w:r>
      <w:r w:rsidR="00532E39">
        <w:rPr>
          <w:rFonts w:ascii="Times New Roman" w:hAnsi="Times New Roman" w:cs="Times New Roman"/>
        </w:rPr>
        <w:t xml:space="preserve">. The higher rates of deterioration captured on the OQ may </w:t>
      </w:r>
      <w:r w:rsidR="00D2499A">
        <w:rPr>
          <w:rFonts w:ascii="Times New Roman" w:hAnsi="Times New Roman" w:cs="Times New Roman"/>
        </w:rPr>
        <w:t xml:space="preserve">thus </w:t>
      </w:r>
      <w:r w:rsidR="00532E39">
        <w:rPr>
          <w:rFonts w:ascii="Times New Roman" w:hAnsi="Times New Roman" w:cs="Times New Roman"/>
        </w:rPr>
        <w:t xml:space="preserve">have </w:t>
      </w:r>
      <w:r w:rsidR="00A64E17">
        <w:rPr>
          <w:rFonts w:ascii="Times New Roman" w:hAnsi="Times New Roman" w:cs="Times New Roman"/>
        </w:rPr>
        <w:t xml:space="preserve">allowed </w:t>
      </w:r>
      <w:r w:rsidR="00532E39">
        <w:rPr>
          <w:rFonts w:ascii="Times New Roman" w:hAnsi="Times New Roman" w:cs="Times New Roman"/>
        </w:rPr>
        <w:t xml:space="preserve">the scale to pick up on effects of feedback in reducing deterioration, one of the main outcomes that has shown an effect of feedback </w:t>
      </w:r>
      <w:r w:rsidR="00E66C70">
        <w:rPr>
          <w:rFonts w:ascii="Times New Roman" w:hAnsi="Times New Roman" w:cs="Times New Roman"/>
        </w:rPr>
        <w:fldChar w:fldCharType="begin" w:fldLock="1"/>
      </w:r>
      <w:r w:rsidR="007219A1">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E66C70">
        <w:rPr>
          <w:rFonts w:ascii="Times New Roman" w:hAnsi="Times New Roman" w:cs="Times New Roman"/>
        </w:rPr>
        <w:fldChar w:fldCharType="separate"/>
      </w:r>
      <w:r w:rsidR="00E66C70" w:rsidRPr="00E66C70">
        <w:rPr>
          <w:rFonts w:ascii="Times New Roman" w:hAnsi="Times New Roman" w:cs="Times New Roman"/>
          <w:noProof/>
        </w:rPr>
        <w:t>(Lambert et al., 2018)</w:t>
      </w:r>
      <w:r w:rsidR="00E66C70">
        <w:rPr>
          <w:rFonts w:ascii="Times New Roman" w:hAnsi="Times New Roman" w:cs="Times New Roman"/>
        </w:rPr>
        <w:fldChar w:fldCharType="end"/>
      </w:r>
      <w:r w:rsidR="00532E39">
        <w:rPr>
          <w:rFonts w:ascii="Times New Roman" w:hAnsi="Times New Roman" w:cs="Times New Roman"/>
        </w:rPr>
        <w:t xml:space="preserve">. </w:t>
      </w:r>
    </w:p>
    <w:p w14:paraId="04A81CFE" w14:textId="58EA5E3E" w:rsidR="006D419D" w:rsidRPr="00FA286B" w:rsidRDefault="00E515EC" w:rsidP="00195F68">
      <w:pPr>
        <w:spacing w:line="480" w:lineRule="auto"/>
        <w:rPr>
          <w:rFonts w:ascii="Times New Roman" w:hAnsi="Times New Roman" w:cs="Times New Roman"/>
        </w:rPr>
      </w:pPr>
      <w:r>
        <w:rPr>
          <w:rFonts w:ascii="Times New Roman" w:hAnsi="Times New Roman" w:cs="Times New Roman"/>
        </w:rPr>
        <w:t xml:space="preserve">Beyond differences in </w:t>
      </w:r>
      <w:r w:rsidR="00B6618F">
        <w:rPr>
          <w:rFonts w:ascii="Times New Roman" w:hAnsi="Times New Roman" w:cs="Times New Roman"/>
        </w:rPr>
        <w:t xml:space="preserve">the instrument used for feedback and routine outcome monitoring, there are also differences between the setting in which treatment was delivered in the present study and some previous studies of feedback that found a stronger effect. Most notably, the treatment length in college counseling centers is often much shorter than in community or private </w:t>
      </w:r>
      <w:r w:rsidR="00B6618F">
        <w:rPr>
          <w:rFonts w:ascii="Times New Roman" w:hAnsi="Times New Roman" w:cs="Times New Roman"/>
        </w:rPr>
        <w:lastRenderedPageBreak/>
        <w:t>practice treatment settings, and the short length of treatment may have limited feedback’s effectiveness</w:t>
      </w:r>
      <w:r w:rsidR="008F5CDE">
        <w:rPr>
          <w:rFonts w:ascii="Times New Roman" w:hAnsi="Times New Roman" w:cs="Times New Roman"/>
        </w:rPr>
        <w:t xml:space="preserve">, as treatment may not have been long enough for therapists </w:t>
      </w:r>
      <w:r w:rsidR="007219A1">
        <w:rPr>
          <w:rFonts w:ascii="Times New Roman" w:hAnsi="Times New Roman" w:cs="Times New Roman"/>
        </w:rPr>
        <w:t>to respond to off track feedback</w:t>
      </w:r>
      <w:r w:rsidR="00B6618F">
        <w:rPr>
          <w:rFonts w:ascii="Times New Roman" w:hAnsi="Times New Roman" w:cs="Times New Roman"/>
        </w:rPr>
        <w:t xml:space="preserve">. </w:t>
      </w:r>
      <w:r w:rsidR="00377AE0">
        <w:rPr>
          <w:rFonts w:ascii="Times New Roman" w:hAnsi="Times New Roman" w:cs="Times New Roman"/>
        </w:rPr>
        <w:t>Another important consideration in comparing the present study to previous research is that this was a naturalistic study before and after implementation</w:t>
      </w:r>
      <w:r w:rsidR="007219A1">
        <w:rPr>
          <w:rFonts w:ascii="Times New Roman" w:hAnsi="Times New Roman" w:cs="Times New Roman"/>
        </w:rPr>
        <w:t xml:space="preserve"> of the </w:t>
      </w:r>
      <w:r w:rsidR="00DB05FA">
        <w:rPr>
          <w:rFonts w:ascii="Times New Roman" w:hAnsi="Times New Roman" w:cs="Times New Roman"/>
        </w:rPr>
        <w:t xml:space="preserve">enhanced </w:t>
      </w:r>
      <w:r w:rsidR="007219A1">
        <w:rPr>
          <w:rFonts w:ascii="Times New Roman" w:hAnsi="Times New Roman" w:cs="Times New Roman"/>
        </w:rPr>
        <w:t>feedback system</w:t>
      </w:r>
      <w:r w:rsidR="00377AE0">
        <w:rPr>
          <w:rFonts w:ascii="Times New Roman" w:hAnsi="Times New Roman" w:cs="Times New Roman"/>
        </w:rPr>
        <w:t xml:space="preserve">, not an RCT. While the same centers contributed data in both conditions, providing some control for types of clients seen and center policies, it was impossible to control for all such confounding effects, which may have added noise to the data, making it difficult to pick up on an effect of feedback. </w:t>
      </w:r>
    </w:p>
    <w:p w14:paraId="10C4394D" w14:textId="370595ED" w:rsidR="006D419D" w:rsidRDefault="006D419D" w:rsidP="00195F68">
      <w:pPr>
        <w:spacing w:line="480" w:lineRule="auto"/>
        <w:ind w:firstLine="0"/>
        <w:rPr>
          <w:rFonts w:ascii="Times New Roman" w:hAnsi="Times New Roman" w:cs="Times New Roman"/>
          <w:b/>
        </w:rPr>
      </w:pPr>
      <w:r>
        <w:rPr>
          <w:rFonts w:ascii="Times New Roman" w:hAnsi="Times New Roman" w:cs="Times New Roman"/>
          <w:b/>
        </w:rPr>
        <w:t xml:space="preserve">Research question 2: Did </w:t>
      </w:r>
      <w:r w:rsidR="00A76174">
        <w:rPr>
          <w:rFonts w:ascii="Times New Roman" w:hAnsi="Times New Roman" w:cs="Times New Roman"/>
          <w:b/>
        </w:rPr>
        <w:t xml:space="preserve">the </w:t>
      </w:r>
      <w:r>
        <w:rPr>
          <w:rFonts w:ascii="Times New Roman" w:hAnsi="Times New Roman" w:cs="Times New Roman"/>
          <w:b/>
        </w:rPr>
        <w:t>effect of feedback differ by domain?</w:t>
      </w:r>
    </w:p>
    <w:p w14:paraId="6C5565AF" w14:textId="4415D584" w:rsidR="00101F66" w:rsidRDefault="00101F66" w:rsidP="00195F68">
      <w:pPr>
        <w:spacing w:line="480" w:lineRule="auto"/>
        <w:rPr>
          <w:rFonts w:ascii="Times New Roman" w:hAnsi="Times New Roman" w:cs="Times New Roman"/>
        </w:rPr>
      </w:pPr>
      <w:r>
        <w:rPr>
          <w:rFonts w:ascii="Times New Roman" w:hAnsi="Times New Roman" w:cs="Times New Roman"/>
        </w:rPr>
        <w:t xml:space="preserve">Research question two examined whether there were differences </w:t>
      </w:r>
      <w:r w:rsidR="007219A1">
        <w:rPr>
          <w:rFonts w:ascii="Times New Roman" w:hAnsi="Times New Roman" w:cs="Times New Roman"/>
        </w:rPr>
        <w:t xml:space="preserve">in the effectiveness of feedback </w:t>
      </w:r>
      <w:r>
        <w:rPr>
          <w:rFonts w:ascii="Times New Roman" w:hAnsi="Times New Roman" w:cs="Times New Roman"/>
        </w:rPr>
        <w:t xml:space="preserve">across </w:t>
      </w:r>
      <w:r w:rsidR="007219A1">
        <w:rPr>
          <w:rFonts w:ascii="Times New Roman" w:hAnsi="Times New Roman" w:cs="Times New Roman"/>
        </w:rPr>
        <w:t xml:space="preserve">the </w:t>
      </w:r>
      <w:r>
        <w:rPr>
          <w:rFonts w:ascii="Times New Roman" w:hAnsi="Times New Roman" w:cs="Times New Roman"/>
        </w:rPr>
        <w:t>domains captured by the CCAPS</w:t>
      </w:r>
      <w:r w:rsidR="00532E39">
        <w:rPr>
          <w:rFonts w:ascii="Times New Roman" w:hAnsi="Times New Roman" w:cs="Times New Roman"/>
        </w:rPr>
        <w:t xml:space="preserve">. </w:t>
      </w:r>
      <w:r>
        <w:rPr>
          <w:rFonts w:ascii="Times New Roman" w:hAnsi="Times New Roman" w:cs="Times New Roman"/>
        </w:rPr>
        <w:t xml:space="preserve">In the context of largely null results of feedback across all CCAPS subscales, there is </w:t>
      </w:r>
      <w:proofErr w:type="spellStart"/>
      <w:r>
        <w:rPr>
          <w:rFonts w:ascii="Times New Roman" w:hAnsi="Times New Roman" w:cs="Times New Roman"/>
        </w:rPr>
        <w:t>not</w:t>
      </w:r>
      <w:proofErr w:type="spellEnd"/>
      <w:r>
        <w:rPr>
          <w:rFonts w:ascii="Times New Roman" w:hAnsi="Times New Roman" w:cs="Times New Roman"/>
        </w:rPr>
        <w:t xml:space="preserve"> evidence to suggest that the effect of feedback on the CCAPS differs by domain. This research question was </w:t>
      </w:r>
      <w:r w:rsidR="00532E39">
        <w:rPr>
          <w:rFonts w:ascii="Times New Roman" w:hAnsi="Times New Roman" w:cs="Times New Roman"/>
        </w:rPr>
        <w:t>driven by two aims</w:t>
      </w:r>
      <w:r w:rsidR="0059553D">
        <w:rPr>
          <w:rFonts w:ascii="Times New Roman" w:hAnsi="Times New Roman" w:cs="Times New Roman"/>
        </w:rPr>
        <w:t xml:space="preserve">. First, an empirical question of understanding whether certain domains are more responsive to feedback, and second, identifying subscales on the CCAPS that would benefit from more work on the feedback system to improve the feedback provided. While the present analyses did not produce results supportive of the </w:t>
      </w:r>
      <w:r w:rsidR="00E172EB">
        <w:rPr>
          <w:rFonts w:ascii="Times New Roman" w:hAnsi="Times New Roman" w:cs="Times New Roman"/>
        </w:rPr>
        <w:t xml:space="preserve">either of these </w:t>
      </w:r>
      <w:r w:rsidR="0059553D">
        <w:rPr>
          <w:rFonts w:ascii="Times New Roman" w:hAnsi="Times New Roman" w:cs="Times New Roman"/>
        </w:rPr>
        <w:t>aim</w:t>
      </w:r>
      <w:r w:rsidR="00E172EB">
        <w:rPr>
          <w:rFonts w:ascii="Times New Roman" w:hAnsi="Times New Roman" w:cs="Times New Roman"/>
        </w:rPr>
        <w:t>s</w:t>
      </w:r>
      <w:r w:rsidR="0059553D">
        <w:rPr>
          <w:rFonts w:ascii="Times New Roman" w:hAnsi="Times New Roman" w:cs="Times New Roman"/>
        </w:rPr>
        <w:t xml:space="preserve">, they do suggest </w:t>
      </w:r>
      <w:r w:rsidR="00667BE4">
        <w:rPr>
          <w:rFonts w:ascii="Times New Roman" w:hAnsi="Times New Roman" w:cs="Times New Roman"/>
        </w:rPr>
        <w:t xml:space="preserve">that </w:t>
      </w:r>
      <w:r w:rsidR="00A733EE">
        <w:rPr>
          <w:rFonts w:ascii="Times New Roman" w:hAnsi="Times New Roman" w:cs="Times New Roman"/>
        </w:rPr>
        <w:t xml:space="preserve">future work can be done to improve CCAPS feedback across the entire measure. </w:t>
      </w:r>
      <w:r w:rsidR="00667BE4">
        <w:rPr>
          <w:rFonts w:ascii="Times New Roman" w:hAnsi="Times New Roman" w:cs="Times New Roman"/>
        </w:rPr>
        <w:t>While the CCAPS feedback system was based on the methods used for the OQ feedback system, i</w:t>
      </w:r>
      <w:r w:rsidR="00A733EE">
        <w:rPr>
          <w:rFonts w:ascii="Times New Roman" w:hAnsi="Times New Roman" w:cs="Times New Roman"/>
        </w:rPr>
        <w:t xml:space="preserve">t might be fruitful to explore </w:t>
      </w:r>
      <w:r w:rsidR="007219A1">
        <w:rPr>
          <w:rFonts w:ascii="Times New Roman" w:hAnsi="Times New Roman" w:cs="Times New Roman"/>
        </w:rPr>
        <w:t xml:space="preserve">statistical </w:t>
      </w:r>
      <w:r w:rsidR="00A733EE">
        <w:rPr>
          <w:rFonts w:ascii="Times New Roman" w:hAnsi="Times New Roman" w:cs="Times New Roman"/>
        </w:rPr>
        <w:t xml:space="preserve">methods beyond the ones currently used to derive feedback. </w:t>
      </w:r>
      <w:r w:rsidR="003C396C">
        <w:rPr>
          <w:rFonts w:ascii="Times New Roman" w:hAnsi="Times New Roman" w:cs="Times New Roman"/>
        </w:rPr>
        <w:t xml:space="preserve">For example, there is evidence that </w:t>
      </w:r>
      <w:r w:rsidR="00264EC2">
        <w:rPr>
          <w:rFonts w:ascii="Times New Roman" w:hAnsi="Times New Roman" w:cs="Times New Roman"/>
        </w:rPr>
        <w:t>client rate of change differs based on the total number of sessions they utilize</w:t>
      </w:r>
      <w:r w:rsidR="00404B2E">
        <w:rPr>
          <w:rFonts w:ascii="Times New Roman" w:hAnsi="Times New Roman" w:cs="Times New Roman"/>
        </w:rPr>
        <w:t xml:space="preserve"> </w:t>
      </w:r>
      <w:r w:rsidR="00404B2E">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et al., 2009)","plainTextFormattedCitation":"(Baldwin et al., 2009)","previouslyFormattedCitation":"(Baldwin, Berkeljon, Atkins, Olsen, &amp; Nielsen, 2009)"},"properties":{"noteIndex":0},"schema":"https://github.com/citation-style-language/schema/raw/master/csl-citation.json"}</w:instrText>
      </w:r>
      <w:r w:rsidR="00404B2E">
        <w:rPr>
          <w:rFonts w:ascii="Times New Roman" w:hAnsi="Times New Roman" w:cs="Times New Roman"/>
        </w:rPr>
        <w:fldChar w:fldCharType="separate"/>
      </w:r>
      <w:r w:rsidR="00123E6E" w:rsidRPr="00123E6E">
        <w:rPr>
          <w:rFonts w:ascii="Times New Roman" w:hAnsi="Times New Roman" w:cs="Times New Roman"/>
          <w:noProof/>
        </w:rPr>
        <w:t>(Baldwin et al., 2009)</w:t>
      </w:r>
      <w:r w:rsidR="00404B2E">
        <w:rPr>
          <w:rFonts w:ascii="Times New Roman" w:hAnsi="Times New Roman" w:cs="Times New Roman"/>
        </w:rPr>
        <w:fldChar w:fldCharType="end"/>
      </w:r>
      <w:r w:rsidR="00264EC2">
        <w:rPr>
          <w:rFonts w:ascii="Times New Roman" w:hAnsi="Times New Roman" w:cs="Times New Roman"/>
        </w:rPr>
        <w:t xml:space="preserve">. While this information is not available at the beginning of treatment, predicted recovery trajectories and feedback could be updated </w:t>
      </w:r>
      <w:r w:rsidR="00A64E17">
        <w:rPr>
          <w:rFonts w:ascii="Times New Roman" w:hAnsi="Times New Roman" w:cs="Times New Roman"/>
        </w:rPr>
        <w:t xml:space="preserve">at </w:t>
      </w:r>
      <w:r w:rsidR="00264EC2">
        <w:rPr>
          <w:rFonts w:ascii="Times New Roman" w:hAnsi="Times New Roman" w:cs="Times New Roman"/>
        </w:rPr>
        <w:t xml:space="preserve">each session based on </w:t>
      </w:r>
      <w:r w:rsidR="00404B2E">
        <w:rPr>
          <w:rFonts w:ascii="Times New Roman" w:hAnsi="Times New Roman" w:cs="Times New Roman"/>
        </w:rPr>
        <w:t xml:space="preserve">trajectories from </w:t>
      </w:r>
      <w:r w:rsidR="00264EC2">
        <w:rPr>
          <w:rFonts w:ascii="Times New Roman" w:hAnsi="Times New Roman" w:cs="Times New Roman"/>
        </w:rPr>
        <w:t xml:space="preserve">clients who </w:t>
      </w:r>
      <w:r w:rsidR="00264EC2">
        <w:rPr>
          <w:rFonts w:ascii="Times New Roman" w:hAnsi="Times New Roman" w:cs="Times New Roman"/>
        </w:rPr>
        <w:lastRenderedPageBreak/>
        <w:t xml:space="preserve">attended </w:t>
      </w:r>
      <w:r w:rsidR="00404B2E">
        <w:rPr>
          <w:rFonts w:ascii="Times New Roman" w:hAnsi="Times New Roman" w:cs="Times New Roman"/>
        </w:rPr>
        <w:t>the same</w:t>
      </w:r>
      <w:r w:rsidR="00264EC2">
        <w:rPr>
          <w:rFonts w:ascii="Times New Roman" w:hAnsi="Times New Roman" w:cs="Times New Roman"/>
        </w:rPr>
        <w:t xml:space="preserve"> number of sessions or more. This feedback may be more responsive to differences in rate of change by total number of sessions attended. </w:t>
      </w:r>
    </w:p>
    <w:p w14:paraId="1E508A1B" w14:textId="3514408F" w:rsidR="0025630B" w:rsidRPr="002C06AE" w:rsidRDefault="00A733EE" w:rsidP="006160A0">
      <w:pPr>
        <w:spacing w:line="480" w:lineRule="auto"/>
        <w:rPr>
          <w:rFonts w:ascii="Times New Roman" w:hAnsi="Times New Roman" w:cs="Times New Roman"/>
        </w:rPr>
      </w:pPr>
      <w:r>
        <w:rPr>
          <w:rFonts w:ascii="Times New Roman" w:hAnsi="Times New Roman" w:cs="Times New Roman"/>
        </w:rPr>
        <w:t xml:space="preserve">These findings also suggest an opportunity to explore other </w:t>
      </w:r>
      <w:r w:rsidR="007219A1">
        <w:rPr>
          <w:rFonts w:ascii="Times New Roman" w:hAnsi="Times New Roman" w:cs="Times New Roman"/>
        </w:rPr>
        <w:t>forms of feedback</w:t>
      </w:r>
      <w:r>
        <w:rPr>
          <w:rFonts w:ascii="Times New Roman" w:hAnsi="Times New Roman" w:cs="Times New Roman"/>
        </w:rPr>
        <w:t xml:space="preserve"> </w:t>
      </w:r>
      <w:r w:rsidR="00372A39">
        <w:rPr>
          <w:rFonts w:ascii="Times New Roman" w:hAnsi="Times New Roman" w:cs="Times New Roman"/>
        </w:rPr>
        <w:t xml:space="preserve">beyond </w:t>
      </w:r>
      <w:r w:rsidR="00A64E17">
        <w:rPr>
          <w:rFonts w:ascii="Times New Roman" w:hAnsi="Times New Roman" w:cs="Times New Roman"/>
        </w:rPr>
        <w:t xml:space="preserve">those based on </w:t>
      </w:r>
      <w:r w:rsidR="00372A39">
        <w:rPr>
          <w:rFonts w:ascii="Times New Roman" w:hAnsi="Times New Roman" w:cs="Times New Roman"/>
        </w:rPr>
        <w:t xml:space="preserve">rate of CCAPS change </w:t>
      </w:r>
      <w:r>
        <w:rPr>
          <w:rFonts w:ascii="Times New Roman" w:hAnsi="Times New Roman" w:cs="Times New Roman"/>
        </w:rPr>
        <w:t>that may be more attuned to the context of counseling centers and outcomes that are especially re</w:t>
      </w:r>
      <w:r w:rsidR="007219A1">
        <w:rPr>
          <w:rFonts w:ascii="Times New Roman" w:hAnsi="Times New Roman" w:cs="Times New Roman"/>
        </w:rPr>
        <w:t xml:space="preserve">levant to that setting. </w:t>
      </w:r>
      <w:r w:rsidR="00FE33F3">
        <w:rPr>
          <w:rFonts w:ascii="Times New Roman" w:hAnsi="Times New Roman" w:cs="Times New Roman"/>
        </w:rPr>
        <w:t xml:space="preserve">For example, since </w:t>
      </w:r>
      <w:r>
        <w:rPr>
          <w:rFonts w:ascii="Times New Roman" w:hAnsi="Times New Roman" w:cs="Times New Roman"/>
        </w:rPr>
        <w:t xml:space="preserve">the modal number of sessions in the original sample </w:t>
      </w:r>
      <w:r w:rsidR="00FE33F3">
        <w:rPr>
          <w:rFonts w:ascii="Times New Roman" w:hAnsi="Times New Roman" w:cs="Times New Roman"/>
        </w:rPr>
        <w:t xml:space="preserve">(before excluding clients with only one or two sessions) </w:t>
      </w:r>
      <w:r>
        <w:rPr>
          <w:rFonts w:ascii="Times New Roman" w:hAnsi="Times New Roman" w:cs="Times New Roman"/>
        </w:rPr>
        <w:t>was one, followed next by two sessions</w:t>
      </w:r>
      <w:r w:rsidR="007219A1">
        <w:rPr>
          <w:rFonts w:ascii="Times New Roman" w:hAnsi="Times New Roman" w:cs="Times New Roman"/>
        </w:rPr>
        <w:t xml:space="preserve">, </w:t>
      </w:r>
      <w:r>
        <w:rPr>
          <w:rFonts w:ascii="Times New Roman" w:hAnsi="Times New Roman" w:cs="Times New Roman"/>
        </w:rPr>
        <w:t>creating feedback systems based around the rate at which a client changes may not be optimal.</w:t>
      </w:r>
      <w:r w:rsidR="007349D3">
        <w:rPr>
          <w:rFonts w:ascii="Times New Roman" w:hAnsi="Times New Roman" w:cs="Times New Roman"/>
        </w:rPr>
        <w:t xml:space="preserve"> </w:t>
      </w:r>
      <w:r w:rsidR="00FE33F3">
        <w:rPr>
          <w:rFonts w:ascii="Times New Roman" w:hAnsi="Times New Roman" w:cs="Times New Roman"/>
        </w:rPr>
        <w:t>Moreover, f</w:t>
      </w:r>
      <w:r w:rsidR="003A4B2F" w:rsidRPr="001847B6">
        <w:rPr>
          <w:rFonts w:ascii="Times New Roman" w:hAnsi="Times New Roman" w:cs="Times New Roman"/>
        </w:rPr>
        <w:t xml:space="preserve">eedback </w:t>
      </w:r>
      <w:r w:rsidR="001847B6">
        <w:rPr>
          <w:rFonts w:ascii="Times New Roman" w:hAnsi="Times New Roman" w:cs="Times New Roman"/>
        </w:rPr>
        <w:t xml:space="preserve">on other areas </w:t>
      </w:r>
      <w:r w:rsidR="00FE33F3">
        <w:rPr>
          <w:rFonts w:ascii="Times New Roman" w:hAnsi="Times New Roman" w:cs="Times New Roman"/>
        </w:rPr>
        <w:t xml:space="preserve">than client progress </w:t>
      </w:r>
      <w:r w:rsidR="00515513">
        <w:rPr>
          <w:rFonts w:ascii="Times New Roman" w:hAnsi="Times New Roman" w:cs="Times New Roman"/>
        </w:rPr>
        <w:t>should be considered</w:t>
      </w:r>
      <w:r w:rsidR="003A4B2F" w:rsidRPr="001847B6">
        <w:rPr>
          <w:rFonts w:ascii="Times New Roman" w:hAnsi="Times New Roman" w:cs="Times New Roman"/>
        </w:rPr>
        <w:t xml:space="preserve">. </w:t>
      </w:r>
      <w:r w:rsidR="00A64E17">
        <w:rPr>
          <w:rFonts w:ascii="Times New Roman" w:hAnsi="Times New Roman" w:cs="Times New Roman"/>
        </w:rPr>
        <w:t>I</w:t>
      </w:r>
      <w:r w:rsidR="001847B6">
        <w:rPr>
          <w:rFonts w:ascii="Times New Roman" w:hAnsi="Times New Roman" w:cs="Times New Roman"/>
        </w:rPr>
        <w:t xml:space="preserve">n the context </w:t>
      </w:r>
      <w:r w:rsidR="00515513">
        <w:rPr>
          <w:rFonts w:ascii="Times New Roman" w:hAnsi="Times New Roman" w:cs="Times New Roman"/>
        </w:rPr>
        <w:t xml:space="preserve">of </w:t>
      </w:r>
      <w:r w:rsidR="005C7AD1">
        <w:rPr>
          <w:rFonts w:ascii="Times New Roman" w:hAnsi="Times New Roman" w:cs="Times New Roman"/>
        </w:rPr>
        <w:t xml:space="preserve">high demand for services </w:t>
      </w:r>
      <w:r w:rsidR="00085818">
        <w:rPr>
          <w:rFonts w:ascii="Times New Roman" w:hAnsi="Times New Roman" w:cs="Times New Roman"/>
        </w:rPr>
        <w:t xml:space="preserve">within which </w:t>
      </w:r>
      <w:r w:rsidR="00515513">
        <w:rPr>
          <w:rFonts w:ascii="Times New Roman" w:hAnsi="Times New Roman" w:cs="Times New Roman"/>
        </w:rPr>
        <w:t xml:space="preserve">university counseling centers </w:t>
      </w:r>
      <w:r w:rsidR="00085818">
        <w:rPr>
          <w:rFonts w:ascii="Times New Roman" w:hAnsi="Times New Roman" w:cs="Times New Roman"/>
        </w:rPr>
        <w:t xml:space="preserve">are operating </w:t>
      </w:r>
      <w:r w:rsidR="00515513">
        <w:rPr>
          <w:rFonts w:ascii="Times New Roman" w:hAnsi="Times New Roman" w:cs="Times New Roman"/>
        </w:rPr>
        <w:t>(Xiao et al., 2017)</w:t>
      </w:r>
      <w:r w:rsidR="001847B6">
        <w:rPr>
          <w:rFonts w:ascii="Times New Roman" w:hAnsi="Times New Roman" w:cs="Times New Roman"/>
        </w:rPr>
        <w:t xml:space="preserve">, </w:t>
      </w:r>
      <w:r w:rsidR="00A2456C" w:rsidRPr="001847B6">
        <w:rPr>
          <w:rFonts w:ascii="Times New Roman" w:hAnsi="Times New Roman" w:cs="Times New Roman"/>
        </w:rPr>
        <w:t xml:space="preserve">feedback on </w:t>
      </w:r>
      <w:r w:rsidR="001847B6">
        <w:rPr>
          <w:rFonts w:ascii="Times New Roman" w:hAnsi="Times New Roman" w:cs="Times New Roman"/>
        </w:rPr>
        <w:t xml:space="preserve">outcomes that directly impact </w:t>
      </w:r>
      <w:r w:rsidR="00A64E17">
        <w:rPr>
          <w:rFonts w:ascii="Times New Roman" w:hAnsi="Times New Roman" w:cs="Times New Roman"/>
        </w:rPr>
        <w:t xml:space="preserve">a center’s </w:t>
      </w:r>
      <w:r w:rsidR="001847B6">
        <w:rPr>
          <w:rFonts w:ascii="Times New Roman" w:hAnsi="Times New Roman" w:cs="Times New Roman"/>
        </w:rPr>
        <w:t xml:space="preserve">ability to provide </w:t>
      </w:r>
      <w:r w:rsidR="00085818">
        <w:rPr>
          <w:rFonts w:ascii="Times New Roman" w:hAnsi="Times New Roman" w:cs="Times New Roman"/>
        </w:rPr>
        <w:t xml:space="preserve">efficient </w:t>
      </w:r>
      <w:r w:rsidR="001847B6">
        <w:rPr>
          <w:rFonts w:ascii="Times New Roman" w:hAnsi="Times New Roman" w:cs="Times New Roman"/>
        </w:rPr>
        <w:t xml:space="preserve">clinical services may be </w:t>
      </w:r>
      <w:r w:rsidR="00085818">
        <w:rPr>
          <w:rFonts w:ascii="Times New Roman" w:hAnsi="Times New Roman" w:cs="Times New Roman"/>
        </w:rPr>
        <w:t xml:space="preserve">particularly </w:t>
      </w:r>
      <w:r w:rsidR="001847B6">
        <w:rPr>
          <w:rFonts w:ascii="Times New Roman" w:hAnsi="Times New Roman" w:cs="Times New Roman"/>
        </w:rPr>
        <w:t xml:space="preserve">useful, such as a client’s predicted service utilization </w:t>
      </w:r>
      <w:r w:rsidR="00FA286B">
        <w:rPr>
          <w:rFonts w:ascii="Times New Roman" w:hAnsi="Times New Roman" w:cs="Times New Roman"/>
        </w:rPr>
        <w:fldChar w:fldCharType="begin" w:fldLock="1"/>
      </w:r>
      <w:r w:rsidR="00697121">
        <w:rPr>
          <w:rFonts w:ascii="Times New Roman" w:hAnsi="Times New Roman" w:cs="Times New Roman"/>
        </w:rPr>
        <w:instrText>ADDIN CSL_CITATION {"citationItems":[{"id":"ITEM-1","itemData":{"author":[{"dropping-particle":"","family":"Janis","given":"Rebecca A","non-dropping-particle":"","parse-names":false,"suffix":""}],"id":"ITEM-1","issued":{"date-parts":[["2017"]]},"title":"Prediction of psychotherapy treatment utilization","type":"thesis"},"uris":["http://www.mendeley.com/documents/?uuid=191787d6-9ae2-484e-aec2-a8b7ec401430"]}],"mendeley":{"formattedCitation":"(Janis, 2017)","plainTextFormattedCitation":"(Janis, 2017)","previouslyFormattedCitation":"(Janis,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(Janis, 2017)</w:t>
      </w:r>
      <w:r w:rsidR="00FA286B">
        <w:rPr>
          <w:rFonts w:ascii="Times New Roman" w:hAnsi="Times New Roman" w:cs="Times New Roman"/>
        </w:rPr>
        <w:fldChar w:fldCharType="end"/>
      </w:r>
      <w:r w:rsidR="001847B6">
        <w:rPr>
          <w:rFonts w:ascii="Times New Roman" w:hAnsi="Times New Roman" w:cs="Times New Roman"/>
        </w:rPr>
        <w:t xml:space="preserve">, </w:t>
      </w:r>
      <w:r w:rsidR="00A2456C" w:rsidRPr="001847B6">
        <w:rPr>
          <w:rFonts w:ascii="Times New Roman" w:hAnsi="Times New Roman" w:cs="Times New Roman"/>
        </w:rPr>
        <w:t xml:space="preserve">risk of </w:t>
      </w:r>
      <w:r w:rsidR="00792DB2" w:rsidRPr="001847B6">
        <w:rPr>
          <w:rFonts w:ascii="Times New Roman" w:hAnsi="Times New Roman" w:cs="Times New Roman"/>
        </w:rPr>
        <w:t xml:space="preserve">poor attendance </w:t>
      </w:r>
      <w:r w:rsidR="00FA286B">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10.1037/pst0000103","ISBN":"978-1-4338-9052-9","ISSN":"1939-1536","author":[{"dropping-particle":"","family":"Xiao","given":"Henry","non-dropping-particle":"","parse-names":false,"suffix":""},{"dropping-particle":"","family":"Hayes","given":"Jeffrey A.","non-dropping-particle":"","parse-names":false,"suffix":""},{"dropping-particle":"","family":"Castonguay","given":"Louis G.","non-dropping-particle":"","parse-names":false,"suffix":""},{"dropping-particle":"","family":"McAleavey","given":"Andrew A.","non-dropping-particle":"","parse-names":false,"suffix":""},{"dropping-particle":"","family":"Locke","given":"Benjamin D.","non-dropping-particle":"","parse-names":false,"suffix":""}],"container-title":"Psychotherapy","id":"ITEM-1","issue":"1","issued":{"date-parts":[["2017"]]},"page":"58-65","title":"Therapist effects and the impacts of therapy nonattendance.","type":"article-journal","volume":"54"},"uris":["http://www.mendeley.com/documents/?uuid=a32d7aaf-902d-45be-a603-0f0ae7dfce0b"]}],"mendeley":{"formattedCitation":"(Xiao, Hayes, et al., 2017)","plainTextFormattedCitation":"(Xiao, Hayes, et al., 2017)","previouslyFormattedCitation":"(Xiao, Hayes, Castonguay, McAleavey, &amp; Locke, 2017)"},"properties":{"noteIndex":0},"schema":"https://github.com/citation-style-language/schema/raw/master/csl-citation.json"}</w:instrText>
      </w:r>
      <w:r w:rsidR="00FA286B">
        <w:rPr>
          <w:rFonts w:ascii="Times New Roman" w:hAnsi="Times New Roman" w:cs="Times New Roman"/>
        </w:rPr>
        <w:fldChar w:fldCharType="separate"/>
      </w:r>
      <w:r w:rsidR="00123E6E" w:rsidRPr="00123E6E">
        <w:rPr>
          <w:rFonts w:ascii="Times New Roman" w:hAnsi="Times New Roman" w:cs="Times New Roman"/>
          <w:noProof/>
        </w:rPr>
        <w:t>(Xiao, Hayes, et al., 2017)</w:t>
      </w:r>
      <w:r w:rsidR="00FA286B">
        <w:rPr>
          <w:rFonts w:ascii="Times New Roman" w:hAnsi="Times New Roman" w:cs="Times New Roman"/>
        </w:rPr>
        <w:fldChar w:fldCharType="end"/>
      </w:r>
      <w:r w:rsidR="00FA286B">
        <w:rPr>
          <w:rFonts w:ascii="Times New Roman" w:hAnsi="Times New Roman" w:cs="Times New Roman"/>
        </w:rPr>
        <w:t xml:space="preserve"> </w:t>
      </w:r>
      <w:r w:rsidR="001847B6">
        <w:rPr>
          <w:rFonts w:ascii="Times New Roman" w:hAnsi="Times New Roman" w:cs="Times New Roman"/>
        </w:rPr>
        <w:t xml:space="preserve">or risk of drop out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{"citationItems":[{"id":"ITEM-1","itemData":{"DOI":"10.1037/cou0000208","ISBN":"0022-0167","ISSN":"00220167","abstract":"Dropout has been a pervasive and costly problem in psychotherapy, particularly for college counseling centers. The present study examined potential predictors of dropout using a large data set (N = 10,147 clients, 481 therapists) that was gathered through a college counseling center practice research network as a replication and extension of recent findings regarding therapist effects on dropout. The final model resulted in a dropout rate of 15.9% and a therapist effect of 9.51% on dropout variance. Therapist demographic variables were investigated, though none were found to be significant. Variables found to be predictive of increased likelihood of dropping out included higher levels of general presenting concerns, alcohol-related distress, and current financial stress. Ultimately, this study showed that therapists may play an important role in the likelihood of client dropout, and that additional research should be conducted to identify additional predictors, particularly at the therapist and center level. (PsycINFO Database Record © 2017 APA, all rights reserved).","author":[{"dropping-particle":"","family":"Xiao","given":"Henry","non-dropping-particle":"","parse-names":false,"suffix":""},{"dropping-particle":"","family":"Castonguay","given":"Louis G.","non-dropping-particle":"","parse-names":false,"suffix":""},{"dropping-particle":"","family":"Janis","given":"Rebecca A.","non-dropping-particle":"","parse-names":false,"suffix":""},{"dropping-particle":"","family":"Youn","given":"Soo Jeong","non-dropping-particle":"","parse-names":false,"suffix":""},{"dropping-particle":"","family":"Hayes","given":"Jeffrey A.","non-dropping-particle":"","parse-names":false,"suffix":""},{"dropping-particle":"","family":"Locke","given":"Benjamin D.","non-dropping-particle":"","parse-names":false,"suffix":""}],"container-title":"Journal of Counseling Psychology","id":"ITEM-1","issue":"4","issued":{"date-parts":[["2017"]]},"page":"424-431","title":"Therapist effects on dropout from a college counseling center practice research network","type":"article-journal","volume":"64"},"uris":["http://www.mendeley.com/documents/?uuid=94c02d76-6a51-4a78-ae42-7f31c05655ca"]}],"mendeley":{"formattedCitation":"(Xiao, Castonguay, et al., 2017)","plainTextFormattedCitation":"(Xiao, Castonguay, et al., 2017)","previouslyFormattedCitation":"(Xiao, Castonguay, et al.,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Castonguay, et al., 2017)</w:t>
      </w:r>
      <w:r w:rsidR="00FA286B">
        <w:rPr>
          <w:rFonts w:ascii="Times New Roman" w:hAnsi="Times New Roman" w:cs="Times New Roman"/>
        </w:rPr>
        <w:fldChar w:fldCharType="end"/>
      </w:r>
      <w:r w:rsidR="001847B6">
        <w:rPr>
          <w:rFonts w:ascii="Times New Roman" w:hAnsi="Times New Roman" w:cs="Times New Roman"/>
        </w:rPr>
        <w:t>.</w:t>
      </w:r>
      <w:r w:rsidR="00A2456C" w:rsidRPr="001847B6">
        <w:rPr>
          <w:rFonts w:ascii="Times New Roman" w:hAnsi="Times New Roman" w:cs="Times New Roman"/>
        </w:rPr>
        <w:t xml:space="preserve"> </w:t>
      </w:r>
      <w:r w:rsidR="001847B6">
        <w:rPr>
          <w:rFonts w:ascii="Times New Roman" w:hAnsi="Times New Roman" w:cs="Times New Roman"/>
        </w:rPr>
        <w:t>Feedback on</w:t>
      </w:r>
      <w:r w:rsidR="00A2456C" w:rsidRPr="001847B6">
        <w:rPr>
          <w:rFonts w:ascii="Times New Roman" w:hAnsi="Times New Roman" w:cs="Times New Roman"/>
        </w:rPr>
        <w:t xml:space="preserve"> </w:t>
      </w:r>
      <w:r w:rsidR="003A4B2F" w:rsidRPr="001847B6">
        <w:rPr>
          <w:rFonts w:ascii="Times New Roman" w:hAnsi="Times New Roman" w:cs="Times New Roman"/>
        </w:rPr>
        <w:t>more severe negative outcomes</w:t>
      </w:r>
      <w:r w:rsidR="001847B6">
        <w:rPr>
          <w:rFonts w:ascii="Times New Roman" w:hAnsi="Times New Roman" w:cs="Times New Roman"/>
        </w:rPr>
        <w:t>,</w:t>
      </w:r>
      <w:r w:rsidR="003A4B2F" w:rsidRPr="001847B6">
        <w:rPr>
          <w:rFonts w:ascii="Times New Roman" w:hAnsi="Times New Roman" w:cs="Times New Roman"/>
        </w:rPr>
        <w:t xml:space="preserve"> like </w:t>
      </w:r>
      <w:r w:rsidR="00A2456C" w:rsidRPr="001847B6">
        <w:rPr>
          <w:rFonts w:ascii="Times New Roman" w:hAnsi="Times New Roman" w:cs="Times New Roman"/>
        </w:rPr>
        <w:t xml:space="preserve">suicide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{"citationItems":[{"id":"ITEM-1","itemData":{"author":[{"dropping-particle":"","family":"Hayes","given":"Jeffrey A","non-dropping-particle":"","parse-names":false,"suffix":""},{"dropping-particle":"","family":"Petrovich","given":"Justin","non-dropping-particle":"","parse-names":false,"suffix":""},{"dropping-particle":"","family":"Janis","given":"Rebecca A","non-dropping-particle":"","parse-names":false,"suffix":""},{"dropping-particle":"","family":"Yang","given":"Ying","non-dropping-particle":"","parse-names":false,"suffix":""},{"dropping-particle":"","family":"Castonguay","given":"Louis G","non-dropping-particle":"","parse-names":false,"suffix":""},{"dropping-particle":"","family":"Locke","given":"Benjamin D","non-dropping-particle":"","parse-names":false,"suffix":""}],"container-title":"Journal of Counseling Psychology","id":"ITEM-1","issue":"1","issued":{"date-parts":[["2019"]]},"page":"104-114","title":"Suicide among college students in psychotherapy: Individual predictors and latent classes","type":"article-journal","volume":"67"},"uris":["http://www.mendeley.com/documents/?uuid=a1519509-e3c3-460f-8b15-d7d367877556"]}],"mendeley":{"formattedCitation":"(Hayes et al., 2019)","plainTextFormattedCitation":"(Hayes et al., 2019)","previouslyFormattedCitation":"(Hayes et al., 2019)"},"properties":{"noteIndex":0},"schema":"https://github.com/citation-style-language/schema/raw/master/csl-citation.json"}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(Hayes et al., 2019)</w:t>
      </w:r>
      <w:r w:rsidR="00FA286B">
        <w:rPr>
          <w:rFonts w:ascii="Times New Roman" w:hAnsi="Times New Roman" w:cs="Times New Roman"/>
        </w:rPr>
        <w:fldChar w:fldCharType="end"/>
      </w:r>
      <w:r w:rsidR="001847B6">
        <w:rPr>
          <w:rFonts w:ascii="Times New Roman" w:hAnsi="Times New Roman" w:cs="Times New Roman"/>
        </w:rPr>
        <w:t>, may also be impactful.</w:t>
      </w:r>
      <w:r w:rsidR="007349D3">
        <w:rPr>
          <w:rFonts w:ascii="Times New Roman" w:hAnsi="Times New Roman" w:cs="Times New Roman"/>
        </w:rPr>
        <w:t xml:space="preserve"> </w:t>
      </w:r>
      <w:r w:rsidR="00480849">
        <w:rPr>
          <w:rFonts w:ascii="Times New Roman" w:hAnsi="Times New Roman" w:cs="Times New Roman"/>
        </w:rPr>
        <w:t>Furthermore, a</w:t>
      </w:r>
      <w:r w:rsidR="00085818">
        <w:rPr>
          <w:rFonts w:ascii="Times New Roman" w:hAnsi="Times New Roman" w:cs="Times New Roman"/>
        </w:rPr>
        <w:t>ttempt</w:t>
      </w:r>
      <w:r w:rsidR="005C7AD1">
        <w:rPr>
          <w:rFonts w:ascii="Times New Roman" w:hAnsi="Times New Roman" w:cs="Times New Roman"/>
        </w:rPr>
        <w:t>s</w:t>
      </w:r>
      <w:r w:rsidR="00085818">
        <w:rPr>
          <w:rFonts w:ascii="Times New Roman" w:hAnsi="Times New Roman" w:cs="Times New Roman"/>
        </w:rPr>
        <w:t xml:space="preserve"> to improve</w:t>
      </w:r>
      <w:r w:rsidR="007349D3">
        <w:rPr>
          <w:rFonts w:ascii="Times New Roman" w:hAnsi="Times New Roman" w:cs="Times New Roman"/>
        </w:rPr>
        <w:t xml:space="preserve"> </w:t>
      </w:r>
      <w:r w:rsidR="002C17F9">
        <w:rPr>
          <w:rFonts w:ascii="Times New Roman" w:hAnsi="Times New Roman" w:cs="Times New Roman"/>
        </w:rPr>
        <w:t xml:space="preserve">the </w:t>
      </w:r>
      <w:r w:rsidR="007349D3">
        <w:rPr>
          <w:rFonts w:ascii="Times New Roman" w:hAnsi="Times New Roman" w:cs="Times New Roman"/>
        </w:rPr>
        <w:t>CCAPS feedback system</w:t>
      </w:r>
      <w:r w:rsidR="00085818">
        <w:rPr>
          <w:rFonts w:ascii="Times New Roman" w:hAnsi="Times New Roman" w:cs="Times New Roman"/>
        </w:rPr>
        <w:t xml:space="preserve"> should rely on clinician experience. </w:t>
      </w:r>
      <w:r w:rsidR="00480849">
        <w:rPr>
          <w:rFonts w:ascii="Times New Roman" w:hAnsi="Times New Roman" w:cs="Times New Roman"/>
        </w:rPr>
        <w:t xml:space="preserve">Gathering </w:t>
      </w:r>
      <w:r w:rsidR="007349D3">
        <w:rPr>
          <w:rFonts w:ascii="Times New Roman" w:hAnsi="Times New Roman" w:cs="Times New Roman"/>
        </w:rPr>
        <w:t xml:space="preserve">qualitative data from therapists using the CCAPS on ways in which the feedback </w:t>
      </w:r>
      <w:r w:rsidR="00A64E17">
        <w:rPr>
          <w:rFonts w:ascii="Times New Roman" w:hAnsi="Times New Roman" w:cs="Times New Roman"/>
        </w:rPr>
        <w:t>could be improved</w:t>
      </w:r>
      <w:r w:rsidR="007349D3">
        <w:rPr>
          <w:rFonts w:ascii="Times New Roman" w:hAnsi="Times New Roman" w:cs="Times New Roman"/>
        </w:rPr>
        <w:t>, as well as what types of clinical feedback would be most relevant to their work</w:t>
      </w:r>
      <w:r w:rsidR="00480849">
        <w:rPr>
          <w:rFonts w:ascii="Times New Roman" w:hAnsi="Times New Roman" w:cs="Times New Roman"/>
        </w:rPr>
        <w:t>, might be particularly beneficial</w:t>
      </w:r>
      <w:r w:rsidR="007349D3">
        <w:rPr>
          <w:rFonts w:ascii="Times New Roman" w:hAnsi="Times New Roman" w:cs="Times New Roman"/>
        </w:rPr>
        <w:t xml:space="preserve">. </w:t>
      </w:r>
      <w:r w:rsidR="00480849">
        <w:rPr>
          <w:rFonts w:ascii="Times New Roman" w:hAnsi="Times New Roman" w:cs="Times New Roman"/>
        </w:rPr>
        <w:t xml:space="preserve">Such data gathering would also </w:t>
      </w:r>
      <w:r w:rsidR="007349D3" w:rsidRPr="00616C0C">
        <w:rPr>
          <w:rFonts w:ascii="Times New Roman" w:hAnsi="Times New Roman" w:cs="Times New Roman"/>
        </w:rPr>
        <w:t>serves the purposes of a PRN in bridging the gap between science and practice</w:t>
      </w:r>
      <w:r w:rsidR="007349D3">
        <w:rPr>
          <w:rFonts w:ascii="Times New Roman" w:hAnsi="Times New Roman" w:cs="Times New Roman"/>
        </w:rPr>
        <w:t xml:space="preserve"> and allowing research and practice to inform each other. </w:t>
      </w:r>
    </w:p>
    <w:p w14:paraId="2D2556B6" w14:textId="1A1C1893"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Research question 3: Did</w:t>
      </w:r>
      <w:r w:rsidR="00A95339">
        <w:rPr>
          <w:rFonts w:ascii="Times New Roman" w:hAnsi="Times New Roman" w:cs="Times New Roman"/>
          <w:b/>
        </w:rPr>
        <w:t xml:space="preserve"> the</w:t>
      </w:r>
      <w:r>
        <w:rPr>
          <w:rFonts w:ascii="Times New Roman" w:hAnsi="Times New Roman" w:cs="Times New Roman"/>
          <w:b/>
        </w:rPr>
        <w:t xml:space="preserve"> effect of feedback differ by center?</w:t>
      </w:r>
    </w:p>
    <w:p w14:paraId="7708E2FB" w14:textId="2F3C36FB" w:rsidR="00C918A0" w:rsidRDefault="00C918A0" w:rsidP="00195F68">
      <w:pPr>
        <w:spacing w:line="480" w:lineRule="auto"/>
        <w:rPr>
          <w:rFonts w:ascii="Times New Roman" w:hAnsi="Times New Roman" w:cs="Times New Roman"/>
        </w:rPr>
      </w:pPr>
      <w:r>
        <w:rPr>
          <w:rFonts w:ascii="Times New Roman" w:hAnsi="Times New Roman" w:cs="Times New Roman"/>
        </w:rPr>
        <w:t xml:space="preserve">Research question three assessed whether the effect of feedback differed by center. Although some </w:t>
      </w:r>
      <w:r w:rsidR="00234474">
        <w:rPr>
          <w:rFonts w:ascii="Times New Roman" w:hAnsi="Times New Roman" w:cs="Times New Roman"/>
        </w:rPr>
        <w:t xml:space="preserve">small </w:t>
      </w:r>
      <w:r>
        <w:rPr>
          <w:rFonts w:ascii="Times New Roman" w:hAnsi="Times New Roman" w:cs="Times New Roman"/>
        </w:rPr>
        <w:t xml:space="preserve">center effects </w:t>
      </w:r>
      <w:r w:rsidR="0070758F">
        <w:rPr>
          <w:rFonts w:ascii="Times New Roman" w:hAnsi="Times New Roman" w:cs="Times New Roman"/>
        </w:rPr>
        <w:t xml:space="preserve">for feedback </w:t>
      </w:r>
      <w:r>
        <w:rPr>
          <w:rFonts w:ascii="Times New Roman" w:hAnsi="Times New Roman" w:cs="Times New Roman"/>
        </w:rPr>
        <w:t xml:space="preserve">were identified, </w:t>
      </w:r>
      <w:r w:rsidR="00234474">
        <w:rPr>
          <w:rFonts w:ascii="Times New Roman" w:hAnsi="Times New Roman" w:cs="Times New Roman"/>
        </w:rPr>
        <w:t xml:space="preserve">they were in the context of </w:t>
      </w:r>
      <w:r w:rsidR="00234474">
        <w:rPr>
          <w:rFonts w:ascii="Times New Roman" w:hAnsi="Times New Roman" w:cs="Times New Roman"/>
        </w:rPr>
        <w:lastRenderedPageBreak/>
        <w:t xml:space="preserve">generally small </w:t>
      </w:r>
      <w:r w:rsidR="0070758F">
        <w:rPr>
          <w:rFonts w:ascii="Times New Roman" w:hAnsi="Times New Roman" w:cs="Times New Roman"/>
        </w:rPr>
        <w:t>differences between centers in the outcomes they produce</w:t>
      </w:r>
      <w:r w:rsidR="00234474">
        <w:rPr>
          <w:rFonts w:ascii="Times New Roman" w:hAnsi="Times New Roman" w:cs="Times New Roman"/>
        </w:rPr>
        <w:t>. Consistent with prior research</w:t>
      </w:r>
      <w:r w:rsidR="00AA5C16">
        <w:rPr>
          <w:rFonts w:ascii="Times New Roman" w:hAnsi="Times New Roman" w:cs="Times New Roman"/>
        </w:rPr>
        <w:t xml:space="preserve"> </w:t>
      </w:r>
      <w:r w:rsidR="002C17F9">
        <w:rPr>
          <w:rFonts w:ascii="Times New Roman" w:hAnsi="Times New Roman" w:cs="Times New Roman"/>
        </w:rPr>
        <w:fldChar w:fldCharType="begin" w:fldLock="1"/>
      </w:r>
      <w:r w:rsidR="00404B2E">
        <w:rPr>
          <w:rFonts w:ascii="Times New Roman" w:hAnsi="Times New Roman" w:cs="Times New Roman"/>
        </w:rPr>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2C17F9">
        <w:rPr>
          <w:rFonts w:ascii="Times New Roman" w:hAnsi="Times New Roman" w:cs="Times New Roman"/>
        </w:rPr>
        <w:fldChar w:fldCharType="separate"/>
      </w:r>
      <w:r w:rsidR="002C17F9" w:rsidRPr="002C17F9">
        <w:rPr>
          <w:rFonts w:ascii="Times New Roman" w:hAnsi="Times New Roman" w:cs="Times New Roman"/>
          <w:noProof/>
        </w:rPr>
        <w:t>(Carney et al., 2020)</w:t>
      </w:r>
      <w:r w:rsidR="002C17F9">
        <w:rPr>
          <w:rFonts w:ascii="Times New Roman" w:hAnsi="Times New Roman" w:cs="Times New Roman"/>
        </w:rPr>
        <w:fldChar w:fldCharType="end"/>
      </w:r>
      <w:r w:rsidR="0033770B">
        <w:rPr>
          <w:rFonts w:ascii="Times New Roman" w:hAnsi="Times New Roman" w:cs="Times New Roman"/>
        </w:rPr>
        <w:t>,</w:t>
      </w:r>
      <w:r w:rsidR="002C17F9">
        <w:rPr>
          <w:rFonts w:ascii="Times New Roman" w:hAnsi="Times New Roman" w:cs="Times New Roman"/>
        </w:rPr>
        <w:t xml:space="preserve"> </w:t>
      </w:r>
      <w:r w:rsidR="00234474">
        <w:rPr>
          <w:rFonts w:ascii="Times New Roman" w:hAnsi="Times New Roman" w:cs="Times New Roman"/>
        </w:rPr>
        <w:t xml:space="preserve">the results indicate that the specific counseling center at which a client receives treatment does not have a large impact on their outcomes, and this extends to the effect of feedback. </w:t>
      </w:r>
    </w:p>
    <w:p w14:paraId="6106A84C" w14:textId="09A780FD" w:rsidR="006D419D" w:rsidRDefault="00234474" w:rsidP="00195F68">
      <w:pPr>
        <w:spacing w:line="480" w:lineRule="auto"/>
        <w:rPr>
          <w:rFonts w:ascii="Times New Roman" w:hAnsi="Times New Roman" w:cs="Times New Roman"/>
        </w:rPr>
      </w:pPr>
      <w:r>
        <w:rPr>
          <w:rFonts w:ascii="Times New Roman" w:hAnsi="Times New Roman" w:cs="Times New Roman"/>
        </w:rPr>
        <w:t xml:space="preserve">Although small, </w:t>
      </w:r>
      <w:r w:rsidR="0064182C">
        <w:rPr>
          <w:rFonts w:ascii="Times New Roman" w:hAnsi="Times New Roman" w:cs="Times New Roman"/>
        </w:rPr>
        <w:t xml:space="preserve">examining </w:t>
      </w:r>
      <w:r w:rsidR="00D435F9">
        <w:rPr>
          <w:rFonts w:ascii="Times New Roman" w:hAnsi="Times New Roman" w:cs="Times New Roman"/>
        </w:rPr>
        <w:t>the between center variance</w:t>
      </w:r>
      <w:r>
        <w:rPr>
          <w:rFonts w:ascii="Times New Roman" w:hAnsi="Times New Roman" w:cs="Times New Roman"/>
        </w:rPr>
        <w:t xml:space="preserve"> related to feedback may </w:t>
      </w:r>
      <w:r w:rsidR="0064182C">
        <w:rPr>
          <w:rFonts w:ascii="Times New Roman" w:hAnsi="Times New Roman" w:cs="Times New Roman"/>
        </w:rPr>
        <w:t xml:space="preserve">lead to center policy suggestions that </w:t>
      </w:r>
      <w:r>
        <w:rPr>
          <w:rFonts w:ascii="Times New Roman" w:hAnsi="Times New Roman" w:cs="Times New Roman"/>
        </w:rPr>
        <w:t xml:space="preserve">help other centers more effectively implement and use the CCAPS. </w:t>
      </w:r>
      <w:r w:rsidR="0064182C">
        <w:rPr>
          <w:rFonts w:ascii="Times New Roman" w:hAnsi="Times New Roman" w:cs="Times New Roman"/>
        </w:rPr>
        <w:t>These center effects may be explained by differences in how the CCAPS feedback system was initially introduced to therapists within a center, center culture around the C</w:t>
      </w:r>
      <w:r w:rsidR="008B51EA">
        <w:rPr>
          <w:rFonts w:ascii="Times New Roman" w:hAnsi="Times New Roman" w:cs="Times New Roman"/>
        </w:rPr>
        <w:t>CAPS</w:t>
      </w:r>
      <w:r w:rsidR="0064182C">
        <w:rPr>
          <w:rFonts w:ascii="Times New Roman" w:hAnsi="Times New Roman" w:cs="Times New Roman"/>
        </w:rPr>
        <w:t xml:space="preserve">, or how the CCAPS </w:t>
      </w:r>
      <w:r w:rsidR="008B51EA">
        <w:rPr>
          <w:rFonts w:ascii="Times New Roman" w:hAnsi="Times New Roman" w:cs="Times New Roman"/>
        </w:rPr>
        <w:t xml:space="preserve">is </w:t>
      </w:r>
      <w:r w:rsidR="0064182C">
        <w:rPr>
          <w:rFonts w:ascii="Times New Roman" w:hAnsi="Times New Roman" w:cs="Times New Roman"/>
        </w:rPr>
        <w:t>typically used</w:t>
      </w:r>
      <w:r w:rsidR="008B51EA">
        <w:rPr>
          <w:rFonts w:ascii="Times New Roman" w:hAnsi="Times New Roman" w:cs="Times New Roman"/>
        </w:rPr>
        <w:t xml:space="preserve"> in treatment</w:t>
      </w:r>
      <w:r w:rsidR="0064182C">
        <w:rPr>
          <w:rFonts w:ascii="Times New Roman" w:hAnsi="Times New Roman" w:cs="Times New Roman"/>
        </w:rPr>
        <w:t xml:space="preserve">. For example, do clinicians routinely look at the CCAPS before every session when it is administered? </w:t>
      </w:r>
      <w:r w:rsidR="0033770B">
        <w:rPr>
          <w:rFonts w:ascii="Times New Roman" w:hAnsi="Times New Roman" w:cs="Times New Roman"/>
        </w:rPr>
        <w:t xml:space="preserve">Do clinicians review the CCAPS in sessions with their clients? </w:t>
      </w:r>
      <w:r w:rsidR="00D435F9">
        <w:rPr>
          <w:rFonts w:ascii="Times New Roman" w:hAnsi="Times New Roman" w:cs="Times New Roman"/>
        </w:rPr>
        <w:t xml:space="preserve">Overall, however, despite differences between characteristics, operations, and policies, </w:t>
      </w:r>
      <w:r w:rsidR="0077693B">
        <w:rPr>
          <w:rFonts w:ascii="Times New Roman" w:hAnsi="Times New Roman" w:cs="Times New Roman"/>
        </w:rPr>
        <w:t xml:space="preserve">there is much </w:t>
      </w:r>
      <w:r w:rsidR="008B51EA">
        <w:rPr>
          <w:rFonts w:ascii="Times New Roman" w:hAnsi="Times New Roman" w:cs="Times New Roman"/>
        </w:rPr>
        <w:t xml:space="preserve">more variation within centers than there is between centers. </w:t>
      </w:r>
    </w:p>
    <w:p w14:paraId="6A022A51" w14:textId="43243305"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 xml:space="preserve">Research question 4: </w:t>
      </w:r>
      <w:r w:rsidR="00466A4F">
        <w:rPr>
          <w:rFonts w:ascii="Times New Roman" w:hAnsi="Times New Roman" w:cs="Times New Roman"/>
          <w:b/>
        </w:rPr>
        <w:t>Were there moderators of the effect of feedback</w:t>
      </w:r>
      <w:r>
        <w:rPr>
          <w:rFonts w:ascii="Times New Roman" w:hAnsi="Times New Roman" w:cs="Times New Roman"/>
          <w:b/>
        </w:rPr>
        <w:t>?</w:t>
      </w:r>
    </w:p>
    <w:p w14:paraId="4C878358" w14:textId="34ACC22E" w:rsidR="00D435F9" w:rsidRDefault="00D435F9" w:rsidP="00195F68">
      <w:pPr>
        <w:spacing w:line="480" w:lineRule="auto"/>
        <w:rPr>
          <w:rFonts w:ascii="Times New Roman" w:hAnsi="Times New Roman" w:cs="Times New Roman"/>
        </w:rPr>
      </w:pPr>
      <w:r>
        <w:rPr>
          <w:rFonts w:ascii="Times New Roman" w:hAnsi="Times New Roman" w:cs="Times New Roman"/>
        </w:rPr>
        <w:t xml:space="preserve">Research question four aimed to address some of the ways that clients </w:t>
      </w:r>
      <w:r w:rsidR="009D307C">
        <w:rPr>
          <w:rFonts w:ascii="Times New Roman" w:hAnsi="Times New Roman" w:cs="Times New Roman"/>
        </w:rPr>
        <w:t xml:space="preserve">and centers </w:t>
      </w:r>
      <w:r>
        <w:rPr>
          <w:rFonts w:ascii="Times New Roman" w:hAnsi="Times New Roman" w:cs="Times New Roman"/>
        </w:rPr>
        <w:t xml:space="preserve">differed from each other and how these differences might impact the effect of feedback. </w:t>
      </w:r>
      <w:r w:rsidR="009D307C">
        <w:rPr>
          <w:rFonts w:ascii="Times New Roman" w:hAnsi="Times New Roman" w:cs="Times New Roman"/>
        </w:rPr>
        <w:t xml:space="preserve">This involved the testing of </w:t>
      </w:r>
      <w:r>
        <w:rPr>
          <w:rFonts w:ascii="Times New Roman" w:hAnsi="Times New Roman" w:cs="Times New Roman"/>
        </w:rPr>
        <w:t>moderators that were either found in previous literature</w:t>
      </w:r>
      <w:r w:rsidR="009D307C">
        <w:rPr>
          <w:rFonts w:ascii="Times New Roman" w:hAnsi="Times New Roman" w:cs="Times New Roman"/>
        </w:rPr>
        <w:t xml:space="preserve"> (</w:t>
      </w:r>
      <w:r w:rsidR="005C7AD1">
        <w:rPr>
          <w:rFonts w:ascii="Times New Roman" w:hAnsi="Times New Roman" w:cs="Times New Roman"/>
        </w:rPr>
        <w:t>i.e</w:t>
      </w:r>
      <w:r w:rsidR="009D307C">
        <w:rPr>
          <w:rFonts w:ascii="Times New Roman" w:hAnsi="Times New Roman" w:cs="Times New Roman"/>
        </w:rPr>
        <w:t xml:space="preserve">., </w:t>
      </w:r>
      <w:r>
        <w:rPr>
          <w:rFonts w:ascii="Times New Roman" w:hAnsi="Times New Roman" w:cs="Times New Roman"/>
        </w:rPr>
        <w:t>initial client severity, going off track, and previous hospitalizations</w:t>
      </w:r>
      <w:r w:rsidR="009D307C">
        <w:rPr>
          <w:rFonts w:ascii="Times New Roman" w:hAnsi="Times New Roman" w:cs="Times New Roman"/>
        </w:rPr>
        <w:t>)</w:t>
      </w:r>
      <w:r>
        <w:rPr>
          <w:rFonts w:ascii="Times New Roman" w:hAnsi="Times New Roman" w:cs="Times New Roman"/>
        </w:rPr>
        <w:t xml:space="preserve">, </w:t>
      </w:r>
      <w:r w:rsidR="009D307C">
        <w:rPr>
          <w:rFonts w:ascii="Times New Roman" w:hAnsi="Times New Roman" w:cs="Times New Roman"/>
        </w:rPr>
        <w:t>or that are</w:t>
      </w:r>
      <w:r>
        <w:rPr>
          <w:rFonts w:ascii="Times New Roman" w:hAnsi="Times New Roman" w:cs="Times New Roman"/>
        </w:rPr>
        <w:t xml:space="preserve"> </w:t>
      </w:r>
      <w:r w:rsidR="009D307C">
        <w:rPr>
          <w:rFonts w:ascii="Times New Roman" w:hAnsi="Times New Roman" w:cs="Times New Roman"/>
        </w:rPr>
        <w:t xml:space="preserve">of </w:t>
      </w:r>
      <w:r>
        <w:rPr>
          <w:rFonts w:ascii="Times New Roman" w:hAnsi="Times New Roman" w:cs="Times New Roman"/>
        </w:rPr>
        <w:t>specific relevance to the counseling center setting</w:t>
      </w:r>
      <w:r w:rsidR="009D307C">
        <w:rPr>
          <w:rFonts w:ascii="Times New Roman" w:hAnsi="Times New Roman" w:cs="Times New Roman"/>
        </w:rPr>
        <w:t xml:space="preserve"> (i.e., </w:t>
      </w:r>
      <w:r>
        <w:rPr>
          <w:rFonts w:ascii="Times New Roman" w:hAnsi="Times New Roman" w:cs="Times New Roman"/>
        </w:rPr>
        <w:t>length of treatment and frequency of CCAPS administration</w:t>
      </w:r>
      <w:r w:rsidR="009D307C">
        <w:rPr>
          <w:rFonts w:ascii="Times New Roman" w:hAnsi="Times New Roman" w:cs="Times New Roman"/>
        </w:rPr>
        <w:t>)</w:t>
      </w:r>
      <w:r>
        <w:rPr>
          <w:rFonts w:ascii="Times New Roman" w:hAnsi="Times New Roman" w:cs="Times New Roman"/>
        </w:rPr>
        <w:t xml:space="preserve">. Overall, </w:t>
      </w:r>
      <w:r w:rsidR="006707D5">
        <w:rPr>
          <w:rFonts w:ascii="Times New Roman" w:hAnsi="Times New Roman" w:cs="Times New Roman"/>
        </w:rPr>
        <w:t>none of the moderators on any of the three outcomes had strong effects that suggest feedback is more effective for certain types of clients</w:t>
      </w:r>
      <w:r w:rsidR="00644357">
        <w:rPr>
          <w:rFonts w:ascii="Times New Roman" w:hAnsi="Times New Roman" w:cs="Times New Roman"/>
        </w:rPr>
        <w:t xml:space="preserve"> </w:t>
      </w:r>
      <w:r w:rsidR="006707D5">
        <w:rPr>
          <w:rFonts w:ascii="Times New Roman" w:hAnsi="Times New Roman" w:cs="Times New Roman"/>
        </w:rPr>
        <w:t xml:space="preserve">within the counseling center context. </w:t>
      </w:r>
    </w:p>
    <w:p w14:paraId="30A48960" w14:textId="55DB5FD1" w:rsidR="00372A39" w:rsidRDefault="00372A39" w:rsidP="00195F68">
      <w:pPr>
        <w:spacing w:line="480" w:lineRule="auto"/>
        <w:rPr>
          <w:rFonts w:ascii="Times New Roman" w:hAnsi="Times New Roman" w:cs="Times New Roman"/>
        </w:rPr>
      </w:pPr>
      <w:r>
        <w:rPr>
          <w:rFonts w:ascii="Times New Roman" w:hAnsi="Times New Roman" w:cs="Times New Roman"/>
        </w:rPr>
        <w:t>Several of the moderators tested did have meaningful main effects</w:t>
      </w:r>
      <w:r w:rsidR="00821D53">
        <w:rPr>
          <w:rFonts w:ascii="Times New Roman" w:hAnsi="Times New Roman" w:cs="Times New Roman"/>
        </w:rPr>
        <w:t xml:space="preserve"> on many subscales</w:t>
      </w:r>
      <w:r>
        <w:rPr>
          <w:rFonts w:ascii="Times New Roman" w:hAnsi="Times New Roman" w:cs="Times New Roman"/>
        </w:rPr>
        <w:t xml:space="preserve">. </w:t>
      </w:r>
      <w:r w:rsidR="00821D53">
        <w:rPr>
          <w:rFonts w:ascii="Times New Roman" w:hAnsi="Times New Roman" w:cs="Times New Roman"/>
        </w:rPr>
        <w:t xml:space="preserve">The largest effect was for client baseline CCAPS score. Higher baseline CCAPS scores were associated with greater amounts of pre to post change and a more rapid rate of change. This </w:t>
      </w:r>
      <w:r w:rsidR="00821D53">
        <w:rPr>
          <w:rFonts w:ascii="Times New Roman" w:hAnsi="Times New Roman" w:cs="Times New Roman"/>
        </w:rPr>
        <w:lastRenderedPageBreak/>
        <w:t>effect may be explained by regression to the mean, as clients who start higher have more room to change</w:t>
      </w:r>
      <w:r w:rsidR="003D11FB">
        <w:rPr>
          <w:rFonts w:ascii="Times New Roman" w:hAnsi="Times New Roman" w:cs="Times New Roman"/>
        </w:rPr>
        <w:t xml:space="preserve"> and do so more quickly</w:t>
      </w:r>
      <w:r w:rsidR="00821D53">
        <w:rPr>
          <w:rFonts w:ascii="Times New Roman" w:hAnsi="Times New Roman" w:cs="Times New Roman"/>
        </w:rPr>
        <w:t>. For deterioration, higher baseline CCAPS scores were associated with lower rates of deterioration, likely because clients who started higher did not have as much latitude to move in a negative direction on the scale. The total number of appointments at the client level also had a significant but smaller main effect. A greater number of appointments was associated with more pre to post change but slower rate of change. This finding is consistent with the good enough level of change model of psychotherapy</w:t>
      </w:r>
      <w:r w:rsidR="003D11FB">
        <w:rPr>
          <w:rFonts w:ascii="Times New Roman" w:hAnsi="Times New Roman" w:cs="Times New Roman"/>
        </w:rPr>
        <w:t xml:space="preserve"> and prior research</w:t>
      </w:r>
      <w:r w:rsidR="00821D53">
        <w:rPr>
          <w:rFonts w:ascii="Times New Roman" w:hAnsi="Times New Roman" w:cs="Times New Roman"/>
        </w:rPr>
        <w:t xml:space="preserve"> </w:t>
      </w:r>
      <w:r w:rsidR="00821D53">
        <w:rPr>
          <w:rFonts w:ascii="Times New Roman" w:hAnsi="Times New Roman" w:cs="Times New Roman"/>
        </w:rPr>
        <w:fldChar w:fldCharType="begin" w:fldLock="1"/>
      </w:r>
      <w:r w:rsidR="00A9428A">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et al., 2009)","plainTextFormattedCitation":"(Baldwin et al., 2009)","previouslyFormattedCitation":"(Baldwin et al., 2009)"},"properties":{"noteIndex":0},"schema":"https://github.com/citation-style-language/schema/raw/master/csl-citation.json"}</w:instrText>
      </w:r>
      <w:r w:rsidR="00821D53">
        <w:rPr>
          <w:rFonts w:ascii="Times New Roman" w:hAnsi="Times New Roman" w:cs="Times New Roman"/>
        </w:rPr>
        <w:fldChar w:fldCharType="separate"/>
      </w:r>
      <w:r w:rsidR="00821D53" w:rsidRPr="00821D53">
        <w:rPr>
          <w:rFonts w:ascii="Times New Roman" w:hAnsi="Times New Roman" w:cs="Times New Roman"/>
          <w:noProof/>
        </w:rPr>
        <w:t>(Baldwin et al., 2009)</w:t>
      </w:r>
      <w:r w:rsidR="00821D53">
        <w:rPr>
          <w:rFonts w:ascii="Times New Roman" w:hAnsi="Times New Roman" w:cs="Times New Roman"/>
        </w:rPr>
        <w:fldChar w:fldCharType="end"/>
      </w:r>
      <w:r w:rsidR="00821D53">
        <w:rPr>
          <w:rFonts w:ascii="Times New Roman" w:hAnsi="Times New Roman" w:cs="Times New Roman"/>
        </w:rPr>
        <w:t>. Interestingly,</w:t>
      </w:r>
      <w:r w:rsidR="007C7E1D">
        <w:rPr>
          <w:rFonts w:ascii="Times New Roman" w:hAnsi="Times New Roman" w:cs="Times New Roman"/>
        </w:rPr>
        <w:t xml:space="preserve"> a greater number of appointments was also associated with higher odds of deteriorating</w:t>
      </w:r>
      <w:r w:rsidR="003D11FB">
        <w:rPr>
          <w:rFonts w:ascii="Times New Roman" w:hAnsi="Times New Roman" w:cs="Times New Roman"/>
        </w:rPr>
        <w:t>, perhaps indicating therapist responsiveness in extending treatment for clients who are not improving</w:t>
      </w:r>
      <w:r w:rsidR="007C7E1D">
        <w:rPr>
          <w:rFonts w:ascii="Times New Roman" w:hAnsi="Times New Roman" w:cs="Times New Roman"/>
        </w:rPr>
        <w:t xml:space="preserve">. </w:t>
      </w:r>
    </w:p>
    <w:p w14:paraId="63D898BF" w14:textId="1B97CF65" w:rsidR="006D419D" w:rsidRPr="005D2049" w:rsidRDefault="006D419D" w:rsidP="00195F68">
      <w:pPr>
        <w:spacing w:line="480" w:lineRule="auto"/>
        <w:rPr>
          <w:rFonts w:ascii="Times New Roman" w:hAnsi="Times New Roman" w:cs="Times New Roman"/>
        </w:rPr>
      </w:pPr>
      <w:r w:rsidRPr="005D2049">
        <w:rPr>
          <w:rFonts w:ascii="Times New Roman" w:hAnsi="Times New Roman" w:cs="Times New Roman"/>
        </w:rPr>
        <w:t xml:space="preserve">CCAPS frequency </w:t>
      </w:r>
      <w:r w:rsidR="00821D53">
        <w:rPr>
          <w:rFonts w:ascii="Times New Roman" w:hAnsi="Times New Roman" w:cs="Times New Roman"/>
        </w:rPr>
        <w:t xml:space="preserve">also </w:t>
      </w:r>
      <w:r w:rsidR="008B51EA">
        <w:rPr>
          <w:rFonts w:ascii="Times New Roman" w:hAnsi="Times New Roman" w:cs="Times New Roman"/>
        </w:rPr>
        <w:t>ha</w:t>
      </w:r>
      <w:r w:rsidR="00821D53">
        <w:rPr>
          <w:rFonts w:ascii="Times New Roman" w:hAnsi="Times New Roman" w:cs="Times New Roman"/>
        </w:rPr>
        <w:t>d</w:t>
      </w:r>
      <w:r w:rsidR="008B51EA">
        <w:rPr>
          <w:rFonts w:ascii="Times New Roman" w:hAnsi="Times New Roman" w:cs="Times New Roman"/>
        </w:rPr>
        <w:t xml:space="preserve"> </w:t>
      </w:r>
      <w:r w:rsidR="00EA001A">
        <w:rPr>
          <w:rFonts w:ascii="Times New Roman" w:hAnsi="Times New Roman" w:cs="Times New Roman"/>
        </w:rPr>
        <w:t>a significant</w:t>
      </w:r>
      <w:r w:rsidR="008B51EA">
        <w:rPr>
          <w:rFonts w:ascii="Times New Roman" w:hAnsi="Times New Roman" w:cs="Times New Roman"/>
        </w:rPr>
        <w:t xml:space="preserve"> main effect independent of feedback condition</w:t>
      </w:r>
      <w:r w:rsidR="00EA001A">
        <w:rPr>
          <w:rFonts w:ascii="Times New Roman" w:hAnsi="Times New Roman" w:cs="Times New Roman"/>
        </w:rPr>
        <w:t xml:space="preserve"> for both pre to post change and rate of change</w:t>
      </w:r>
      <w:r w:rsidR="009D307C">
        <w:rPr>
          <w:rFonts w:ascii="Times New Roman" w:hAnsi="Times New Roman" w:cs="Times New Roman"/>
        </w:rPr>
        <w:t>,</w:t>
      </w:r>
      <w:r w:rsidR="009D307C" w:rsidRPr="009D307C">
        <w:rPr>
          <w:rFonts w:ascii="Times New Roman" w:hAnsi="Times New Roman" w:cs="Times New Roman"/>
        </w:rPr>
        <w:t xml:space="preserve"> </w:t>
      </w:r>
      <w:r w:rsidR="009D307C">
        <w:rPr>
          <w:rFonts w:ascii="Times New Roman" w:hAnsi="Times New Roman" w:cs="Times New Roman"/>
        </w:rPr>
        <w:t>with more frequent administrations associated with better outcomes</w:t>
      </w:r>
      <w:r w:rsidR="008B51EA">
        <w:rPr>
          <w:rFonts w:ascii="Times New Roman" w:hAnsi="Times New Roman" w:cs="Times New Roman"/>
        </w:rPr>
        <w:t>.</w:t>
      </w:r>
      <w:r w:rsidR="005D2049">
        <w:rPr>
          <w:rFonts w:ascii="Times New Roman" w:hAnsi="Times New Roman" w:cs="Times New Roman"/>
        </w:rPr>
        <w:t xml:space="preserve"> Unlike </w:t>
      </w:r>
      <w:r w:rsidR="008B51EA">
        <w:rPr>
          <w:rFonts w:ascii="Times New Roman" w:hAnsi="Times New Roman" w:cs="Times New Roman"/>
        </w:rPr>
        <w:t>the other moderators tested,</w:t>
      </w:r>
      <w:r w:rsidR="005D2049">
        <w:rPr>
          <w:rFonts w:ascii="Times New Roman" w:hAnsi="Times New Roman" w:cs="Times New Roman"/>
        </w:rPr>
        <w:t xml:space="preserve"> which cannot be changed, frequency of CCAPS administration is something that centers can control</w:t>
      </w:r>
      <w:r w:rsidR="009D307C">
        <w:rPr>
          <w:rFonts w:ascii="Times New Roman" w:hAnsi="Times New Roman" w:cs="Times New Roman"/>
        </w:rPr>
        <w:t xml:space="preserve">. </w:t>
      </w:r>
      <w:r w:rsidR="005D2049">
        <w:rPr>
          <w:rFonts w:ascii="Times New Roman" w:hAnsi="Times New Roman" w:cs="Times New Roman"/>
        </w:rPr>
        <w:t xml:space="preserve">This suggests that centers </w:t>
      </w:r>
      <w:r w:rsidR="00E5245A">
        <w:rPr>
          <w:rFonts w:ascii="Times New Roman" w:hAnsi="Times New Roman" w:cs="Times New Roman"/>
        </w:rPr>
        <w:t xml:space="preserve">should </w:t>
      </w:r>
      <w:r w:rsidR="009D307C">
        <w:rPr>
          <w:rFonts w:ascii="Times New Roman" w:hAnsi="Times New Roman" w:cs="Times New Roman"/>
        </w:rPr>
        <w:t>seriously consider</w:t>
      </w:r>
      <w:r w:rsidR="005D2049">
        <w:rPr>
          <w:rFonts w:ascii="Times New Roman" w:hAnsi="Times New Roman" w:cs="Times New Roman"/>
        </w:rPr>
        <w:t xml:space="preserve"> administering the CCAPS at every session for the maximum benefit. </w:t>
      </w:r>
      <w:r w:rsidR="00783389">
        <w:rPr>
          <w:rFonts w:ascii="Times New Roman" w:hAnsi="Times New Roman" w:cs="Times New Roman"/>
        </w:rPr>
        <w:t xml:space="preserve">Such suggestion is consistent with </w:t>
      </w:r>
      <w:r w:rsidR="005D2049" w:rsidRPr="005D2049">
        <w:rPr>
          <w:rFonts w:ascii="Times New Roman" w:hAnsi="Times New Roman" w:cs="Times New Roman"/>
        </w:rPr>
        <w:t>Contextual Feedback Intervention Theory</w:t>
      </w:r>
      <w:r w:rsidR="00783389">
        <w:rPr>
          <w:rFonts w:ascii="Times New Roman" w:hAnsi="Times New Roman" w:cs="Times New Roman"/>
        </w:rPr>
        <w:t>’s premise that</w:t>
      </w:r>
      <w:r w:rsidR="005D2049" w:rsidRPr="005D2049">
        <w:rPr>
          <w:rFonts w:ascii="Times New Roman" w:hAnsi="Times New Roman" w:cs="Times New Roman"/>
        </w:rPr>
        <w:t xml:space="preserve"> for feedback to be effective, it must be timely. Receiving feedback at every session about how a client is progressing </w:t>
      </w:r>
      <w:r w:rsidR="00BB2188">
        <w:rPr>
          <w:rFonts w:ascii="Times New Roman" w:hAnsi="Times New Roman" w:cs="Times New Roman"/>
        </w:rPr>
        <w:t xml:space="preserve">compared to past clients </w:t>
      </w:r>
      <w:r w:rsidR="005D2049" w:rsidRPr="005D2049">
        <w:rPr>
          <w:rFonts w:ascii="Times New Roman" w:hAnsi="Times New Roman" w:cs="Times New Roman"/>
        </w:rPr>
        <w:t xml:space="preserve">offers information that a therapist can use </w:t>
      </w:r>
      <w:r w:rsidR="009D307C">
        <w:rPr>
          <w:rFonts w:ascii="Times New Roman" w:hAnsi="Times New Roman" w:cs="Times New Roman"/>
        </w:rPr>
        <w:t>in a</w:t>
      </w:r>
      <w:r w:rsidR="00783389">
        <w:rPr>
          <w:rFonts w:ascii="Times New Roman" w:hAnsi="Times New Roman" w:cs="Times New Roman"/>
        </w:rPr>
        <w:t xml:space="preserve">n </w:t>
      </w:r>
      <w:r w:rsidR="009D307C">
        <w:rPr>
          <w:rFonts w:ascii="Times New Roman" w:hAnsi="Times New Roman" w:cs="Times New Roman"/>
        </w:rPr>
        <w:t xml:space="preserve">immediate and, hopefully, responsive </w:t>
      </w:r>
      <w:r w:rsidR="005D2049" w:rsidRPr="005D2049">
        <w:rPr>
          <w:rFonts w:ascii="Times New Roman" w:hAnsi="Times New Roman" w:cs="Times New Roman"/>
        </w:rPr>
        <w:t xml:space="preserve">manner to make decisions about future treatment. </w:t>
      </w:r>
    </w:p>
    <w:p w14:paraId="13071EA6" w14:textId="6855914B" w:rsidR="00377AE0" w:rsidRPr="00697121" w:rsidRDefault="005D2049" w:rsidP="00195F68">
      <w:pPr>
        <w:spacing w:line="480" w:lineRule="auto"/>
        <w:rPr>
          <w:rFonts w:ascii="Times New Roman" w:hAnsi="Times New Roman" w:cs="Times New Roman"/>
        </w:rPr>
      </w:pPr>
      <w:r>
        <w:rPr>
          <w:rFonts w:ascii="Times New Roman" w:hAnsi="Times New Roman" w:cs="Times New Roman"/>
        </w:rPr>
        <w:t xml:space="preserve">Interestingly, the </w:t>
      </w:r>
      <w:r w:rsidR="00783389">
        <w:rPr>
          <w:rFonts w:ascii="Times New Roman" w:hAnsi="Times New Roman" w:cs="Times New Roman"/>
        </w:rPr>
        <w:t xml:space="preserve">finding that the frequency of CCAPS administration </w:t>
      </w:r>
      <w:r>
        <w:rPr>
          <w:rFonts w:ascii="Times New Roman" w:hAnsi="Times New Roman" w:cs="Times New Roman"/>
        </w:rPr>
        <w:t xml:space="preserve">was associated with better outcomes, </w:t>
      </w:r>
      <w:r w:rsidR="00783389">
        <w:rPr>
          <w:rFonts w:ascii="Times New Roman" w:hAnsi="Times New Roman" w:cs="Times New Roman"/>
        </w:rPr>
        <w:t>irrespective of</w:t>
      </w:r>
      <w:r>
        <w:rPr>
          <w:rFonts w:ascii="Times New Roman" w:hAnsi="Times New Roman" w:cs="Times New Roman"/>
        </w:rPr>
        <w:t xml:space="preserve"> feedback conditions</w:t>
      </w:r>
      <w:r w:rsidR="00783389">
        <w:rPr>
          <w:rFonts w:ascii="Times New Roman" w:hAnsi="Times New Roman" w:cs="Times New Roman"/>
        </w:rPr>
        <w:t>,</w:t>
      </w:r>
      <w:r>
        <w:rPr>
          <w:rFonts w:ascii="Times New Roman" w:hAnsi="Times New Roman" w:cs="Times New Roman"/>
        </w:rPr>
        <w:t xml:space="preserve"> provide</w:t>
      </w:r>
      <w:r w:rsidR="00783389">
        <w:rPr>
          <w:rFonts w:ascii="Times New Roman" w:hAnsi="Times New Roman" w:cs="Times New Roman"/>
        </w:rPr>
        <w:t>s</w:t>
      </w:r>
      <w:r w:rsidR="009078CD" w:rsidRPr="005D2049">
        <w:rPr>
          <w:rFonts w:ascii="Times New Roman" w:hAnsi="Times New Roman" w:cs="Times New Roman"/>
        </w:rPr>
        <w:t xml:space="preserve"> indirect evidence for the effectiveness of routine outcome monitoring in general</w:t>
      </w:r>
      <w:r>
        <w:rPr>
          <w:rFonts w:ascii="Times New Roman" w:hAnsi="Times New Roman" w:cs="Times New Roman"/>
        </w:rPr>
        <w:t>. It may be that receiving information about a client’</w:t>
      </w:r>
      <w:r w:rsidR="00196C68">
        <w:rPr>
          <w:rFonts w:ascii="Times New Roman" w:hAnsi="Times New Roman" w:cs="Times New Roman"/>
        </w:rPr>
        <w:t>s distress more often throughout treatment</w:t>
      </w:r>
      <w:r w:rsidRPr="005D2049">
        <w:rPr>
          <w:rFonts w:ascii="Times New Roman" w:hAnsi="Times New Roman" w:cs="Times New Roman"/>
        </w:rPr>
        <w:t xml:space="preserve">, even in the absence of feedback on </w:t>
      </w:r>
      <w:r w:rsidRPr="005D2049">
        <w:rPr>
          <w:rFonts w:ascii="Times New Roman" w:hAnsi="Times New Roman" w:cs="Times New Roman"/>
        </w:rPr>
        <w:lastRenderedPageBreak/>
        <w:t>how they compare to the average client</w:t>
      </w:r>
      <w:r w:rsidR="00196C68">
        <w:rPr>
          <w:rFonts w:ascii="Times New Roman" w:hAnsi="Times New Roman" w:cs="Times New Roman"/>
        </w:rPr>
        <w:t>, allows a therapist to more effectively use that information to guide future treatment</w:t>
      </w:r>
      <w:r w:rsidR="009078CD" w:rsidRPr="005D2049">
        <w:rPr>
          <w:rFonts w:ascii="Times New Roman" w:hAnsi="Times New Roman" w:cs="Times New Roman"/>
        </w:rPr>
        <w:t xml:space="preserve">. </w:t>
      </w:r>
      <w:r w:rsidR="00196C68">
        <w:rPr>
          <w:rFonts w:ascii="Times New Roman" w:hAnsi="Times New Roman" w:cs="Times New Roman"/>
        </w:rPr>
        <w:t xml:space="preserve">This effect could be examined further through randomization of clients to different CCAPS frequency conditions within centers. </w:t>
      </w:r>
    </w:p>
    <w:p w14:paraId="6BE58E96" w14:textId="077EEED5" w:rsidR="00F66341"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Limitations</w:t>
      </w:r>
    </w:p>
    <w:p w14:paraId="7613922B" w14:textId="0AB25A6D" w:rsidR="00EB5559" w:rsidRDefault="00EB5559" w:rsidP="00954F30">
      <w:pPr>
        <w:spacing w:line="480" w:lineRule="auto"/>
        <w:rPr>
          <w:rFonts w:ascii="Times New Roman" w:hAnsi="Times New Roman" w:cs="Times New Roman"/>
        </w:rPr>
      </w:pPr>
      <w:r w:rsidRPr="00EB5559">
        <w:rPr>
          <w:rFonts w:ascii="Times New Roman" w:hAnsi="Times New Roman" w:cs="Times New Roman"/>
        </w:rPr>
        <w:t xml:space="preserve">While the present study had the benefit of being able to compare </w:t>
      </w:r>
      <w:r w:rsidR="006B082D">
        <w:rPr>
          <w:rFonts w:ascii="Times New Roman" w:hAnsi="Times New Roman" w:cs="Times New Roman"/>
        </w:rPr>
        <w:t xml:space="preserve">enhanced </w:t>
      </w:r>
      <w:r w:rsidRPr="00EB5559">
        <w:rPr>
          <w:rFonts w:ascii="Times New Roman" w:hAnsi="Times New Roman" w:cs="Times New Roman"/>
        </w:rPr>
        <w:t xml:space="preserve">feedback and feedback </w:t>
      </w:r>
      <w:r w:rsidR="006B082D">
        <w:rPr>
          <w:rFonts w:ascii="Times New Roman" w:hAnsi="Times New Roman" w:cs="Times New Roman"/>
        </w:rPr>
        <w:t xml:space="preserve">as usual </w:t>
      </w:r>
      <w:r w:rsidRPr="00EB5559">
        <w:rPr>
          <w:rFonts w:ascii="Times New Roman" w:hAnsi="Times New Roman" w:cs="Times New Roman"/>
        </w:rPr>
        <w:t xml:space="preserve">conditions within the same counseling centers, the study </w:t>
      </w:r>
      <w:r w:rsidR="00D91F2F">
        <w:rPr>
          <w:rFonts w:ascii="Times New Roman" w:hAnsi="Times New Roman" w:cs="Times New Roman"/>
        </w:rPr>
        <w:t>did not</w:t>
      </w:r>
      <w:r w:rsidRPr="00EB5559">
        <w:rPr>
          <w:rFonts w:ascii="Times New Roman" w:hAnsi="Times New Roman" w:cs="Times New Roman"/>
        </w:rPr>
        <w:t xml:space="preserve"> randomize clients into each condition and had no control available for the effect of time over the four years the data were collected. </w:t>
      </w:r>
      <w:r w:rsidR="00315877">
        <w:rPr>
          <w:rFonts w:ascii="Times New Roman" w:hAnsi="Times New Roman" w:cs="Times New Roman"/>
        </w:rPr>
        <w:t xml:space="preserve">The same centers were included in both feedback conditions, which provided </w:t>
      </w:r>
      <w:r w:rsidRPr="00EB5559">
        <w:rPr>
          <w:rFonts w:ascii="Times New Roman" w:hAnsi="Times New Roman" w:cs="Times New Roman"/>
        </w:rPr>
        <w:t>some control for systemat</w:t>
      </w:r>
      <w:r>
        <w:rPr>
          <w:rFonts w:ascii="Times New Roman" w:hAnsi="Times New Roman" w:cs="Times New Roman"/>
        </w:rPr>
        <w:t>ic differences between centers</w:t>
      </w:r>
      <w:r w:rsidR="00315877">
        <w:rPr>
          <w:rFonts w:ascii="Times New Roman" w:hAnsi="Times New Roman" w:cs="Times New Roman"/>
        </w:rPr>
        <w:t>, but</w:t>
      </w:r>
      <w:r>
        <w:rPr>
          <w:rFonts w:ascii="Times New Roman" w:hAnsi="Times New Roman" w:cs="Times New Roman"/>
        </w:rPr>
        <w:t xml:space="preserve"> center policies or characteristics may have changed over the four years data were collected, introducing within center variance unrelated to the CCAPS feedback system. </w:t>
      </w:r>
      <w:r w:rsidR="00315877">
        <w:rPr>
          <w:rFonts w:ascii="Times New Roman" w:hAnsi="Times New Roman" w:cs="Times New Roman"/>
        </w:rPr>
        <w:t>Similarly, c</w:t>
      </w:r>
      <w:r>
        <w:rPr>
          <w:rFonts w:ascii="Times New Roman" w:hAnsi="Times New Roman" w:cs="Times New Roman"/>
        </w:rPr>
        <w:t xml:space="preserve">enters also likely experienced some degree of therapist turnover during this time, which </w:t>
      </w:r>
      <w:r w:rsidRPr="00EB5559">
        <w:rPr>
          <w:rFonts w:ascii="Times New Roman" w:hAnsi="Times New Roman" w:cs="Times New Roman"/>
        </w:rPr>
        <w:t xml:space="preserve">would have resulted in some </w:t>
      </w:r>
      <w:r w:rsidR="00902E6D">
        <w:rPr>
          <w:rFonts w:ascii="Times New Roman" w:hAnsi="Times New Roman" w:cs="Times New Roman"/>
        </w:rPr>
        <w:t xml:space="preserve">but not all </w:t>
      </w:r>
      <w:r w:rsidRPr="00EB5559">
        <w:rPr>
          <w:rFonts w:ascii="Times New Roman" w:hAnsi="Times New Roman" w:cs="Times New Roman"/>
        </w:rPr>
        <w:t xml:space="preserve">of the same clinicians being included in both conditions. Differences in therapists likely introduced additional variance not related to the feedback condition. </w:t>
      </w:r>
      <w:r w:rsidR="00954F30">
        <w:rPr>
          <w:rFonts w:ascii="Times New Roman" w:hAnsi="Times New Roman" w:cs="Times New Roman"/>
        </w:rPr>
        <w:t xml:space="preserve">The lack of control for these sources of variance represent a limitation in the ability to isolate the effect of feedback but provide greater external validity for the actual impact of the CCAPS feedback system on client outcomes in CCMH centers. </w:t>
      </w:r>
    </w:p>
    <w:p w14:paraId="2B9D1083" w14:textId="02F5B8AA" w:rsidR="00F66341" w:rsidRPr="00F66341" w:rsidRDefault="00EB5559" w:rsidP="00195F68">
      <w:pPr>
        <w:spacing w:line="480" w:lineRule="auto"/>
        <w:rPr>
          <w:rFonts w:ascii="Times New Roman" w:hAnsi="Times New Roman" w:cs="Times New Roman"/>
        </w:rPr>
      </w:pPr>
      <w:r>
        <w:rPr>
          <w:rFonts w:ascii="Times New Roman" w:hAnsi="Times New Roman" w:cs="Times New Roman"/>
        </w:rPr>
        <w:t>Another limitation is related to the CCAPS instrument itself. As noted in the methods, several of the subscales experience ceiling effects, in which clients start high enough on the subscale that they are not able to go off track or deteriorate. This necessitate</w:t>
      </w:r>
      <w:r w:rsidR="00B41F2B">
        <w:rPr>
          <w:rFonts w:ascii="Times New Roman" w:hAnsi="Times New Roman" w:cs="Times New Roman"/>
        </w:rPr>
        <w:t>d</w:t>
      </w:r>
      <w:r>
        <w:rPr>
          <w:rFonts w:ascii="Times New Roman" w:hAnsi="Times New Roman" w:cs="Times New Roman"/>
        </w:rPr>
        <w:t xml:space="preserve"> the exclusion of highly distressed clients from analyses of deterioration</w:t>
      </w:r>
      <w:r w:rsidR="00B41F2B">
        <w:rPr>
          <w:rFonts w:ascii="Times New Roman" w:hAnsi="Times New Roman" w:cs="Times New Roman"/>
        </w:rPr>
        <w:t xml:space="preserve"> on these subscales</w:t>
      </w:r>
      <w:r>
        <w:rPr>
          <w:rFonts w:ascii="Times New Roman" w:hAnsi="Times New Roman" w:cs="Times New Roman"/>
        </w:rPr>
        <w:t>.</w:t>
      </w:r>
      <w:r w:rsidR="00B41F2B">
        <w:rPr>
          <w:rFonts w:ascii="Times New Roman" w:hAnsi="Times New Roman" w:cs="Times New Roman"/>
        </w:rPr>
        <w:t xml:space="preserve"> While the scale was not able to capture deterioration in these clients, they may still have been getting worse during treatment.</w:t>
      </w:r>
      <w:r>
        <w:rPr>
          <w:rFonts w:ascii="Times New Roman" w:hAnsi="Times New Roman" w:cs="Times New Roman"/>
        </w:rPr>
        <w:t xml:space="preserve"> </w:t>
      </w:r>
      <w:r w:rsidR="00BB171C">
        <w:rPr>
          <w:rFonts w:ascii="Times New Roman" w:hAnsi="Times New Roman" w:cs="Times New Roman"/>
        </w:rPr>
        <w:t xml:space="preserve">The limited range of each subscale </w:t>
      </w:r>
      <w:r w:rsidR="00B41F2B">
        <w:rPr>
          <w:rFonts w:ascii="Times New Roman" w:hAnsi="Times New Roman" w:cs="Times New Roman"/>
        </w:rPr>
        <w:t xml:space="preserve">may have also impacted the ability to find a </w:t>
      </w:r>
      <w:r w:rsidR="00B41F2B">
        <w:rPr>
          <w:rFonts w:ascii="Times New Roman" w:hAnsi="Times New Roman" w:cs="Times New Roman"/>
        </w:rPr>
        <w:lastRenderedPageBreak/>
        <w:t xml:space="preserve">stronger effect of feedback for more severe clients, as previous studies have found. </w:t>
      </w:r>
      <w:ins w:id="3" w:author="Janis, Rebecca Ann" w:date="2020-06-17T11:02:00Z">
        <w:r w:rsidR="00366356">
          <w:rPr>
            <w:rFonts w:ascii="Times New Roman" w:hAnsi="Times New Roman" w:cs="Times New Roman"/>
          </w:rPr>
          <w:t xml:space="preserve">Additionally, </w:t>
        </w:r>
      </w:ins>
      <w:ins w:id="4" w:author="Janis, Rebecca Ann" w:date="2020-06-17T11:39:00Z">
        <w:r w:rsidR="00123E6E">
          <w:rPr>
            <w:rFonts w:ascii="Times New Roman" w:hAnsi="Times New Roman" w:cs="Times New Roman"/>
          </w:rPr>
          <w:t xml:space="preserve">when measuring change on the CCAPS during treatment, it is possible that </w:t>
        </w:r>
      </w:ins>
      <w:ins w:id="5" w:author="Janis, Rebecca Ann" w:date="2020-06-17T11:40:00Z">
        <w:r w:rsidR="00123E6E">
          <w:rPr>
            <w:rFonts w:ascii="Times New Roman" w:hAnsi="Times New Roman" w:cs="Times New Roman"/>
          </w:rPr>
          <w:t xml:space="preserve">the change observed is not entirely due to true change on the constructs being measured. For example, </w:t>
        </w:r>
        <w:proofErr w:type="spellStart"/>
        <w:r w:rsidR="00123E6E">
          <w:rPr>
            <w:rFonts w:ascii="Times New Roman" w:hAnsi="Times New Roman" w:cs="Times New Roman"/>
          </w:rPr>
          <w:t>Terborg</w:t>
        </w:r>
        <w:proofErr w:type="spellEnd"/>
        <w:r w:rsidR="00123E6E">
          <w:rPr>
            <w:rFonts w:ascii="Times New Roman" w:hAnsi="Times New Roman" w:cs="Times New Roman"/>
          </w:rPr>
          <w:t xml:space="preserve"> et al. </w:t>
        </w:r>
      </w:ins>
      <w:ins w:id="6" w:author="Janis, Rebecca Ann" w:date="2020-06-17T11:41:00Z">
        <w:r w:rsidR="00123E6E">
          <w:rPr>
            <w:rFonts w:ascii="Times New Roman" w:hAnsi="Times New Roman" w:cs="Times New Roman"/>
          </w:rPr>
          <w:fldChar w:fldCharType="begin" w:fldLock="1"/>
        </w:r>
      </w:ins>
      <w:r w:rsidR="00123E6E">
        <w:rPr>
          <w:rFonts w:ascii="Times New Roman" w:hAnsi="Times New Roman" w:cs="Times New Roman"/>
        </w:rPr>
        <w:instrText>ADDIN CSL_CITATION {"citationItems":[{"id":"ITEM-1","itemData":{"DOI":"10.5465/amr.1980.4288933","ISSN":"0363-7425","abstract":"Three conceptually different types of change that can occur with self-report data were identified by Golembiewski, Billingsley, and Yeager [1976]. We review research on this topic and propose a new technique capable of indexing all three types of change at both individual and group levels of analysis. [ABSTRACT FROM AUTHOR]","author":[{"dropping-particle":"","family":"Terborg","given":"James R","non-dropping-particle":"","parse-names":false,"suffix":""},{"dropping-particle":"","family":"Howard","given":"George S","non-dropping-particle":"","parse-names":false,"suffix":""},{"dropping-particle":"","family":"Maxwell","given":"Scott E","non-dropping-particle":"","parse-names":false,"suffix":""}],"container-title":"Academy of Management Review","id":"ITEM-1","issue":"1","issued":{"date-parts":[["1980"]]},"note":"Alpha- True change in the construct being measured\nBeta- Change in the construct being measured, with additional recalibration of measurement intervals\nGamma- Redefinition or reconceptualization of the domain being measured","page":"109-121","title":"Evaluating Planned Organizational Change: A Method for Assessing Alpha, Beta, and Gamma Change","type":"article-journal","volume":"5"},"suppress-author":1,"uris":["http://www.mendeley.com/documents/?uuid=5d0a7d06-f385-4e2b-93d7-493639374222"]}],"mendeley":{"formattedCitation":"(1980)","plainTextFormattedCitation":"(1980)"},"properties":{"noteIndex":0},"schema":"https://github.com/citation-style-language/schema/raw/master/csl-citation.json"}</w:instrText>
      </w:r>
      <w:r w:rsidR="00123E6E">
        <w:rPr>
          <w:rFonts w:ascii="Times New Roman" w:hAnsi="Times New Roman" w:cs="Times New Roman"/>
        </w:rPr>
        <w:fldChar w:fldCharType="separate"/>
      </w:r>
      <w:r w:rsidR="00123E6E" w:rsidRPr="00123E6E">
        <w:rPr>
          <w:rFonts w:ascii="Times New Roman" w:hAnsi="Times New Roman" w:cs="Times New Roman"/>
          <w:noProof/>
        </w:rPr>
        <w:t>(1980)</w:t>
      </w:r>
      <w:ins w:id="7" w:author="Janis, Rebecca Ann" w:date="2020-06-17T11:41:00Z">
        <w:r w:rsidR="00123E6E">
          <w:rPr>
            <w:rFonts w:ascii="Times New Roman" w:hAnsi="Times New Roman" w:cs="Times New Roman"/>
          </w:rPr>
          <w:fldChar w:fldCharType="end"/>
        </w:r>
        <w:r w:rsidR="00123E6E">
          <w:rPr>
            <w:rFonts w:ascii="Times New Roman" w:hAnsi="Times New Roman" w:cs="Times New Roman"/>
          </w:rPr>
          <w:t xml:space="preserve"> describe alpha, beta and gamma change. While alpha change represents true change on the construct being measured, beta </w:t>
        </w:r>
      </w:ins>
      <w:ins w:id="8" w:author="Janis, Rebecca Ann" w:date="2020-06-17T11:42:00Z">
        <w:r w:rsidR="00123E6E">
          <w:rPr>
            <w:rFonts w:ascii="Times New Roman" w:hAnsi="Times New Roman" w:cs="Times New Roman"/>
          </w:rPr>
          <w:t xml:space="preserve">and gamma change respectively represent change due to </w:t>
        </w:r>
        <w:r w:rsidR="00C15838">
          <w:rPr>
            <w:rFonts w:ascii="Times New Roman" w:hAnsi="Times New Roman" w:cs="Times New Roman"/>
          </w:rPr>
          <w:t>participants recalibrating the instrument between assessments and change due to participa</w:t>
        </w:r>
      </w:ins>
      <w:ins w:id="9" w:author="Janis, Rebecca Ann" w:date="2020-06-17T11:43:00Z">
        <w:r w:rsidR="00C15838">
          <w:rPr>
            <w:rFonts w:ascii="Times New Roman" w:hAnsi="Times New Roman" w:cs="Times New Roman"/>
          </w:rPr>
          <w:t xml:space="preserve">nts reconceptualizing the construct being measured. The present study was not able to disentangle change on the CCAPS due to these three types of change, although all three likely contributed to some degree to observed changes in CCAPS scores. </w:t>
        </w:r>
      </w:ins>
      <w:r w:rsidR="00B41F2B">
        <w:rPr>
          <w:rFonts w:ascii="Times New Roman" w:hAnsi="Times New Roman" w:cs="Times New Roman"/>
        </w:rPr>
        <w:t xml:space="preserve"> </w:t>
      </w:r>
    </w:p>
    <w:p w14:paraId="1E1907FA" w14:textId="07AE4BCA" w:rsidR="00235B7D" w:rsidRPr="00B41F2B" w:rsidRDefault="00B41F2B" w:rsidP="00195F68">
      <w:pPr>
        <w:spacing w:line="480" w:lineRule="auto"/>
        <w:rPr>
          <w:rFonts w:ascii="Times New Roman" w:hAnsi="Times New Roman" w:cs="Times New Roman"/>
        </w:rPr>
      </w:pPr>
      <w:r w:rsidRPr="00B41F2B">
        <w:rPr>
          <w:rFonts w:ascii="Times New Roman" w:hAnsi="Times New Roman" w:cs="Times New Roman"/>
        </w:rPr>
        <w:t xml:space="preserve">Finally, </w:t>
      </w:r>
      <w:r>
        <w:rPr>
          <w:rFonts w:ascii="Times New Roman" w:hAnsi="Times New Roman" w:cs="Times New Roman"/>
        </w:rPr>
        <w:t>c</w:t>
      </w:r>
      <w:r w:rsidR="002E7992" w:rsidRPr="00B41F2B">
        <w:rPr>
          <w:rFonts w:ascii="Times New Roman" w:hAnsi="Times New Roman" w:cs="Times New Roman"/>
        </w:rPr>
        <w:t>lients with only one or two sessions were not included in the analyses, despite being the most common treatment lengths in college counseling centers</w:t>
      </w:r>
      <w:r>
        <w:rPr>
          <w:rFonts w:ascii="Times New Roman" w:hAnsi="Times New Roman" w:cs="Times New Roman"/>
        </w:rPr>
        <w:t xml:space="preserve">. This exclusion criteria </w:t>
      </w:r>
      <w:proofErr w:type="gramStart"/>
      <w:r>
        <w:rPr>
          <w:rFonts w:ascii="Times New Roman" w:hAnsi="Times New Roman" w:cs="Times New Roman"/>
        </w:rPr>
        <w:t>was</w:t>
      </w:r>
      <w:proofErr w:type="gramEnd"/>
      <w:r>
        <w:rPr>
          <w:rFonts w:ascii="Times New Roman" w:hAnsi="Times New Roman" w:cs="Times New Roman"/>
        </w:rPr>
        <w:t xml:space="preserve"> used because feedback is not presented until the second session, so for clients with only one or two sessions, therapists would not have a chance to utilize the feedback to inform treatment. </w:t>
      </w:r>
      <w:r w:rsidR="00315877">
        <w:rPr>
          <w:rFonts w:ascii="Times New Roman" w:hAnsi="Times New Roman" w:cs="Times New Roman"/>
        </w:rPr>
        <w:t xml:space="preserve"> </w:t>
      </w:r>
      <w:r>
        <w:rPr>
          <w:rFonts w:ascii="Times New Roman" w:hAnsi="Times New Roman" w:cs="Times New Roman"/>
        </w:rPr>
        <w:t xml:space="preserve">The necessity of excluding of clients with the two most frequent treatment lengths highlights </w:t>
      </w:r>
      <w:r w:rsidR="002E7992" w:rsidRPr="00B41F2B">
        <w:rPr>
          <w:rFonts w:ascii="Times New Roman" w:hAnsi="Times New Roman" w:cs="Times New Roman"/>
        </w:rPr>
        <w:t xml:space="preserve">the need to consider what types of feedback may be most helpful in the context of clients attending </w:t>
      </w:r>
      <w:r>
        <w:rPr>
          <w:rFonts w:ascii="Times New Roman" w:hAnsi="Times New Roman" w:cs="Times New Roman"/>
        </w:rPr>
        <w:t>very few sessions</w:t>
      </w:r>
      <w:r w:rsidR="002E7992" w:rsidRPr="00B41F2B">
        <w:rPr>
          <w:rFonts w:ascii="Times New Roman" w:hAnsi="Times New Roman" w:cs="Times New Roman"/>
        </w:rPr>
        <w:t xml:space="preserve">. </w:t>
      </w:r>
    </w:p>
    <w:p w14:paraId="31091406" w14:textId="77777777" w:rsidR="00864FA2"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Future Directions</w:t>
      </w:r>
    </w:p>
    <w:p w14:paraId="5668CFC7" w14:textId="27B2944F" w:rsidR="002337E8" w:rsidRDefault="0075191E" w:rsidP="00195F68">
      <w:pPr>
        <w:spacing w:line="480" w:lineRule="auto"/>
        <w:contextualSpacing/>
        <w:rPr>
          <w:rFonts w:ascii="Times New Roman" w:hAnsi="Times New Roman" w:cs="Times New Roman"/>
        </w:rPr>
      </w:pPr>
      <w:r>
        <w:rPr>
          <w:rFonts w:ascii="Times New Roman" w:hAnsi="Times New Roman" w:cs="Times New Roman"/>
        </w:rPr>
        <w:t xml:space="preserve">There are a number of important </w:t>
      </w:r>
      <w:r w:rsidR="002337E8">
        <w:rPr>
          <w:rFonts w:ascii="Times New Roman" w:hAnsi="Times New Roman" w:cs="Times New Roman"/>
        </w:rPr>
        <w:t xml:space="preserve">research </w:t>
      </w:r>
      <w:r>
        <w:rPr>
          <w:rFonts w:ascii="Times New Roman" w:hAnsi="Times New Roman" w:cs="Times New Roman"/>
        </w:rPr>
        <w:t>questions that were not able to be answered in the present study</w:t>
      </w:r>
      <w:r w:rsidR="00963387">
        <w:rPr>
          <w:rFonts w:ascii="Times New Roman" w:hAnsi="Times New Roman" w:cs="Times New Roman"/>
        </w:rPr>
        <w:t xml:space="preserve">, many of which have been alluded to previously in the discussion. </w:t>
      </w:r>
      <w:r w:rsidR="00C672B3">
        <w:rPr>
          <w:rFonts w:ascii="Times New Roman" w:hAnsi="Times New Roman" w:cs="Times New Roman"/>
        </w:rPr>
        <w:t xml:space="preserve">First, future research should address the paucity of knowledge about </w:t>
      </w:r>
      <w:r w:rsidR="00BF282A">
        <w:rPr>
          <w:rFonts w:ascii="Times New Roman" w:hAnsi="Times New Roman" w:cs="Times New Roman"/>
        </w:rPr>
        <w:t xml:space="preserve">how therapist and </w:t>
      </w:r>
      <w:r w:rsidR="00E72820">
        <w:rPr>
          <w:rFonts w:ascii="Times New Roman" w:hAnsi="Times New Roman" w:cs="Times New Roman"/>
        </w:rPr>
        <w:t xml:space="preserve">organizational </w:t>
      </w:r>
      <w:r w:rsidR="00BF282A">
        <w:rPr>
          <w:rFonts w:ascii="Times New Roman" w:hAnsi="Times New Roman" w:cs="Times New Roman"/>
        </w:rPr>
        <w:t>factors</w:t>
      </w:r>
      <w:r w:rsidR="002337E8">
        <w:rPr>
          <w:rFonts w:ascii="Times New Roman" w:hAnsi="Times New Roman" w:cs="Times New Roman"/>
        </w:rPr>
        <w:t xml:space="preserve"> impact </w:t>
      </w:r>
      <w:r w:rsidR="00BF282A">
        <w:rPr>
          <w:rFonts w:ascii="Times New Roman" w:hAnsi="Times New Roman" w:cs="Times New Roman"/>
        </w:rPr>
        <w:t>feedback’s</w:t>
      </w:r>
      <w:r w:rsidR="002337E8">
        <w:rPr>
          <w:rFonts w:ascii="Times New Roman" w:hAnsi="Times New Roman" w:cs="Times New Roman"/>
        </w:rPr>
        <w:t xml:space="preserve"> effectiveness</w:t>
      </w:r>
      <w:r w:rsidR="00C672B3">
        <w:rPr>
          <w:rFonts w:ascii="Times New Roman" w:hAnsi="Times New Roman" w:cs="Times New Roman"/>
        </w:rPr>
        <w:t xml:space="preserve"> (Lambert et al.,</w:t>
      </w:r>
      <w:r w:rsidR="00C41319">
        <w:rPr>
          <w:rFonts w:ascii="Times New Roman" w:hAnsi="Times New Roman" w:cs="Times New Roman"/>
        </w:rPr>
        <w:t xml:space="preserve"> </w:t>
      </w:r>
      <w:r w:rsidR="00C672B3">
        <w:rPr>
          <w:rFonts w:ascii="Times New Roman" w:hAnsi="Times New Roman" w:cs="Times New Roman"/>
        </w:rPr>
        <w:t>2018)</w:t>
      </w:r>
      <w:r w:rsidR="002337E8">
        <w:rPr>
          <w:rFonts w:ascii="Times New Roman" w:hAnsi="Times New Roman" w:cs="Times New Roman"/>
        </w:rPr>
        <w:t xml:space="preserve">. </w:t>
      </w:r>
      <w:r w:rsidR="00BF282A">
        <w:rPr>
          <w:rFonts w:ascii="Times New Roman" w:hAnsi="Times New Roman" w:cs="Times New Roman"/>
        </w:rPr>
        <w:t xml:space="preserve">At the therapist level, this could include </w:t>
      </w:r>
      <w:r w:rsidR="00C672B3">
        <w:rPr>
          <w:rFonts w:ascii="Times New Roman" w:hAnsi="Times New Roman" w:cs="Times New Roman"/>
        </w:rPr>
        <w:t xml:space="preserve">more investigations on </w:t>
      </w:r>
      <w:r w:rsidR="00BF282A">
        <w:rPr>
          <w:rFonts w:ascii="Times New Roman" w:hAnsi="Times New Roman" w:cs="Times New Roman"/>
        </w:rPr>
        <w:t xml:space="preserve">how therapists </w:t>
      </w:r>
      <w:r w:rsidR="00C672B3">
        <w:rPr>
          <w:rFonts w:ascii="Times New Roman" w:hAnsi="Times New Roman" w:cs="Times New Roman"/>
        </w:rPr>
        <w:t>attend to</w:t>
      </w:r>
      <w:r w:rsidR="00BF282A">
        <w:rPr>
          <w:rFonts w:ascii="Times New Roman" w:hAnsi="Times New Roman" w:cs="Times New Roman"/>
        </w:rPr>
        <w:t xml:space="preserve"> feedback and use it to inform treatment. </w:t>
      </w:r>
      <w:r w:rsidR="002337E8">
        <w:rPr>
          <w:rFonts w:ascii="Times New Roman" w:hAnsi="Times New Roman" w:cs="Times New Roman"/>
        </w:rPr>
        <w:t xml:space="preserve">Although the present study included the moderating effect of how often the CCAPS was </w:t>
      </w:r>
      <w:r w:rsidR="002337E8">
        <w:rPr>
          <w:rFonts w:ascii="Times New Roman" w:hAnsi="Times New Roman" w:cs="Times New Roman"/>
        </w:rPr>
        <w:lastRenderedPageBreak/>
        <w:t xml:space="preserve">administered, no information was available on how often therapists </w:t>
      </w:r>
      <w:r w:rsidR="00C672B3">
        <w:rPr>
          <w:rFonts w:ascii="Times New Roman" w:hAnsi="Times New Roman" w:cs="Times New Roman"/>
        </w:rPr>
        <w:t xml:space="preserve">looked at </w:t>
      </w:r>
      <w:r w:rsidR="002337E8">
        <w:rPr>
          <w:rFonts w:ascii="Times New Roman" w:hAnsi="Times New Roman" w:cs="Times New Roman"/>
        </w:rPr>
        <w:t xml:space="preserve">the CCAPS </w:t>
      </w:r>
      <w:r w:rsidR="00C672B3">
        <w:rPr>
          <w:rFonts w:ascii="Times New Roman" w:hAnsi="Times New Roman" w:cs="Times New Roman"/>
        </w:rPr>
        <w:t>filled out by their client</w:t>
      </w:r>
      <w:r w:rsidR="000441FD">
        <w:rPr>
          <w:rFonts w:ascii="Times New Roman" w:hAnsi="Times New Roman" w:cs="Times New Roman"/>
        </w:rPr>
        <w:t>s</w:t>
      </w:r>
      <w:r w:rsidR="00C672B3">
        <w:rPr>
          <w:rFonts w:ascii="Times New Roman" w:hAnsi="Times New Roman" w:cs="Times New Roman"/>
        </w:rPr>
        <w:t xml:space="preserve">, </w:t>
      </w:r>
      <w:r w:rsidR="002337E8">
        <w:rPr>
          <w:rFonts w:ascii="Times New Roman" w:hAnsi="Times New Roman" w:cs="Times New Roman"/>
        </w:rPr>
        <w:t xml:space="preserve">and specifically </w:t>
      </w:r>
      <w:r w:rsidR="00C672B3">
        <w:rPr>
          <w:rFonts w:ascii="Times New Roman" w:hAnsi="Times New Roman" w:cs="Times New Roman"/>
        </w:rPr>
        <w:t xml:space="preserve">at </w:t>
      </w:r>
      <w:r w:rsidR="002337E8">
        <w:rPr>
          <w:rFonts w:ascii="Times New Roman" w:hAnsi="Times New Roman" w:cs="Times New Roman"/>
        </w:rPr>
        <w:t xml:space="preserve">the feedback it provided on their progress. Prior research has </w:t>
      </w:r>
      <w:r w:rsidR="00C41319">
        <w:rPr>
          <w:rFonts w:ascii="Times New Roman" w:hAnsi="Times New Roman" w:cs="Times New Roman"/>
        </w:rPr>
        <w:t xml:space="preserve">unsurprisingly </w:t>
      </w:r>
      <w:r w:rsidR="002337E8">
        <w:rPr>
          <w:rFonts w:ascii="Times New Roman" w:hAnsi="Times New Roman" w:cs="Times New Roman"/>
        </w:rPr>
        <w:t xml:space="preserve">found that feedback is only effective if therapists attend to it </w:t>
      </w:r>
      <w:r w:rsidR="002337E8">
        <w:rPr>
          <w:rFonts w:ascii="Times New Roman" w:hAnsi="Times New Roman" w:cs="Times New Roman"/>
        </w:rPr>
        <w:fldChar w:fldCharType="begin" w:fldLock="1"/>
      </w:r>
      <w:r w:rsidR="00123E6E">
        <w:rPr>
          <w:rFonts w:ascii="Times New Roman" w:hAnsi="Times New Roman" w:cs="Times New Roman"/>
        </w:rPr>
        <w:instrText>ADDIN CSL_CITATION {"citationItems":[{"id":"ITEM-1","itemData":{"DOI":"10.1080/10503307.2012.673023","ISSN":"1468-4381","PMID":"22468992","abstract":"Providing outcome monitoring feedback to therapists seems to be a promising approach to improve outcomes in clinical practice. This study aims to examine the effect of feedback and investigate whether it is moderated by therapist characteristics. Patients (n=413) were randomly assigned to either a feedback or a no-feedback control condition. There was no significant effect of feedback in the full sample, but feedback was effective for not-on-track cases for therapists who used the feedback. Internal feedback propensity, self-efficacy, and commitment to use the feedback moderated the effects of feedback. The results demonstrate that feedback is not effective under all circumstances and therapist factors are important when implementing feedback in clinical practice.","author":[{"dropping-particle":"","family":"Jong","given":"Kim","non-dropping-particle":"de","parse-names":false,"suffix":""},{"dropping-particle":"","family":"Sluis","given":"Patricia","non-dropping-particle":"van","parse-names":false,"suffix":""},{"dropping-particle":"","family":"Nugter","given":"M Annet","non-dropping-particle":"","parse-names":false,"suffix":""},{"dropping-particle":"","family":"Heiser","given":"Willem J","non-dropping-particle":"","parse-names":false,"suffix":""},{"dropping-particle":"","family":"Spinhoven","given":"Philip","non-dropping-particle":"","parse-names":false,"suffix":""}],"container-title":"Psychotherapy research : journal of the Society for Psychotherapy Research","id":"ITEM-1","issue":"4","issued":{"date-parts":[["2012","1"]]},"page":"464-74","title":"Understanding the differential impact of outcome monitoring: therapist variables that moderate feedback effects in a randomized clinical trial.","type":"article-journal","volume":"22"},"uris":["http://www.mendeley.com/documents/?uuid=a2f16bf6-af77-4886-b0cc-bbf238c1648a"]}],"mendeley":{"formattedCitation":"(de Jong et al., 2012)","plainTextFormattedCitation":"(de Jong et al., 2012)","previouslyFormattedCitation":"(de Jong, van Sluis, Nugter, Heiser, &amp; Spinhoven, 2012)"},"properties":{"noteIndex":0},"schema":"https://github.com/citation-style-language/schema/raw/master/csl-citation.json"}</w:instrText>
      </w:r>
      <w:r w:rsidR="002337E8">
        <w:rPr>
          <w:rFonts w:ascii="Times New Roman" w:hAnsi="Times New Roman" w:cs="Times New Roman"/>
        </w:rPr>
        <w:fldChar w:fldCharType="separate"/>
      </w:r>
      <w:r w:rsidR="00123E6E" w:rsidRPr="00123E6E">
        <w:rPr>
          <w:rFonts w:ascii="Times New Roman" w:hAnsi="Times New Roman" w:cs="Times New Roman"/>
          <w:noProof/>
        </w:rPr>
        <w:t>(de Jong et al., 2012)</w:t>
      </w:r>
      <w:r w:rsidR="002337E8">
        <w:rPr>
          <w:rFonts w:ascii="Times New Roman" w:hAnsi="Times New Roman" w:cs="Times New Roman"/>
        </w:rPr>
        <w:fldChar w:fldCharType="end"/>
      </w:r>
      <w:r w:rsidR="004F1F3A">
        <w:rPr>
          <w:rFonts w:ascii="Times New Roman" w:hAnsi="Times New Roman" w:cs="Times New Roman"/>
        </w:rPr>
        <w:t>;</w:t>
      </w:r>
      <w:r w:rsidR="002337E8">
        <w:rPr>
          <w:rFonts w:ascii="Times New Roman" w:hAnsi="Times New Roman" w:cs="Times New Roman"/>
        </w:rPr>
        <w:t xml:space="preserve"> </w:t>
      </w:r>
      <w:r w:rsidR="004F1F3A">
        <w:rPr>
          <w:rFonts w:ascii="Times New Roman" w:hAnsi="Times New Roman" w:cs="Times New Roman"/>
        </w:rPr>
        <w:t>h</w:t>
      </w:r>
      <w:r w:rsidR="003B3D6E">
        <w:rPr>
          <w:rFonts w:ascii="Times New Roman" w:hAnsi="Times New Roman" w:cs="Times New Roman"/>
        </w:rPr>
        <w:t>owever,</w:t>
      </w:r>
      <w:r w:rsidR="00697121">
        <w:rPr>
          <w:rFonts w:ascii="Times New Roman" w:hAnsi="Times New Roman" w:cs="Times New Roman"/>
        </w:rPr>
        <w:t xml:space="preserve"> </w:t>
      </w:r>
      <w:r w:rsidR="003B3D6E">
        <w:rPr>
          <w:rFonts w:ascii="Times New Roman" w:hAnsi="Times New Roman" w:cs="Times New Roman"/>
        </w:rPr>
        <w:t>more studies are needed to determine</w:t>
      </w:r>
      <w:r w:rsidR="00697121">
        <w:rPr>
          <w:rFonts w:ascii="Times New Roman" w:hAnsi="Times New Roman" w:cs="Times New Roman"/>
        </w:rPr>
        <w:t xml:space="preserve"> how clinicians use feedback to inform treatment, and how this differs based on whether a client is on or off track. </w:t>
      </w:r>
      <w:r w:rsidR="002337E8">
        <w:rPr>
          <w:rFonts w:ascii="Times New Roman" w:hAnsi="Times New Roman" w:cs="Times New Roman"/>
        </w:rPr>
        <w:t>Future research addressing these questions could provide a basis for policy recommendations around viewing the CCAPS before sessions</w:t>
      </w:r>
      <w:r w:rsidR="00697121">
        <w:rPr>
          <w:rFonts w:ascii="Times New Roman" w:hAnsi="Times New Roman" w:cs="Times New Roman"/>
        </w:rPr>
        <w:t xml:space="preserve">, </w:t>
      </w:r>
      <w:r w:rsidR="002337E8">
        <w:rPr>
          <w:rFonts w:ascii="Times New Roman" w:hAnsi="Times New Roman" w:cs="Times New Roman"/>
        </w:rPr>
        <w:t xml:space="preserve">sharing </w:t>
      </w:r>
      <w:r w:rsidR="00A36528">
        <w:rPr>
          <w:rFonts w:ascii="Times New Roman" w:hAnsi="Times New Roman" w:cs="Times New Roman"/>
        </w:rPr>
        <w:t>it</w:t>
      </w:r>
      <w:r w:rsidR="002337E8">
        <w:rPr>
          <w:rFonts w:ascii="Times New Roman" w:hAnsi="Times New Roman" w:cs="Times New Roman"/>
        </w:rPr>
        <w:t xml:space="preserve"> with clients</w:t>
      </w:r>
      <w:r w:rsidR="00697121">
        <w:rPr>
          <w:rFonts w:ascii="Times New Roman" w:hAnsi="Times New Roman" w:cs="Times New Roman"/>
        </w:rPr>
        <w:t xml:space="preserve">, and using </w:t>
      </w:r>
      <w:r w:rsidR="009F221C">
        <w:rPr>
          <w:rFonts w:ascii="Times New Roman" w:hAnsi="Times New Roman" w:cs="Times New Roman"/>
        </w:rPr>
        <w:t>it</w:t>
      </w:r>
      <w:r w:rsidR="00697121">
        <w:rPr>
          <w:rFonts w:ascii="Times New Roman" w:hAnsi="Times New Roman" w:cs="Times New Roman"/>
        </w:rPr>
        <w:t xml:space="preserve"> for treatment planning</w:t>
      </w:r>
      <w:r w:rsidR="002337E8">
        <w:rPr>
          <w:rFonts w:ascii="Times New Roman" w:hAnsi="Times New Roman" w:cs="Times New Roman"/>
        </w:rPr>
        <w:t xml:space="preserve">. </w:t>
      </w:r>
    </w:p>
    <w:p w14:paraId="7EF3D9A5" w14:textId="258B494E" w:rsidR="002337E8" w:rsidRPr="002337E8" w:rsidRDefault="000441FD" w:rsidP="00195F68">
      <w:pPr>
        <w:spacing w:line="480" w:lineRule="auto"/>
        <w:contextualSpacing/>
        <w:rPr>
          <w:rFonts w:ascii="Times New Roman" w:hAnsi="Times New Roman" w:cs="Times New Roman"/>
        </w:rPr>
      </w:pPr>
      <w:r>
        <w:rPr>
          <w:rFonts w:ascii="Times New Roman" w:hAnsi="Times New Roman" w:cs="Times New Roman"/>
        </w:rPr>
        <w:t>Future investigations should also examine the impact of o</w:t>
      </w:r>
      <w:r w:rsidR="00DE104A">
        <w:rPr>
          <w:rFonts w:ascii="Times New Roman" w:hAnsi="Times New Roman" w:cs="Times New Roman"/>
        </w:rPr>
        <w:t xml:space="preserve">rganizational </w:t>
      </w:r>
      <w:r w:rsidR="00697121">
        <w:rPr>
          <w:rFonts w:ascii="Times New Roman" w:hAnsi="Times New Roman" w:cs="Times New Roman"/>
        </w:rPr>
        <w:t>variables on psychotherapy feedback</w:t>
      </w:r>
      <w:r>
        <w:rPr>
          <w:rFonts w:ascii="Times New Roman" w:hAnsi="Times New Roman" w:cs="Times New Roman"/>
        </w:rPr>
        <w:t xml:space="preserve">. In the present study, for example, </w:t>
      </w:r>
      <w:r w:rsidR="00E72820">
        <w:rPr>
          <w:rFonts w:ascii="Times New Roman" w:hAnsi="Times New Roman" w:cs="Times New Roman"/>
        </w:rPr>
        <w:t xml:space="preserve">no </w:t>
      </w:r>
      <w:r w:rsidR="00E72820" w:rsidRPr="002337E8">
        <w:rPr>
          <w:rFonts w:ascii="Times New Roman" w:hAnsi="Times New Roman" w:cs="Times New Roman"/>
        </w:rPr>
        <w:t xml:space="preserve">information </w:t>
      </w:r>
      <w:r w:rsidR="00E72820">
        <w:rPr>
          <w:rFonts w:ascii="Times New Roman" w:hAnsi="Times New Roman" w:cs="Times New Roman"/>
        </w:rPr>
        <w:t xml:space="preserve">was collected </w:t>
      </w:r>
      <w:r w:rsidR="00E72820" w:rsidRPr="002337E8">
        <w:rPr>
          <w:rFonts w:ascii="Times New Roman" w:hAnsi="Times New Roman" w:cs="Times New Roman"/>
        </w:rPr>
        <w:t>about how the CCAPS was introduced at each center</w:t>
      </w:r>
      <w:r w:rsidR="009453CF">
        <w:rPr>
          <w:rFonts w:ascii="Times New Roman" w:hAnsi="Times New Roman" w:cs="Times New Roman"/>
        </w:rPr>
        <w:t>; y</w:t>
      </w:r>
      <w:r w:rsidR="00142D60">
        <w:rPr>
          <w:rFonts w:ascii="Times New Roman" w:hAnsi="Times New Roman" w:cs="Times New Roman"/>
        </w:rPr>
        <w:t xml:space="preserve">et, this could have had an effect on the findings presented here. Such effect could have been </w:t>
      </w:r>
      <w:r w:rsidR="00E72820">
        <w:rPr>
          <w:rFonts w:ascii="Times New Roman" w:hAnsi="Times New Roman" w:cs="Times New Roman"/>
        </w:rPr>
        <w:t>manifest</w:t>
      </w:r>
      <w:r w:rsidR="00142D60">
        <w:rPr>
          <w:rFonts w:ascii="Times New Roman" w:hAnsi="Times New Roman" w:cs="Times New Roman"/>
        </w:rPr>
        <w:t>ed</w:t>
      </w:r>
      <w:r w:rsidR="00E72820">
        <w:rPr>
          <w:rFonts w:ascii="Times New Roman" w:hAnsi="Times New Roman" w:cs="Times New Roman"/>
        </w:rPr>
        <w:t xml:space="preserve"> in an interaction between the organization and therapist level</w:t>
      </w:r>
      <w:r w:rsidR="00142D60">
        <w:rPr>
          <w:rFonts w:ascii="Times New Roman" w:hAnsi="Times New Roman" w:cs="Times New Roman"/>
        </w:rPr>
        <w:t>s</w:t>
      </w:r>
      <w:r w:rsidR="00E72820">
        <w:rPr>
          <w:rFonts w:ascii="Times New Roman" w:hAnsi="Times New Roman" w:cs="Times New Roman"/>
        </w:rPr>
        <w:t xml:space="preserve">. </w:t>
      </w:r>
      <w:r w:rsidR="00142D60">
        <w:rPr>
          <w:rFonts w:ascii="Times New Roman" w:hAnsi="Times New Roman" w:cs="Times New Roman"/>
        </w:rPr>
        <w:t>In</w:t>
      </w:r>
      <w:r w:rsidR="00E72820">
        <w:rPr>
          <w:rFonts w:ascii="Times New Roman" w:hAnsi="Times New Roman" w:cs="Times New Roman"/>
        </w:rPr>
        <w:t xml:space="preserve"> a center where the change to the new CCAPS system was imposed top down without therapist buy in, </w:t>
      </w:r>
      <w:r w:rsidR="00142D60">
        <w:rPr>
          <w:rFonts w:ascii="Times New Roman" w:hAnsi="Times New Roman" w:cs="Times New Roman"/>
        </w:rPr>
        <w:t xml:space="preserve">for instance, some </w:t>
      </w:r>
      <w:r w:rsidR="00E72820">
        <w:rPr>
          <w:rFonts w:ascii="Times New Roman" w:hAnsi="Times New Roman" w:cs="Times New Roman"/>
        </w:rPr>
        <w:t xml:space="preserve">therapists may </w:t>
      </w:r>
      <w:r w:rsidR="00142D60">
        <w:rPr>
          <w:rFonts w:ascii="Times New Roman" w:hAnsi="Times New Roman" w:cs="Times New Roman"/>
        </w:rPr>
        <w:t xml:space="preserve">have </w:t>
      </w:r>
      <w:r w:rsidR="00E72820">
        <w:rPr>
          <w:rFonts w:ascii="Times New Roman" w:hAnsi="Times New Roman" w:cs="Times New Roman"/>
        </w:rPr>
        <w:t>fe</w:t>
      </w:r>
      <w:r w:rsidR="00142D60">
        <w:rPr>
          <w:rFonts w:ascii="Times New Roman" w:hAnsi="Times New Roman" w:cs="Times New Roman"/>
        </w:rPr>
        <w:t>lt</w:t>
      </w:r>
      <w:r w:rsidR="00E72820">
        <w:rPr>
          <w:rFonts w:ascii="Times New Roman" w:hAnsi="Times New Roman" w:cs="Times New Roman"/>
        </w:rPr>
        <w:t xml:space="preserve"> resentful of not being part of the decision, which may </w:t>
      </w:r>
      <w:r w:rsidR="00142D60">
        <w:rPr>
          <w:rFonts w:ascii="Times New Roman" w:hAnsi="Times New Roman" w:cs="Times New Roman"/>
        </w:rPr>
        <w:t xml:space="preserve">have </w:t>
      </w:r>
      <w:r w:rsidR="00E72820">
        <w:rPr>
          <w:rFonts w:ascii="Times New Roman" w:hAnsi="Times New Roman" w:cs="Times New Roman"/>
        </w:rPr>
        <w:t>attenuate</w:t>
      </w:r>
      <w:r w:rsidR="00142D60">
        <w:rPr>
          <w:rFonts w:ascii="Times New Roman" w:hAnsi="Times New Roman" w:cs="Times New Roman"/>
        </w:rPr>
        <w:t>d</w:t>
      </w:r>
      <w:r w:rsidR="00E72820">
        <w:rPr>
          <w:rFonts w:ascii="Times New Roman" w:hAnsi="Times New Roman" w:cs="Times New Roman"/>
        </w:rPr>
        <w:t xml:space="preserve"> the feedback’s effectiveness. More generally, if a center </w:t>
      </w:r>
      <w:r w:rsidR="00142D60">
        <w:rPr>
          <w:rFonts w:ascii="Times New Roman" w:hAnsi="Times New Roman" w:cs="Times New Roman"/>
        </w:rPr>
        <w:t>had developed</w:t>
      </w:r>
      <w:r w:rsidR="00E72820">
        <w:rPr>
          <w:rFonts w:ascii="Times New Roman" w:hAnsi="Times New Roman" w:cs="Times New Roman"/>
        </w:rPr>
        <w:t xml:space="preserve"> a positive culture around routine outcome monitoring, where the CCAPS </w:t>
      </w:r>
      <w:r w:rsidR="00142D60">
        <w:rPr>
          <w:rFonts w:ascii="Times New Roman" w:hAnsi="Times New Roman" w:cs="Times New Roman"/>
        </w:rPr>
        <w:t>was</w:t>
      </w:r>
      <w:r w:rsidR="00E72820">
        <w:rPr>
          <w:rFonts w:ascii="Times New Roman" w:hAnsi="Times New Roman" w:cs="Times New Roman"/>
        </w:rPr>
        <w:t xml:space="preserve"> discussed positively in supervision and elsewhere, therapists may </w:t>
      </w:r>
      <w:r w:rsidR="003301FF">
        <w:rPr>
          <w:rFonts w:ascii="Times New Roman" w:hAnsi="Times New Roman" w:cs="Times New Roman"/>
        </w:rPr>
        <w:t>had</w:t>
      </w:r>
      <w:r w:rsidR="00142D60">
        <w:rPr>
          <w:rFonts w:ascii="Times New Roman" w:hAnsi="Times New Roman" w:cs="Times New Roman"/>
        </w:rPr>
        <w:t xml:space="preserve"> been</w:t>
      </w:r>
      <w:r w:rsidR="00E72820">
        <w:rPr>
          <w:rFonts w:ascii="Times New Roman" w:hAnsi="Times New Roman" w:cs="Times New Roman"/>
        </w:rPr>
        <w:t xml:space="preserve"> more likely to incorporate CCAPS feedback into treatment planning, allowing it to have more of an impact. </w:t>
      </w:r>
      <w:r w:rsidR="00142D60">
        <w:rPr>
          <w:rFonts w:ascii="Times New Roman" w:hAnsi="Times New Roman" w:cs="Times New Roman"/>
        </w:rPr>
        <w:t xml:space="preserve">Other organizational variables may </w:t>
      </w:r>
      <w:r w:rsidR="003301FF">
        <w:rPr>
          <w:rFonts w:ascii="Times New Roman" w:hAnsi="Times New Roman" w:cs="Times New Roman"/>
        </w:rPr>
        <w:t xml:space="preserve">also play a role in the successful implementation of ROM and feedback system. Built on hundreds of centers using common measures, </w:t>
      </w:r>
      <w:r w:rsidR="00DE104A">
        <w:rPr>
          <w:rFonts w:ascii="Times New Roman" w:hAnsi="Times New Roman" w:cs="Times New Roman"/>
        </w:rPr>
        <w:t xml:space="preserve">CCMH is uniquely positioned </w:t>
      </w:r>
      <w:r w:rsidR="003301FF">
        <w:rPr>
          <w:rFonts w:ascii="Times New Roman" w:hAnsi="Times New Roman" w:cs="Times New Roman"/>
        </w:rPr>
        <w:t>to examine such variables in future investigations</w:t>
      </w:r>
      <w:r w:rsidR="002337E8" w:rsidRPr="002337E8">
        <w:rPr>
          <w:rFonts w:ascii="Times New Roman" w:hAnsi="Times New Roman" w:cs="Times New Roman"/>
        </w:rPr>
        <w:t xml:space="preserve">. </w:t>
      </w:r>
    </w:p>
    <w:p w14:paraId="67FEFEB5" w14:textId="0172FA1C" w:rsidR="008D3F35" w:rsidRDefault="003301FF" w:rsidP="00195F68">
      <w:pPr>
        <w:spacing w:line="480" w:lineRule="auto"/>
        <w:rPr>
          <w:rFonts w:ascii="Times New Roman" w:hAnsi="Times New Roman" w:cs="Times New Roman"/>
        </w:rPr>
      </w:pPr>
      <w:r>
        <w:rPr>
          <w:rFonts w:ascii="Times New Roman" w:hAnsi="Times New Roman" w:cs="Times New Roman"/>
        </w:rPr>
        <w:t>More attention could also be given to</w:t>
      </w:r>
      <w:r w:rsidR="008D3F35" w:rsidRPr="00053DD7">
        <w:rPr>
          <w:rFonts w:ascii="Times New Roman" w:hAnsi="Times New Roman" w:cs="Times New Roman"/>
        </w:rPr>
        <w:t xml:space="preserve"> the impact of </w:t>
      </w:r>
      <w:proofErr w:type="gramStart"/>
      <w:r w:rsidR="008D3F35" w:rsidRPr="00053DD7">
        <w:rPr>
          <w:rFonts w:ascii="Times New Roman" w:hAnsi="Times New Roman" w:cs="Times New Roman"/>
        </w:rPr>
        <w:t>off track</w:t>
      </w:r>
      <w:proofErr w:type="gramEnd"/>
      <w:r w:rsidR="008D3F35" w:rsidRPr="00053DD7">
        <w:rPr>
          <w:rFonts w:ascii="Times New Roman" w:hAnsi="Times New Roman" w:cs="Times New Roman"/>
        </w:rPr>
        <w:t xml:space="preserve"> alerts on treatment. Future </w:t>
      </w:r>
      <w:r w:rsidR="0081177C">
        <w:rPr>
          <w:rFonts w:ascii="Times New Roman" w:hAnsi="Times New Roman" w:cs="Times New Roman"/>
        </w:rPr>
        <w:t>studies</w:t>
      </w:r>
      <w:r>
        <w:rPr>
          <w:rFonts w:ascii="Times New Roman" w:hAnsi="Times New Roman" w:cs="Times New Roman"/>
        </w:rPr>
        <w:t xml:space="preserve">, including with </w:t>
      </w:r>
      <w:r w:rsidR="008D3F35" w:rsidRPr="00053DD7">
        <w:rPr>
          <w:rFonts w:ascii="Times New Roman" w:hAnsi="Times New Roman" w:cs="Times New Roman"/>
        </w:rPr>
        <w:t xml:space="preserve">clients </w:t>
      </w:r>
      <w:r w:rsidR="0081177C">
        <w:rPr>
          <w:rFonts w:ascii="Times New Roman" w:hAnsi="Times New Roman" w:cs="Times New Roman"/>
        </w:rPr>
        <w:t>who were in</w:t>
      </w:r>
      <w:r w:rsidR="008D3F35" w:rsidRPr="00053DD7">
        <w:rPr>
          <w:rFonts w:ascii="Times New Roman" w:hAnsi="Times New Roman" w:cs="Times New Roman"/>
        </w:rPr>
        <w:t xml:space="preserve"> </w:t>
      </w:r>
      <w:r w:rsidR="0081177C">
        <w:rPr>
          <w:rFonts w:ascii="Times New Roman" w:hAnsi="Times New Roman" w:cs="Times New Roman"/>
        </w:rPr>
        <w:t>this study’s</w:t>
      </w:r>
      <w:r w:rsidR="0081177C" w:rsidRPr="00053DD7">
        <w:rPr>
          <w:rFonts w:ascii="Times New Roman" w:hAnsi="Times New Roman" w:cs="Times New Roman"/>
        </w:rPr>
        <w:t xml:space="preserve"> </w:t>
      </w:r>
      <w:r w:rsidR="008D3F35" w:rsidRPr="00053DD7">
        <w:rPr>
          <w:rFonts w:ascii="Times New Roman" w:hAnsi="Times New Roman" w:cs="Times New Roman"/>
        </w:rPr>
        <w:t>feedback condition</w:t>
      </w:r>
      <w:r w:rsidR="0081177C">
        <w:rPr>
          <w:rFonts w:ascii="Times New Roman" w:hAnsi="Times New Roman" w:cs="Times New Roman"/>
        </w:rPr>
        <w:t xml:space="preserve">, </w:t>
      </w:r>
      <w:r w:rsidR="008D3F35" w:rsidRPr="00053DD7">
        <w:rPr>
          <w:rFonts w:ascii="Times New Roman" w:hAnsi="Times New Roman" w:cs="Times New Roman"/>
        </w:rPr>
        <w:t xml:space="preserve">could examine whether there are differential effects of feedback when alerts happen early in treatment </w:t>
      </w:r>
      <w:r w:rsidR="0081177C">
        <w:rPr>
          <w:rFonts w:ascii="Times New Roman" w:hAnsi="Times New Roman" w:cs="Times New Roman"/>
        </w:rPr>
        <w:t xml:space="preserve">as </w:t>
      </w:r>
      <w:r w:rsidR="008D3F35" w:rsidRPr="00053DD7">
        <w:rPr>
          <w:rFonts w:ascii="Times New Roman" w:hAnsi="Times New Roman" w:cs="Times New Roman"/>
        </w:rPr>
        <w:lastRenderedPageBreak/>
        <w:t xml:space="preserve">compared to </w:t>
      </w:r>
      <w:r w:rsidR="00E9499E">
        <w:rPr>
          <w:rFonts w:ascii="Times New Roman" w:hAnsi="Times New Roman" w:cs="Times New Roman"/>
        </w:rPr>
        <w:t>later in</w:t>
      </w:r>
      <w:r w:rsidR="008D3F35" w:rsidRPr="00053DD7">
        <w:rPr>
          <w:rFonts w:ascii="Times New Roman" w:hAnsi="Times New Roman" w:cs="Times New Roman"/>
        </w:rPr>
        <w:t xml:space="preserve"> treatment. Considering the typically short length of treatment in counseling centers and session limits present in some centers, therapists may have little time to respond to alerts that happen </w:t>
      </w:r>
      <w:r w:rsidR="00E9499E">
        <w:rPr>
          <w:rFonts w:ascii="Times New Roman" w:hAnsi="Times New Roman" w:cs="Times New Roman"/>
        </w:rPr>
        <w:t>at the end of treatment</w:t>
      </w:r>
      <w:r w:rsidR="008D3F35" w:rsidRPr="00053DD7">
        <w:rPr>
          <w:rFonts w:ascii="Times New Roman" w:hAnsi="Times New Roman" w:cs="Times New Roman"/>
        </w:rPr>
        <w:t xml:space="preserve">. Further research could </w:t>
      </w:r>
      <w:r w:rsidR="0081177C">
        <w:rPr>
          <w:rFonts w:ascii="Times New Roman" w:hAnsi="Times New Roman" w:cs="Times New Roman"/>
        </w:rPr>
        <w:t xml:space="preserve">also </w:t>
      </w:r>
      <w:r w:rsidR="008D3F35" w:rsidRPr="00053DD7">
        <w:rPr>
          <w:rFonts w:ascii="Times New Roman" w:hAnsi="Times New Roman" w:cs="Times New Roman"/>
        </w:rPr>
        <w:t xml:space="preserve">examine whether client trajectories change after an </w:t>
      </w:r>
      <w:proofErr w:type="gramStart"/>
      <w:r w:rsidR="008D3F35" w:rsidRPr="00053DD7">
        <w:rPr>
          <w:rFonts w:ascii="Times New Roman" w:hAnsi="Times New Roman" w:cs="Times New Roman"/>
        </w:rPr>
        <w:t>off track</w:t>
      </w:r>
      <w:proofErr w:type="gramEnd"/>
      <w:r w:rsidR="008D3F35" w:rsidRPr="00053DD7">
        <w:rPr>
          <w:rFonts w:ascii="Times New Roman" w:hAnsi="Times New Roman" w:cs="Times New Roman"/>
        </w:rPr>
        <w:t xml:space="preserve"> alert, </w:t>
      </w:r>
      <w:r w:rsidR="0081177C">
        <w:rPr>
          <w:rFonts w:ascii="Times New Roman" w:hAnsi="Times New Roman" w:cs="Times New Roman"/>
        </w:rPr>
        <w:t>as a way to determine if</w:t>
      </w:r>
      <w:r w:rsidR="008D3F35" w:rsidRPr="00053DD7">
        <w:rPr>
          <w:rFonts w:ascii="Times New Roman" w:hAnsi="Times New Roman" w:cs="Times New Roman"/>
        </w:rPr>
        <w:t xml:space="preserve"> therapists are able to use that information to help their clients return to an on track trajectory. </w:t>
      </w:r>
      <w:r w:rsidR="0081177C">
        <w:rPr>
          <w:rFonts w:ascii="Times New Roman" w:hAnsi="Times New Roman" w:cs="Times New Roman"/>
        </w:rPr>
        <w:t xml:space="preserve">Quantitative analyses required to address this question could </w:t>
      </w:r>
      <w:r w:rsidR="00384F46">
        <w:rPr>
          <w:rFonts w:ascii="Times New Roman" w:hAnsi="Times New Roman" w:cs="Times New Roman"/>
        </w:rPr>
        <w:t xml:space="preserve">be </w:t>
      </w:r>
      <w:r w:rsidR="0081177C">
        <w:rPr>
          <w:rFonts w:ascii="Times New Roman" w:hAnsi="Times New Roman" w:cs="Times New Roman"/>
        </w:rPr>
        <w:t xml:space="preserve">complemented by qualitative analyses to understand </w:t>
      </w:r>
      <w:r w:rsidR="00384F46">
        <w:rPr>
          <w:rFonts w:ascii="Times New Roman" w:hAnsi="Times New Roman" w:cs="Times New Roman"/>
        </w:rPr>
        <w:t>why some therapists may or may not be able to produce</w:t>
      </w:r>
      <w:r w:rsidR="008D3F35" w:rsidRPr="00053DD7">
        <w:rPr>
          <w:rFonts w:ascii="Times New Roman" w:hAnsi="Times New Roman" w:cs="Times New Roman"/>
        </w:rPr>
        <w:t xml:space="preserve"> changes in client trajectories</w:t>
      </w:r>
      <w:r w:rsidR="00384F46">
        <w:rPr>
          <w:rFonts w:ascii="Times New Roman" w:hAnsi="Times New Roman" w:cs="Times New Roman"/>
        </w:rPr>
        <w:t xml:space="preserve">. </w:t>
      </w:r>
      <w:r w:rsidR="00053DD7" w:rsidRPr="00053DD7">
        <w:rPr>
          <w:rFonts w:ascii="Times New Roman" w:hAnsi="Times New Roman" w:cs="Times New Roman"/>
        </w:rPr>
        <w:t xml:space="preserve">Additionally, qualitative data could be collected from clients on </w:t>
      </w:r>
      <w:r w:rsidR="006018BD">
        <w:rPr>
          <w:rFonts w:ascii="Times New Roman" w:hAnsi="Times New Roman" w:cs="Times New Roman"/>
        </w:rPr>
        <w:t xml:space="preserve">various </w:t>
      </w:r>
      <w:r w:rsidR="00053DD7" w:rsidRPr="00053DD7">
        <w:rPr>
          <w:rFonts w:ascii="Times New Roman" w:hAnsi="Times New Roman" w:cs="Times New Roman"/>
        </w:rPr>
        <w:t xml:space="preserve">clinical situations that </w:t>
      </w:r>
      <w:r w:rsidR="006018BD">
        <w:rPr>
          <w:rFonts w:ascii="Times New Roman" w:hAnsi="Times New Roman" w:cs="Times New Roman"/>
        </w:rPr>
        <w:t>can</w:t>
      </w:r>
      <w:r w:rsidR="006018BD" w:rsidRPr="00053DD7">
        <w:rPr>
          <w:rFonts w:ascii="Times New Roman" w:hAnsi="Times New Roman" w:cs="Times New Roman"/>
        </w:rPr>
        <w:t xml:space="preserve"> </w:t>
      </w:r>
      <w:r w:rsidR="00053DD7" w:rsidRPr="00053DD7">
        <w:rPr>
          <w:rFonts w:ascii="Times New Roman" w:hAnsi="Times New Roman" w:cs="Times New Roman"/>
        </w:rPr>
        <w:t>result in an alert. For example, a client’s progress may be relatively flat or steadily getting worse and reach a point where the lack of change or worsening triggers an alert. Alternatively, a client may experience positive change initially, but then have a sudden increase in distress due to a stressful life event, resulting in an alert in the midst of treatment otherwise progressing as expected. These two alerts may generate entirely different conversations with the client.</w:t>
      </w:r>
      <w:r w:rsidR="00053DD7">
        <w:rPr>
          <w:rFonts w:ascii="Times New Roman" w:hAnsi="Times New Roman" w:cs="Times New Roman"/>
        </w:rPr>
        <w:t xml:space="preserve"> </w:t>
      </w:r>
      <w:r w:rsidR="008D3F35">
        <w:rPr>
          <w:rFonts w:ascii="Times New Roman" w:hAnsi="Times New Roman" w:cs="Times New Roman"/>
        </w:rPr>
        <w:t>If indicated, the current CCAPS alerts could be supplemented with additional clinical information that therapists can use to im</w:t>
      </w:r>
      <w:r w:rsidR="00053DD7">
        <w:rPr>
          <w:rFonts w:ascii="Times New Roman" w:hAnsi="Times New Roman" w:cs="Times New Roman"/>
        </w:rPr>
        <w:t xml:space="preserve">prove outcomes, as the OQ does. </w:t>
      </w:r>
    </w:p>
    <w:p w14:paraId="34F26774" w14:textId="7D337406" w:rsidR="00697121" w:rsidRDefault="00697121" w:rsidP="00224E35">
      <w:pPr>
        <w:spacing w:line="480" w:lineRule="auto"/>
        <w:rPr>
          <w:rFonts w:ascii="Times New Roman" w:hAnsi="Times New Roman" w:cs="Times New Roman"/>
        </w:rPr>
      </w:pPr>
      <w:r w:rsidRPr="009D3BA2">
        <w:rPr>
          <w:rFonts w:ascii="Times New Roman" w:hAnsi="Times New Roman" w:cs="Times New Roman"/>
        </w:rPr>
        <w:t xml:space="preserve">The lack of meaningful improvement in client outcomes from the implementation of the CCAPS feedback system raises the question of whether the implementation </w:t>
      </w:r>
      <w:r w:rsidR="00F13CCA">
        <w:rPr>
          <w:rFonts w:ascii="Times New Roman" w:hAnsi="Times New Roman" w:cs="Times New Roman"/>
        </w:rPr>
        <w:t xml:space="preserve">of the new system was worth the costs of developing </w:t>
      </w:r>
      <w:r w:rsidR="005E1838">
        <w:rPr>
          <w:rFonts w:ascii="Times New Roman" w:hAnsi="Times New Roman" w:cs="Times New Roman"/>
        </w:rPr>
        <w:t xml:space="preserve">this </w:t>
      </w:r>
      <w:r w:rsidR="00F13CCA">
        <w:rPr>
          <w:rFonts w:ascii="Times New Roman" w:hAnsi="Times New Roman" w:cs="Times New Roman"/>
        </w:rPr>
        <w:t>system</w:t>
      </w:r>
      <w:r w:rsidR="005E1838">
        <w:rPr>
          <w:rFonts w:ascii="Times New Roman" w:hAnsi="Times New Roman" w:cs="Times New Roman"/>
        </w:rPr>
        <w:t>.</w:t>
      </w:r>
      <w:r w:rsidRPr="009D3BA2">
        <w:rPr>
          <w:rFonts w:ascii="Times New Roman" w:hAnsi="Times New Roman" w:cs="Times New Roman"/>
        </w:rPr>
        <w:t xml:space="preserve"> </w:t>
      </w:r>
      <w:r w:rsidR="00D25434">
        <w:rPr>
          <w:rFonts w:ascii="Times New Roman" w:hAnsi="Times New Roman" w:cs="Times New Roman"/>
        </w:rPr>
        <w:t>In addressing this question</w:t>
      </w:r>
      <w:r w:rsidR="00C06E40">
        <w:rPr>
          <w:rFonts w:ascii="Times New Roman" w:hAnsi="Times New Roman" w:cs="Times New Roman"/>
        </w:rPr>
        <w:t>,</w:t>
      </w:r>
      <w:r w:rsidR="00D25434">
        <w:rPr>
          <w:rFonts w:ascii="Times New Roman" w:hAnsi="Times New Roman" w:cs="Times New Roman"/>
        </w:rPr>
        <w:t xml:space="preserve"> it is important to recognize that</w:t>
      </w:r>
      <w:r w:rsidR="00C125E7">
        <w:rPr>
          <w:rFonts w:ascii="Times New Roman" w:hAnsi="Times New Roman" w:cs="Times New Roman"/>
        </w:rPr>
        <w:t xml:space="preserve"> t</w:t>
      </w:r>
      <w:r>
        <w:rPr>
          <w:rFonts w:ascii="Times New Roman" w:hAnsi="Times New Roman" w:cs="Times New Roman"/>
        </w:rPr>
        <w:t xml:space="preserve">he data examined in the present study were collected as part of ongoing routine treatment, and </w:t>
      </w:r>
      <w:r w:rsidR="00D25434">
        <w:rPr>
          <w:rFonts w:ascii="Times New Roman" w:hAnsi="Times New Roman" w:cs="Times New Roman"/>
        </w:rPr>
        <w:t xml:space="preserve">that </w:t>
      </w:r>
      <w:r>
        <w:rPr>
          <w:rFonts w:ascii="Times New Roman" w:hAnsi="Times New Roman" w:cs="Times New Roman"/>
        </w:rPr>
        <w:t xml:space="preserve">no changes were made </w:t>
      </w:r>
      <w:r w:rsidR="00D25434">
        <w:rPr>
          <w:rFonts w:ascii="Times New Roman" w:hAnsi="Times New Roman" w:cs="Times New Roman"/>
        </w:rPr>
        <w:t xml:space="preserve">to such routine in order </w:t>
      </w:r>
      <w:r>
        <w:rPr>
          <w:rFonts w:ascii="Times New Roman" w:hAnsi="Times New Roman" w:cs="Times New Roman"/>
        </w:rPr>
        <w:t xml:space="preserve">to </w:t>
      </w:r>
      <w:r w:rsidR="00D25434">
        <w:rPr>
          <w:rFonts w:ascii="Times New Roman" w:hAnsi="Times New Roman" w:cs="Times New Roman"/>
        </w:rPr>
        <w:t>gather information</w:t>
      </w:r>
      <w:r>
        <w:rPr>
          <w:rFonts w:ascii="Times New Roman" w:hAnsi="Times New Roman" w:cs="Times New Roman"/>
        </w:rPr>
        <w:t xml:space="preserve"> </w:t>
      </w:r>
      <w:r w:rsidR="005E1838">
        <w:rPr>
          <w:rFonts w:ascii="Times New Roman" w:hAnsi="Times New Roman" w:cs="Times New Roman"/>
        </w:rPr>
        <w:t xml:space="preserve">that would have allowed the assessment of other potential benefits of the new system. </w:t>
      </w:r>
      <w:r w:rsidR="00D25434">
        <w:rPr>
          <w:rFonts w:ascii="Times New Roman" w:hAnsi="Times New Roman" w:cs="Times New Roman"/>
        </w:rPr>
        <w:t xml:space="preserve">Yet, it is possible that meaningful gains may have been experienced by different stakeholders, without </w:t>
      </w:r>
      <w:r>
        <w:rPr>
          <w:rFonts w:ascii="Times New Roman" w:hAnsi="Times New Roman" w:cs="Times New Roman"/>
        </w:rPr>
        <w:t>directly translat</w:t>
      </w:r>
      <w:r w:rsidR="009453CF">
        <w:rPr>
          <w:rFonts w:ascii="Times New Roman" w:hAnsi="Times New Roman" w:cs="Times New Roman"/>
        </w:rPr>
        <w:t>ing</w:t>
      </w:r>
      <w:r>
        <w:rPr>
          <w:rFonts w:ascii="Times New Roman" w:hAnsi="Times New Roman" w:cs="Times New Roman"/>
        </w:rPr>
        <w:t xml:space="preserve"> into improved client outcomes. As one example, after</w:t>
      </w:r>
      <w:r w:rsidRPr="0036329C">
        <w:rPr>
          <w:rFonts w:ascii="Times New Roman" w:hAnsi="Times New Roman" w:cs="Times New Roman"/>
        </w:rPr>
        <w:t xml:space="preserve"> the implementation of </w:t>
      </w:r>
      <w:r w:rsidRPr="0036329C">
        <w:rPr>
          <w:rFonts w:ascii="Times New Roman" w:hAnsi="Times New Roman" w:cs="Times New Roman"/>
        </w:rPr>
        <w:lastRenderedPageBreak/>
        <w:t xml:space="preserve">the new CCAPS feedback system, therapists who used both the old and new </w:t>
      </w:r>
      <w:r w:rsidR="00A13B8D">
        <w:rPr>
          <w:rFonts w:ascii="Times New Roman" w:hAnsi="Times New Roman" w:cs="Times New Roman"/>
        </w:rPr>
        <w:t xml:space="preserve">CCAPS </w:t>
      </w:r>
      <w:r w:rsidRPr="0036329C">
        <w:rPr>
          <w:rFonts w:ascii="Times New Roman" w:hAnsi="Times New Roman" w:cs="Times New Roman"/>
        </w:rPr>
        <w:t xml:space="preserve">reports </w:t>
      </w:r>
      <w:r>
        <w:rPr>
          <w:rFonts w:ascii="Times New Roman" w:hAnsi="Times New Roman" w:cs="Times New Roman"/>
        </w:rPr>
        <w:t xml:space="preserve">indicated that the new report was much easier to interpret, causing them to </w:t>
      </w:r>
      <w:r w:rsidR="00A13B8D">
        <w:rPr>
          <w:rFonts w:ascii="Times New Roman" w:hAnsi="Times New Roman" w:cs="Times New Roman"/>
        </w:rPr>
        <w:t>use</w:t>
      </w:r>
      <w:r>
        <w:rPr>
          <w:rFonts w:ascii="Times New Roman" w:hAnsi="Times New Roman" w:cs="Times New Roman"/>
        </w:rPr>
        <w:t xml:space="preserve"> it more. They also </w:t>
      </w:r>
      <w:r w:rsidRPr="0036329C">
        <w:rPr>
          <w:rFonts w:ascii="Times New Roman" w:hAnsi="Times New Roman" w:cs="Times New Roman"/>
        </w:rPr>
        <w:t xml:space="preserve">noted trickle down effects </w:t>
      </w:r>
      <w:r>
        <w:rPr>
          <w:rFonts w:ascii="Times New Roman" w:hAnsi="Times New Roman" w:cs="Times New Roman"/>
        </w:rPr>
        <w:t>into how they conducted therapy</w:t>
      </w:r>
      <w:r w:rsidR="00A13B8D">
        <w:rPr>
          <w:rFonts w:ascii="Times New Roman" w:hAnsi="Times New Roman" w:cs="Times New Roman"/>
        </w:rPr>
        <w:t>,</w:t>
      </w:r>
      <w:r>
        <w:rPr>
          <w:rFonts w:ascii="Times New Roman" w:hAnsi="Times New Roman" w:cs="Times New Roman"/>
        </w:rPr>
        <w:t xml:space="preserve"> </w:t>
      </w:r>
      <w:r w:rsidRPr="0036329C">
        <w:rPr>
          <w:rFonts w:ascii="Times New Roman" w:hAnsi="Times New Roman" w:cs="Times New Roman"/>
        </w:rPr>
        <w:t>indicat</w:t>
      </w:r>
      <w:r w:rsidR="00A13B8D">
        <w:rPr>
          <w:rFonts w:ascii="Times New Roman" w:hAnsi="Times New Roman" w:cs="Times New Roman"/>
        </w:rPr>
        <w:t>ing</w:t>
      </w:r>
      <w:r w:rsidRPr="0036329C">
        <w:rPr>
          <w:rFonts w:ascii="Times New Roman" w:hAnsi="Times New Roman" w:cs="Times New Roman"/>
        </w:rPr>
        <w:t xml:space="preserve"> that they </w:t>
      </w:r>
      <w:r w:rsidR="00DF7341">
        <w:rPr>
          <w:rFonts w:ascii="Times New Roman" w:hAnsi="Times New Roman" w:cs="Times New Roman"/>
        </w:rPr>
        <w:t xml:space="preserve">frequently </w:t>
      </w:r>
      <w:r w:rsidRPr="0036329C">
        <w:rPr>
          <w:rFonts w:ascii="Times New Roman" w:hAnsi="Times New Roman" w:cs="Times New Roman"/>
        </w:rPr>
        <w:t xml:space="preserve">brought the new CCAPS report into therapy to review with a client because the report was </w:t>
      </w:r>
      <w:r>
        <w:rPr>
          <w:rFonts w:ascii="Times New Roman" w:hAnsi="Times New Roman" w:cs="Times New Roman"/>
        </w:rPr>
        <w:t xml:space="preserve">easier for clients </w:t>
      </w:r>
      <w:r w:rsidR="00DF7341">
        <w:rPr>
          <w:rFonts w:ascii="Times New Roman" w:hAnsi="Times New Roman" w:cs="Times New Roman"/>
        </w:rPr>
        <w:t xml:space="preserve">to understand than the </w:t>
      </w:r>
      <w:r w:rsidR="00A13B8D">
        <w:rPr>
          <w:rFonts w:ascii="Times New Roman" w:hAnsi="Times New Roman" w:cs="Times New Roman"/>
        </w:rPr>
        <w:t>previous report</w:t>
      </w:r>
      <w:r w:rsidR="00DF7341">
        <w:rPr>
          <w:rFonts w:ascii="Times New Roman" w:hAnsi="Times New Roman" w:cs="Times New Roman"/>
        </w:rPr>
        <w:t>. In addition, they reported that</w:t>
      </w:r>
      <w:r w:rsidRPr="0036329C">
        <w:rPr>
          <w:rFonts w:ascii="Times New Roman" w:hAnsi="Times New Roman" w:cs="Times New Roman"/>
        </w:rPr>
        <w:t xml:space="preserve"> the visual depiction of distress scores over time sparked conversations about how therapy was progressing and guided the focus of the session. </w:t>
      </w:r>
      <w:r>
        <w:rPr>
          <w:rFonts w:ascii="Times New Roman" w:hAnsi="Times New Roman" w:cs="Times New Roman"/>
        </w:rPr>
        <w:t xml:space="preserve">This informal qualitative data suggests that therapist satisfaction, at least related to the CCAPS, may have increased after implementation of the feedback system. Although archival data was available to examine client outcomes before and after the report, there was no infrastructure in place to collect data related to these therapist outcomes. </w:t>
      </w:r>
    </w:p>
    <w:p w14:paraId="52778F3A" w14:textId="6BDC8C41" w:rsidR="00697121" w:rsidRDefault="00DF7341" w:rsidP="00195F68">
      <w:pPr>
        <w:spacing w:line="480" w:lineRule="auto"/>
        <w:rPr>
          <w:rFonts w:ascii="Times New Roman" w:hAnsi="Times New Roman" w:cs="Times New Roman"/>
        </w:rPr>
      </w:pPr>
      <w:r>
        <w:rPr>
          <w:rFonts w:ascii="Times New Roman" w:hAnsi="Times New Roman" w:cs="Times New Roman"/>
        </w:rPr>
        <w:t>This suggests a lesson that</w:t>
      </w:r>
      <w:r w:rsidR="005E1838" w:rsidRPr="009D3BA2">
        <w:rPr>
          <w:rFonts w:ascii="Times New Roman" w:hAnsi="Times New Roman" w:cs="Times New Roman"/>
        </w:rPr>
        <w:t xml:space="preserve"> can </w:t>
      </w:r>
      <w:r>
        <w:rPr>
          <w:rFonts w:ascii="Times New Roman" w:hAnsi="Times New Roman" w:cs="Times New Roman"/>
        </w:rPr>
        <w:t xml:space="preserve">be </w:t>
      </w:r>
      <w:r w:rsidR="005E1838" w:rsidRPr="009D3BA2">
        <w:rPr>
          <w:rFonts w:ascii="Times New Roman" w:hAnsi="Times New Roman" w:cs="Times New Roman"/>
        </w:rPr>
        <w:t>learn</w:t>
      </w:r>
      <w:r>
        <w:rPr>
          <w:rFonts w:ascii="Times New Roman" w:hAnsi="Times New Roman" w:cs="Times New Roman"/>
        </w:rPr>
        <w:t>ed</w:t>
      </w:r>
      <w:r w:rsidR="005E1838" w:rsidRPr="009D3BA2">
        <w:rPr>
          <w:rFonts w:ascii="Times New Roman" w:hAnsi="Times New Roman" w:cs="Times New Roman"/>
        </w:rPr>
        <w:t xml:space="preserve"> from the </w:t>
      </w:r>
      <w:r w:rsidR="005E1838">
        <w:rPr>
          <w:rFonts w:ascii="Times New Roman" w:hAnsi="Times New Roman" w:cs="Times New Roman"/>
        </w:rPr>
        <w:t>findings</w:t>
      </w:r>
      <w:r w:rsidR="005E1838" w:rsidRPr="009D3BA2">
        <w:rPr>
          <w:rFonts w:ascii="Times New Roman" w:hAnsi="Times New Roman" w:cs="Times New Roman"/>
        </w:rPr>
        <w:t>.</w:t>
      </w:r>
      <w:r>
        <w:rPr>
          <w:rFonts w:ascii="Times New Roman" w:hAnsi="Times New Roman" w:cs="Times New Roman"/>
        </w:rPr>
        <w:t xml:space="preserve"> </w:t>
      </w:r>
      <w:r w:rsidR="00697121">
        <w:rPr>
          <w:rFonts w:ascii="Times New Roman" w:hAnsi="Times New Roman" w:cs="Times New Roman"/>
        </w:rPr>
        <w:t xml:space="preserve">CCMH and other PRNs should closely evaluate the outcomes they are collecting before </w:t>
      </w:r>
      <w:r w:rsidR="00224E35">
        <w:rPr>
          <w:rFonts w:ascii="Times New Roman" w:hAnsi="Times New Roman" w:cs="Times New Roman"/>
        </w:rPr>
        <w:t>rolling out</w:t>
      </w:r>
      <w:r>
        <w:rPr>
          <w:rFonts w:ascii="Times New Roman" w:hAnsi="Times New Roman" w:cs="Times New Roman"/>
        </w:rPr>
        <w:t xml:space="preserve"> major changes such as the </w:t>
      </w:r>
      <w:r w:rsidR="00697121">
        <w:rPr>
          <w:rFonts w:ascii="Times New Roman" w:hAnsi="Times New Roman" w:cs="Times New Roman"/>
        </w:rPr>
        <w:t>implement</w:t>
      </w:r>
      <w:r>
        <w:rPr>
          <w:rFonts w:ascii="Times New Roman" w:hAnsi="Times New Roman" w:cs="Times New Roman"/>
        </w:rPr>
        <w:t xml:space="preserve">ation of the </w:t>
      </w:r>
      <w:r w:rsidR="00697121">
        <w:rPr>
          <w:rFonts w:ascii="Times New Roman" w:hAnsi="Times New Roman" w:cs="Times New Roman"/>
        </w:rPr>
        <w:t xml:space="preserve">CCAPS feedback system. </w:t>
      </w:r>
      <w:r>
        <w:rPr>
          <w:rFonts w:ascii="Times New Roman" w:hAnsi="Times New Roman" w:cs="Times New Roman"/>
        </w:rPr>
        <w:t>Fully assessing the costs and benefits</w:t>
      </w:r>
      <w:r w:rsidR="00697121">
        <w:rPr>
          <w:rFonts w:ascii="Times New Roman" w:hAnsi="Times New Roman" w:cs="Times New Roman"/>
        </w:rPr>
        <w:t xml:space="preserve"> </w:t>
      </w:r>
      <w:r>
        <w:rPr>
          <w:rFonts w:ascii="Times New Roman" w:hAnsi="Times New Roman" w:cs="Times New Roman"/>
        </w:rPr>
        <w:t xml:space="preserve">of such implementation </w:t>
      </w:r>
      <w:r w:rsidR="00697121">
        <w:rPr>
          <w:rFonts w:ascii="Times New Roman" w:hAnsi="Times New Roman" w:cs="Times New Roman"/>
        </w:rPr>
        <w:t xml:space="preserve">may require setting up additional infrastructure in order to capture </w:t>
      </w:r>
      <w:r w:rsidR="00224E35">
        <w:rPr>
          <w:rFonts w:ascii="Times New Roman" w:hAnsi="Times New Roman" w:cs="Times New Roman"/>
        </w:rPr>
        <w:t>a variety of impacts that matter but</w:t>
      </w:r>
      <w:r w:rsidR="00697121">
        <w:rPr>
          <w:rFonts w:ascii="Times New Roman" w:hAnsi="Times New Roman" w:cs="Times New Roman"/>
        </w:rPr>
        <w:t xml:space="preserve"> that are not easily collected through routine outcome monitoring. A</w:t>
      </w:r>
      <w:r w:rsidR="00224E35">
        <w:rPr>
          <w:rFonts w:ascii="Times New Roman" w:hAnsi="Times New Roman" w:cs="Times New Roman"/>
        </w:rPr>
        <w:t>ll</w:t>
      </w:r>
      <w:r w:rsidR="00697121">
        <w:rPr>
          <w:rFonts w:ascii="Times New Roman" w:hAnsi="Times New Roman" w:cs="Times New Roman"/>
        </w:rPr>
        <w:t xml:space="preserve"> stakeholders within the PRN, </w:t>
      </w:r>
      <w:r w:rsidR="00224E35">
        <w:rPr>
          <w:rFonts w:ascii="Times New Roman" w:hAnsi="Times New Roman" w:cs="Times New Roman"/>
        </w:rPr>
        <w:t xml:space="preserve">including </w:t>
      </w:r>
      <w:r w:rsidR="00697121">
        <w:rPr>
          <w:rFonts w:ascii="Times New Roman" w:hAnsi="Times New Roman" w:cs="Times New Roman"/>
        </w:rPr>
        <w:t xml:space="preserve">therapists </w:t>
      </w:r>
      <w:r w:rsidR="00224E35">
        <w:rPr>
          <w:rFonts w:ascii="Times New Roman" w:hAnsi="Times New Roman" w:cs="Times New Roman"/>
        </w:rPr>
        <w:t xml:space="preserve">and clients, </w:t>
      </w:r>
      <w:r w:rsidR="00697121">
        <w:rPr>
          <w:rFonts w:ascii="Times New Roman" w:hAnsi="Times New Roman" w:cs="Times New Roman"/>
        </w:rPr>
        <w:t xml:space="preserve">should </w:t>
      </w:r>
      <w:r w:rsidR="00224E35">
        <w:rPr>
          <w:rFonts w:ascii="Times New Roman" w:hAnsi="Times New Roman" w:cs="Times New Roman"/>
        </w:rPr>
        <w:t xml:space="preserve">optimally </w:t>
      </w:r>
      <w:r w:rsidR="00697121">
        <w:rPr>
          <w:rFonts w:ascii="Times New Roman" w:hAnsi="Times New Roman" w:cs="Times New Roman"/>
        </w:rPr>
        <w:t xml:space="preserve">be involved in these discussions and in deciding what outcomes may be important to measure.  </w:t>
      </w:r>
    </w:p>
    <w:p w14:paraId="47E78EEC" w14:textId="29C5C26B" w:rsidR="00A91014" w:rsidRPr="00A91014" w:rsidRDefault="00A91014" w:rsidP="00053DD7">
      <w:pPr>
        <w:ind w:firstLine="0"/>
        <w:rPr>
          <w:rFonts w:ascii="Times New Roman" w:hAnsi="Times New Roman" w:cs="Times New Roman"/>
        </w:rPr>
        <w:sectPr w:rsidR="00A91014" w:rsidRPr="00A91014" w:rsidSect="00A02DA8">
          <w:headerReference w:type="even" r:id="rId8"/>
          <w:headerReference w:type="default" r:id="rId9"/>
          <w:headerReference w:type="first" r:id="rId10"/>
          <w:pgSz w:w="12240" w:h="15840"/>
          <w:pgMar w:top="1440" w:right="1440" w:bottom="1440" w:left="1440" w:header="720" w:footer="720" w:gutter="0"/>
          <w:cols w:space="720"/>
          <w:titlePg/>
          <w:docGrid w:linePitch="360"/>
        </w:sectPr>
      </w:pPr>
    </w:p>
    <w:p w14:paraId="3A157959" w14:textId="77777777" w:rsidR="00200323" w:rsidRDefault="00200323" w:rsidP="00200323">
      <w:pPr>
        <w:pStyle w:val="Heading3"/>
      </w:pPr>
      <w:bookmarkStart w:id="10" w:name="table-1"/>
      <w:r>
        <w:lastRenderedPageBreak/>
        <w:t>Table 1</w:t>
      </w:r>
      <w:bookmarkEnd w:id="10"/>
    </w:p>
    <w:p w14:paraId="64DD1835" w14:textId="77777777" w:rsidR="00200323" w:rsidRDefault="00200323" w:rsidP="00200323">
      <w:pPr>
        <w:pStyle w:val="Heading4"/>
      </w:pPr>
      <w:bookmarkStart w:id="11" w:name="data-reduction-steps"/>
      <w:r>
        <w:t>Data Reduction Steps</w:t>
      </w:r>
      <w:bookmarkEnd w:id="11"/>
    </w:p>
    <w:tbl>
      <w:tblPr>
        <w:tblStyle w:val="Table"/>
        <w:tblW w:w="0" w:type="pct"/>
        <w:tblLook w:val="07E0" w:firstRow="1" w:lastRow="1" w:firstColumn="1" w:lastColumn="1" w:noHBand="1" w:noVBand="1"/>
      </w:tblPr>
      <w:tblGrid>
        <w:gridCol w:w="4362"/>
        <w:gridCol w:w="1036"/>
        <w:gridCol w:w="1090"/>
      </w:tblGrid>
      <w:tr w:rsidR="00200323" w:rsidRPr="00B22AA3" w14:paraId="53A2D0C8" w14:textId="77777777" w:rsidTr="00B22AA3">
        <w:tc>
          <w:tcPr>
            <w:tcW w:w="0" w:type="auto"/>
            <w:tcBorders>
              <w:top w:val="single" w:sz="4" w:space="0" w:color="auto"/>
              <w:bottom w:val="single" w:sz="2" w:space="0" w:color="auto"/>
            </w:tcBorders>
            <w:vAlign w:val="bottom"/>
          </w:tcPr>
          <w:p w14:paraId="10F69108" w14:textId="77777777" w:rsidR="00200323" w:rsidRPr="00B22AA3" w:rsidRDefault="00200323" w:rsidP="00123E23">
            <w:pPr>
              <w:pStyle w:val="Compact"/>
              <w:rPr>
                <w:sz w:val="24"/>
              </w:rPr>
            </w:pPr>
            <w:r w:rsidRPr="00B22AA3">
              <w:rPr>
                <w:sz w:val="24"/>
              </w:rPr>
              <w:t>Data cleaning step</w:t>
            </w:r>
          </w:p>
        </w:tc>
        <w:tc>
          <w:tcPr>
            <w:tcW w:w="0" w:type="auto"/>
            <w:tcBorders>
              <w:top w:val="single" w:sz="4" w:space="0" w:color="auto"/>
              <w:bottom w:val="single" w:sz="2" w:space="0" w:color="auto"/>
            </w:tcBorders>
            <w:vAlign w:val="bottom"/>
          </w:tcPr>
          <w:p w14:paraId="5E26A956" w14:textId="77777777" w:rsidR="00200323" w:rsidRPr="00B22AA3" w:rsidRDefault="00200323" w:rsidP="00123E23">
            <w:pPr>
              <w:pStyle w:val="Compact"/>
              <w:jc w:val="right"/>
              <w:rPr>
                <w:sz w:val="24"/>
              </w:rPr>
            </w:pPr>
            <w:r w:rsidRPr="00B22AA3">
              <w:rPr>
                <w:sz w:val="24"/>
              </w:rPr>
              <w:t>Client N</w:t>
            </w:r>
          </w:p>
        </w:tc>
        <w:tc>
          <w:tcPr>
            <w:tcW w:w="0" w:type="auto"/>
            <w:tcBorders>
              <w:top w:val="single" w:sz="4" w:space="0" w:color="auto"/>
              <w:bottom w:val="single" w:sz="2" w:space="0" w:color="auto"/>
            </w:tcBorders>
            <w:vAlign w:val="bottom"/>
          </w:tcPr>
          <w:p w14:paraId="0C3B2262" w14:textId="77777777" w:rsidR="00200323" w:rsidRPr="00B22AA3" w:rsidRDefault="00200323" w:rsidP="00123E23">
            <w:pPr>
              <w:pStyle w:val="Compact"/>
              <w:jc w:val="right"/>
              <w:rPr>
                <w:sz w:val="24"/>
              </w:rPr>
            </w:pPr>
            <w:r w:rsidRPr="00B22AA3">
              <w:rPr>
                <w:sz w:val="24"/>
              </w:rPr>
              <w:t>Center N</w:t>
            </w:r>
          </w:p>
        </w:tc>
      </w:tr>
      <w:tr w:rsidR="00200323" w:rsidRPr="00B22AA3" w14:paraId="3E00FA12" w14:textId="77777777" w:rsidTr="00B22AA3">
        <w:tc>
          <w:tcPr>
            <w:tcW w:w="0" w:type="auto"/>
            <w:tcBorders>
              <w:top w:val="single" w:sz="2" w:space="0" w:color="auto"/>
            </w:tcBorders>
          </w:tcPr>
          <w:p w14:paraId="283077ED" w14:textId="77777777" w:rsidR="00200323" w:rsidRPr="00B22AA3" w:rsidRDefault="00200323" w:rsidP="00123E23">
            <w:pPr>
              <w:pStyle w:val="Compact"/>
              <w:rPr>
                <w:sz w:val="24"/>
              </w:rPr>
            </w:pPr>
            <w:r w:rsidRPr="00B22AA3">
              <w:rPr>
                <w:sz w:val="24"/>
              </w:rPr>
              <w:t>Starting N- Centers contributing all 4 years</w:t>
            </w:r>
          </w:p>
        </w:tc>
        <w:tc>
          <w:tcPr>
            <w:tcW w:w="0" w:type="auto"/>
            <w:tcBorders>
              <w:top w:val="single" w:sz="2" w:space="0" w:color="auto"/>
            </w:tcBorders>
          </w:tcPr>
          <w:p w14:paraId="66758ED2" w14:textId="77777777" w:rsidR="00200323" w:rsidRPr="00B22AA3" w:rsidRDefault="00200323" w:rsidP="00123E23">
            <w:pPr>
              <w:pStyle w:val="Compact"/>
              <w:jc w:val="right"/>
              <w:rPr>
                <w:sz w:val="24"/>
              </w:rPr>
            </w:pPr>
            <w:r w:rsidRPr="00B22AA3">
              <w:rPr>
                <w:sz w:val="24"/>
              </w:rPr>
              <w:t>262839</w:t>
            </w:r>
          </w:p>
        </w:tc>
        <w:tc>
          <w:tcPr>
            <w:tcW w:w="0" w:type="auto"/>
            <w:tcBorders>
              <w:top w:val="single" w:sz="2" w:space="0" w:color="auto"/>
            </w:tcBorders>
          </w:tcPr>
          <w:p w14:paraId="46F4F251" w14:textId="77777777" w:rsidR="00200323" w:rsidRPr="00B22AA3" w:rsidRDefault="00200323" w:rsidP="00123E23">
            <w:pPr>
              <w:pStyle w:val="Compact"/>
              <w:jc w:val="right"/>
              <w:rPr>
                <w:sz w:val="24"/>
              </w:rPr>
            </w:pPr>
            <w:r w:rsidRPr="00B22AA3">
              <w:rPr>
                <w:sz w:val="24"/>
              </w:rPr>
              <w:t>82</w:t>
            </w:r>
          </w:p>
        </w:tc>
      </w:tr>
      <w:tr w:rsidR="00200323" w:rsidRPr="00B22AA3" w14:paraId="0650A2D6" w14:textId="77777777" w:rsidTr="00123E23">
        <w:tc>
          <w:tcPr>
            <w:tcW w:w="0" w:type="auto"/>
          </w:tcPr>
          <w:p w14:paraId="46866CEA" w14:textId="77777777" w:rsidR="00200323" w:rsidRPr="00B22AA3" w:rsidRDefault="00200323" w:rsidP="00123E23">
            <w:pPr>
              <w:pStyle w:val="Compact"/>
              <w:rPr>
                <w:sz w:val="24"/>
              </w:rPr>
            </w:pPr>
            <w:r w:rsidRPr="00B22AA3">
              <w:rPr>
                <w:sz w:val="24"/>
              </w:rPr>
              <w:t>1+ attended individual appt</w:t>
            </w:r>
          </w:p>
        </w:tc>
        <w:tc>
          <w:tcPr>
            <w:tcW w:w="0" w:type="auto"/>
          </w:tcPr>
          <w:p w14:paraId="2E0D27D3" w14:textId="77777777" w:rsidR="00200323" w:rsidRPr="00B22AA3" w:rsidRDefault="00200323" w:rsidP="00123E23">
            <w:pPr>
              <w:pStyle w:val="Compact"/>
              <w:jc w:val="right"/>
              <w:rPr>
                <w:sz w:val="24"/>
              </w:rPr>
            </w:pPr>
            <w:r w:rsidRPr="00B22AA3">
              <w:rPr>
                <w:sz w:val="24"/>
              </w:rPr>
              <w:t>212889</w:t>
            </w:r>
          </w:p>
        </w:tc>
        <w:tc>
          <w:tcPr>
            <w:tcW w:w="0" w:type="auto"/>
          </w:tcPr>
          <w:p w14:paraId="49BD82D3" w14:textId="77777777" w:rsidR="00200323" w:rsidRPr="00B22AA3" w:rsidRDefault="00200323" w:rsidP="00123E23">
            <w:pPr>
              <w:pStyle w:val="Compact"/>
              <w:jc w:val="right"/>
              <w:rPr>
                <w:sz w:val="24"/>
              </w:rPr>
            </w:pPr>
            <w:r w:rsidRPr="00B22AA3">
              <w:rPr>
                <w:sz w:val="24"/>
              </w:rPr>
              <w:t>81</w:t>
            </w:r>
          </w:p>
        </w:tc>
      </w:tr>
      <w:tr w:rsidR="00200323" w:rsidRPr="00B22AA3" w14:paraId="3576E585" w14:textId="77777777" w:rsidTr="00123E23">
        <w:tc>
          <w:tcPr>
            <w:tcW w:w="0" w:type="auto"/>
          </w:tcPr>
          <w:p w14:paraId="5E839879" w14:textId="77777777" w:rsidR="00200323" w:rsidRPr="00B22AA3" w:rsidRDefault="00200323" w:rsidP="00123E23">
            <w:pPr>
              <w:pStyle w:val="Compact"/>
              <w:rPr>
                <w:sz w:val="24"/>
              </w:rPr>
            </w:pPr>
            <w:r w:rsidRPr="00B22AA3">
              <w:rPr>
                <w:sz w:val="24"/>
              </w:rPr>
              <w:t>3+ attended individual appt</w:t>
            </w:r>
          </w:p>
        </w:tc>
        <w:tc>
          <w:tcPr>
            <w:tcW w:w="0" w:type="auto"/>
          </w:tcPr>
          <w:p w14:paraId="797D44A7" w14:textId="77777777" w:rsidR="00200323" w:rsidRPr="00B22AA3" w:rsidRDefault="00200323" w:rsidP="00123E23">
            <w:pPr>
              <w:pStyle w:val="Compact"/>
              <w:jc w:val="right"/>
              <w:rPr>
                <w:sz w:val="24"/>
              </w:rPr>
            </w:pPr>
            <w:r w:rsidRPr="00B22AA3">
              <w:rPr>
                <w:sz w:val="24"/>
              </w:rPr>
              <w:t>110878</w:t>
            </w:r>
          </w:p>
        </w:tc>
        <w:tc>
          <w:tcPr>
            <w:tcW w:w="0" w:type="auto"/>
          </w:tcPr>
          <w:p w14:paraId="55BFADAF" w14:textId="77777777" w:rsidR="00200323" w:rsidRPr="00B22AA3" w:rsidRDefault="00200323" w:rsidP="00123E23">
            <w:pPr>
              <w:pStyle w:val="Compact"/>
              <w:jc w:val="right"/>
              <w:rPr>
                <w:sz w:val="24"/>
              </w:rPr>
            </w:pPr>
            <w:r w:rsidRPr="00B22AA3">
              <w:rPr>
                <w:sz w:val="24"/>
              </w:rPr>
              <w:t>81</w:t>
            </w:r>
          </w:p>
        </w:tc>
      </w:tr>
      <w:tr w:rsidR="00200323" w:rsidRPr="00B22AA3" w14:paraId="6FFC9149" w14:textId="77777777" w:rsidTr="00123E23">
        <w:tc>
          <w:tcPr>
            <w:tcW w:w="0" w:type="auto"/>
          </w:tcPr>
          <w:p w14:paraId="2D4FFC14" w14:textId="77777777" w:rsidR="00200323" w:rsidRPr="00B22AA3" w:rsidRDefault="00200323" w:rsidP="00123E23">
            <w:pPr>
              <w:pStyle w:val="Compact"/>
              <w:rPr>
                <w:sz w:val="24"/>
              </w:rPr>
            </w:pPr>
            <w:r w:rsidRPr="00B22AA3">
              <w:rPr>
                <w:sz w:val="24"/>
              </w:rPr>
              <w:t>3+ individual appts with CCAPS</w:t>
            </w:r>
          </w:p>
        </w:tc>
        <w:tc>
          <w:tcPr>
            <w:tcW w:w="0" w:type="auto"/>
          </w:tcPr>
          <w:p w14:paraId="70866028" w14:textId="77777777" w:rsidR="00200323" w:rsidRPr="00B22AA3" w:rsidRDefault="00200323" w:rsidP="00123E23">
            <w:pPr>
              <w:pStyle w:val="Compact"/>
              <w:jc w:val="right"/>
              <w:rPr>
                <w:sz w:val="24"/>
              </w:rPr>
            </w:pPr>
            <w:r w:rsidRPr="00B22AA3">
              <w:rPr>
                <w:sz w:val="24"/>
              </w:rPr>
              <w:t>47093</w:t>
            </w:r>
          </w:p>
        </w:tc>
        <w:tc>
          <w:tcPr>
            <w:tcW w:w="0" w:type="auto"/>
          </w:tcPr>
          <w:p w14:paraId="6E23D703" w14:textId="77777777" w:rsidR="00200323" w:rsidRPr="00B22AA3" w:rsidRDefault="00200323" w:rsidP="00123E23">
            <w:pPr>
              <w:pStyle w:val="Compact"/>
              <w:jc w:val="right"/>
              <w:rPr>
                <w:sz w:val="24"/>
              </w:rPr>
            </w:pPr>
            <w:r w:rsidRPr="00B22AA3">
              <w:rPr>
                <w:sz w:val="24"/>
              </w:rPr>
              <w:t>77</w:t>
            </w:r>
          </w:p>
        </w:tc>
      </w:tr>
      <w:tr w:rsidR="00200323" w:rsidRPr="00B22AA3" w14:paraId="1C5907C9" w14:textId="77777777" w:rsidTr="00B22AA3">
        <w:tc>
          <w:tcPr>
            <w:tcW w:w="0" w:type="auto"/>
          </w:tcPr>
          <w:p w14:paraId="475E9FD2" w14:textId="77777777" w:rsidR="00200323" w:rsidRPr="00B22AA3" w:rsidRDefault="00200323" w:rsidP="00123E23">
            <w:pPr>
              <w:pStyle w:val="Compact"/>
              <w:rPr>
                <w:sz w:val="24"/>
              </w:rPr>
            </w:pPr>
            <w:r w:rsidRPr="00B22AA3">
              <w:rPr>
                <w:sz w:val="24"/>
              </w:rPr>
              <w:t>CCAPS at first appointment</w:t>
            </w:r>
          </w:p>
        </w:tc>
        <w:tc>
          <w:tcPr>
            <w:tcW w:w="0" w:type="auto"/>
          </w:tcPr>
          <w:p w14:paraId="14261056" w14:textId="77777777" w:rsidR="00200323" w:rsidRPr="00B22AA3" w:rsidRDefault="00200323" w:rsidP="00123E23">
            <w:pPr>
              <w:pStyle w:val="Compact"/>
              <w:jc w:val="right"/>
              <w:rPr>
                <w:sz w:val="24"/>
              </w:rPr>
            </w:pPr>
            <w:r w:rsidRPr="00B22AA3">
              <w:rPr>
                <w:sz w:val="24"/>
              </w:rPr>
              <w:t>43417</w:t>
            </w:r>
          </w:p>
        </w:tc>
        <w:tc>
          <w:tcPr>
            <w:tcW w:w="0" w:type="auto"/>
          </w:tcPr>
          <w:p w14:paraId="134D6CF1" w14:textId="77777777" w:rsidR="00200323" w:rsidRPr="00B22AA3" w:rsidRDefault="00200323" w:rsidP="00123E23">
            <w:pPr>
              <w:pStyle w:val="Compact"/>
              <w:jc w:val="right"/>
              <w:rPr>
                <w:sz w:val="24"/>
              </w:rPr>
            </w:pPr>
            <w:r w:rsidRPr="00B22AA3">
              <w:rPr>
                <w:sz w:val="24"/>
              </w:rPr>
              <w:t>77</w:t>
            </w:r>
          </w:p>
        </w:tc>
      </w:tr>
      <w:tr w:rsidR="00200323" w:rsidRPr="00B22AA3" w14:paraId="15AADE96" w14:textId="77777777" w:rsidTr="00B22AA3">
        <w:tc>
          <w:tcPr>
            <w:tcW w:w="0" w:type="auto"/>
            <w:tcBorders>
              <w:bottom w:val="single" w:sz="4" w:space="0" w:color="auto"/>
            </w:tcBorders>
          </w:tcPr>
          <w:p w14:paraId="1E8C6045" w14:textId="77777777" w:rsidR="00200323" w:rsidRPr="00B22AA3" w:rsidRDefault="00200323" w:rsidP="00123E23">
            <w:pPr>
              <w:pStyle w:val="Compact"/>
              <w:rPr>
                <w:sz w:val="24"/>
              </w:rPr>
            </w:pPr>
            <w:r w:rsidRPr="00B22AA3">
              <w:rPr>
                <w:sz w:val="24"/>
              </w:rPr>
              <w:t>Complete data on moderators</w:t>
            </w:r>
          </w:p>
        </w:tc>
        <w:tc>
          <w:tcPr>
            <w:tcW w:w="0" w:type="auto"/>
            <w:tcBorders>
              <w:bottom w:val="single" w:sz="4" w:space="0" w:color="auto"/>
            </w:tcBorders>
          </w:tcPr>
          <w:p w14:paraId="0A55FE07" w14:textId="77777777" w:rsidR="00200323" w:rsidRPr="00B22AA3" w:rsidRDefault="00200323" w:rsidP="00123E23">
            <w:pPr>
              <w:pStyle w:val="Compact"/>
              <w:jc w:val="right"/>
              <w:rPr>
                <w:sz w:val="24"/>
              </w:rPr>
            </w:pPr>
            <w:r w:rsidRPr="00B22AA3">
              <w:rPr>
                <w:sz w:val="24"/>
              </w:rPr>
              <w:t>39358</w:t>
            </w:r>
          </w:p>
        </w:tc>
        <w:tc>
          <w:tcPr>
            <w:tcW w:w="0" w:type="auto"/>
            <w:tcBorders>
              <w:bottom w:val="single" w:sz="4" w:space="0" w:color="auto"/>
            </w:tcBorders>
          </w:tcPr>
          <w:p w14:paraId="1FFF068C" w14:textId="77777777" w:rsidR="00200323" w:rsidRPr="00B22AA3" w:rsidRDefault="00200323" w:rsidP="00123E23">
            <w:pPr>
              <w:pStyle w:val="Compact"/>
              <w:jc w:val="right"/>
              <w:rPr>
                <w:sz w:val="24"/>
              </w:rPr>
            </w:pPr>
            <w:r w:rsidRPr="00B22AA3">
              <w:rPr>
                <w:sz w:val="24"/>
              </w:rPr>
              <w:t>71</w:t>
            </w:r>
          </w:p>
        </w:tc>
      </w:tr>
    </w:tbl>
    <w:p w14:paraId="5729DD08" w14:textId="77777777" w:rsidR="00200323" w:rsidRDefault="00200323" w:rsidP="00200323">
      <w:pPr>
        <w:pStyle w:val="Heading3"/>
      </w:pPr>
      <w:bookmarkStart w:id="12" w:name="table-2"/>
      <w:r>
        <w:lastRenderedPageBreak/>
        <w:t>Table 2</w:t>
      </w:r>
      <w:bookmarkEnd w:id="12"/>
    </w:p>
    <w:p w14:paraId="7C11731D" w14:textId="77777777" w:rsidR="00200323" w:rsidRDefault="00200323" w:rsidP="00200323">
      <w:pPr>
        <w:pStyle w:val="Heading4"/>
      </w:pPr>
      <w:bookmarkStart w:id="13" w:name="X81df05fa8addf6b3860723f8df0b148bc7fc9ac"/>
      <w:r>
        <w:t>Demographic and Predictor Variables by Feedback Condition</w:t>
      </w:r>
      <w:bookmarkEnd w:id="13"/>
    </w:p>
    <w:tbl>
      <w:tblPr>
        <w:tblStyle w:val="Table"/>
        <w:tblW w:w="0" w:type="pct"/>
        <w:tblLook w:val="07E0" w:firstRow="1" w:lastRow="1" w:firstColumn="1" w:lastColumn="1" w:noHBand="1" w:noVBand="1"/>
      </w:tblPr>
      <w:tblGrid>
        <w:gridCol w:w="2209"/>
        <w:gridCol w:w="1430"/>
        <w:gridCol w:w="1963"/>
        <w:gridCol w:w="2089"/>
      </w:tblGrid>
      <w:tr w:rsidR="00200323" w:rsidRPr="00DD470A" w14:paraId="1E61AEA3" w14:textId="77777777" w:rsidTr="005E36DC">
        <w:tc>
          <w:tcPr>
            <w:tcW w:w="0" w:type="auto"/>
            <w:tcBorders>
              <w:top w:val="single" w:sz="4" w:space="0" w:color="auto"/>
              <w:bottom w:val="single" w:sz="2" w:space="0" w:color="auto"/>
            </w:tcBorders>
            <w:vAlign w:val="bottom"/>
          </w:tcPr>
          <w:p w14:paraId="447A1F5D" w14:textId="77777777" w:rsidR="00200323" w:rsidRPr="00DD470A" w:rsidRDefault="00200323" w:rsidP="00DD470A">
            <w:pPr>
              <w:pStyle w:val="Compact"/>
              <w:rPr>
                <w:rFonts w:cs="Times New Roman"/>
                <w:sz w:val="24"/>
              </w:rPr>
            </w:pPr>
            <w:r w:rsidRPr="00DD470A">
              <w:rPr>
                <w:rFonts w:cs="Times New Roman"/>
                <w:sz w:val="24"/>
              </w:rPr>
              <w:t>Variable</w:t>
            </w:r>
          </w:p>
        </w:tc>
        <w:tc>
          <w:tcPr>
            <w:tcW w:w="0" w:type="auto"/>
            <w:tcBorders>
              <w:top w:val="single" w:sz="4" w:space="0" w:color="auto"/>
              <w:bottom w:val="single" w:sz="2" w:space="0" w:color="auto"/>
            </w:tcBorders>
            <w:vAlign w:val="bottom"/>
          </w:tcPr>
          <w:p w14:paraId="1C120822" w14:textId="77777777" w:rsidR="00200323" w:rsidRPr="00DD470A" w:rsidRDefault="00200323" w:rsidP="00DD470A">
            <w:pPr>
              <w:pStyle w:val="Compact"/>
              <w:rPr>
                <w:rFonts w:cs="Times New Roman"/>
                <w:sz w:val="24"/>
              </w:rPr>
            </w:pPr>
            <w:r w:rsidRPr="00DD470A">
              <w:rPr>
                <w:rFonts w:cs="Times New Roman"/>
                <w:sz w:val="24"/>
              </w:rPr>
              <w:t>Value</w:t>
            </w:r>
          </w:p>
        </w:tc>
        <w:tc>
          <w:tcPr>
            <w:tcW w:w="0" w:type="auto"/>
            <w:tcBorders>
              <w:top w:val="single" w:sz="4" w:space="0" w:color="auto"/>
              <w:bottom w:val="single" w:sz="2" w:space="0" w:color="auto"/>
            </w:tcBorders>
            <w:vAlign w:val="bottom"/>
          </w:tcPr>
          <w:p w14:paraId="7ACEAF8E" w14:textId="63E2E668" w:rsidR="00200323" w:rsidRPr="00DD470A" w:rsidRDefault="003B74A6" w:rsidP="00DD470A">
            <w:pPr>
              <w:pStyle w:val="Compact"/>
              <w:rPr>
                <w:rFonts w:cs="Times New Roman"/>
                <w:sz w:val="24"/>
              </w:rPr>
            </w:pPr>
            <w:r>
              <w:rPr>
                <w:rFonts w:cs="Times New Roman"/>
                <w:sz w:val="24"/>
              </w:rPr>
              <w:t>Feedback as usual</w:t>
            </w:r>
          </w:p>
        </w:tc>
        <w:tc>
          <w:tcPr>
            <w:tcW w:w="0" w:type="auto"/>
            <w:tcBorders>
              <w:top w:val="single" w:sz="4" w:space="0" w:color="auto"/>
              <w:bottom w:val="single" w:sz="2" w:space="0" w:color="auto"/>
            </w:tcBorders>
            <w:vAlign w:val="bottom"/>
          </w:tcPr>
          <w:p w14:paraId="6631C50F" w14:textId="44E6B80D" w:rsidR="00200323" w:rsidRPr="00DD470A" w:rsidRDefault="003B74A6" w:rsidP="00DD470A">
            <w:pPr>
              <w:pStyle w:val="Compact"/>
              <w:rPr>
                <w:rFonts w:cs="Times New Roman"/>
                <w:sz w:val="24"/>
              </w:rPr>
            </w:pPr>
            <w:r>
              <w:rPr>
                <w:rFonts w:cs="Times New Roman"/>
                <w:sz w:val="24"/>
              </w:rPr>
              <w:t>Enhanced f</w:t>
            </w:r>
            <w:r w:rsidR="00200323" w:rsidRPr="00DD470A">
              <w:rPr>
                <w:rFonts w:cs="Times New Roman"/>
                <w:sz w:val="24"/>
              </w:rPr>
              <w:t>eedback</w:t>
            </w:r>
          </w:p>
        </w:tc>
      </w:tr>
      <w:tr w:rsidR="00200323" w:rsidRPr="00DD470A" w14:paraId="264C1C17" w14:textId="77777777" w:rsidTr="005E36DC">
        <w:tc>
          <w:tcPr>
            <w:tcW w:w="0" w:type="auto"/>
            <w:tcBorders>
              <w:top w:val="single" w:sz="2" w:space="0" w:color="auto"/>
            </w:tcBorders>
          </w:tcPr>
          <w:p w14:paraId="2475630E" w14:textId="77777777" w:rsidR="00200323" w:rsidRPr="00DD470A" w:rsidRDefault="00200323" w:rsidP="00DD470A">
            <w:pPr>
              <w:pStyle w:val="Compact"/>
              <w:rPr>
                <w:rFonts w:cs="Times New Roman"/>
                <w:sz w:val="24"/>
              </w:rPr>
            </w:pPr>
            <w:r w:rsidRPr="00DD470A">
              <w:rPr>
                <w:rFonts w:cs="Times New Roman"/>
                <w:sz w:val="24"/>
              </w:rPr>
              <w:t>Total client N (%)</w:t>
            </w:r>
          </w:p>
        </w:tc>
        <w:tc>
          <w:tcPr>
            <w:tcW w:w="0" w:type="auto"/>
            <w:tcBorders>
              <w:top w:val="single" w:sz="2" w:space="0" w:color="auto"/>
            </w:tcBorders>
          </w:tcPr>
          <w:p w14:paraId="4665E0A2" w14:textId="77777777" w:rsidR="00200323" w:rsidRPr="00DD470A" w:rsidRDefault="00200323" w:rsidP="00DD470A">
            <w:pPr>
              <w:rPr>
                <w:rFonts w:ascii="Times New Roman" w:hAnsi="Times New Roman" w:cs="Times New Roman"/>
              </w:rPr>
            </w:pPr>
          </w:p>
        </w:tc>
        <w:tc>
          <w:tcPr>
            <w:tcW w:w="0" w:type="auto"/>
            <w:tcBorders>
              <w:top w:val="single" w:sz="2" w:space="0" w:color="auto"/>
            </w:tcBorders>
          </w:tcPr>
          <w:p w14:paraId="4D678ACE" w14:textId="77777777" w:rsidR="00200323" w:rsidRPr="00DD470A" w:rsidRDefault="00200323" w:rsidP="00DD470A">
            <w:pPr>
              <w:pStyle w:val="Compact"/>
              <w:rPr>
                <w:rFonts w:cs="Times New Roman"/>
                <w:sz w:val="24"/>
              </w:rPr>
            </w:pPr>
            <w:r w:rsidRPr="00DD470A">
              <w:rPr>
                <w:rFonts w:cs="Times New Roman"/>
                <w:sz w:val="24"/>
              </w:rPr>
              <w:t>13765 (34.97)</w:t>
            </w:r>
          </w:p>
        </w:tc>
        <w:tc>
          <w:tcPr>
            <w:tcW w:w="0" w:type="auto"/>
            <w:tcBorders>
              <w:top w:val="single" w:sz="2" w:space="0" w:color="auto"/>
            </w:tcBorders>
          </w:tcPr>
          <w:p w14:paraId="1844E684" w14:textId="77777777" w:rsidR="00200323" w:rsidRPr="00DD470A" w:rsidRDefault="00200323" w:rsidP="00DD470A">
            <w:pPr>
              <w:pStyle w:val="Compact"/>
              <w:rPr>
                <w:rFonts w:cs="Times New Roman"/>
                <w:sz w:val="24"/>
              </w:rPr>
            </w:pPr>
            <w:r w:rsidRPr="00DD470A">
              <w:rPr>
                <w:rFonts w:cs="Times New Roman"/>
                <w:sz w:val="24"/>
              </w:rPr>
              <w:t>25593 (65.03)</w:t>
            </w:r>
          </w:p>
        </w:tc>
      </w:tr>
      <w:tr w:rsidR="00200323" w:rsidRPr="00DD470A" w14:paraId="6AEB6B6A" w14:textId="77777777" w:rsidTr="00123E23">
        <w:tc>
          <w:tcPr>
            <w:tcW w:w="0" w:type="auto"/>
          </w:tcPr>
          <w:p w14:paraId="50DE526E" w14:textId="77777777" w:rsidR="00200323" w:rsidRPr="00DD470A" w:rsidRDefault="00200323" w:rsidP="00DD470A">
            <w:pPr>
              <w:pStyle w:val="Compact"/>
              <w:rPr>
                <w:rFonts w:cs="Times New Roman"/>
                <w:sz w:val="24"/>
              </w:rPr>
            </w:pPr>
            <w:r w:rsidRPr="00DD470A">
              <w:rPr>
                <w:rFonts w:cs="Times New Roman"/>
                <w:sz w:val="24"/>
              </w:rPr>
              <w:t>Client age</w:t>
            </w:r>
          </w:p>
        </w:tc>
        <w:tc>
          <w:tcPr>
            <w:tcW w:w="0" w:type="auto"/>
          </w:tcPr>
          <w:p w14:paraId="7C0D2903"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1FEB5D3D" w14:textId="77777777" w:rsidR="00200323" w:rsidRPr="00DD470A" w:rsidRDefault="00200323" w:rsidP="00DD470A">
            <w:pPr>
              <w:pStyle w:val="Compact"/>
              <w:rPr>
                <w:rFonts w:cs="Times New Roman"/>
                <w:sz w:val="24"/>
              </w:rPr>
            </w:pPr>
            <w:r w:rsidRPr="00DD470A">
              <w:rPr>
                <w:rFonts w:cs="Times New Roman"/>
                <w:sz w:val="24"/>
              </w:rPr>
              <w:t>22.71 (5.45)</w:t>
            </w:r>
          </w:p>
        </w:tc>
        <w:tc>
          <w:tcPr>
            <w:tcW w:w="0" w:type="auto"/>
          </w:tcPr>
          <w:p w14:paraId="2364BE76" w14:textId="77777777" w:rsidR="00200323" w:rsidRPr="00DD470A" w:rsidRDefault="00200323" w:rsidP="00DD470A">
            <w:pPr>
              <w:pStyle w:val="Compact"/>
              <w:rPr>
                <w:rFonts w:cs="Times New Roman"/>
                <w:sz w:val="24"/>
              </w:rPr>
            </w:pPr>
            <w:r w:rsidRPr="00DD470A">
              <w:rPr>
                <w:rFonts w:cs="Times New Roman"/>
                <w:sz w:val="24"/>
              </w:rPr>
              <w:t>22.01 (4.42)</w:t>
            </w:r>
          </w:p>
        </w:tc>
      </w:tr>
      <w:tr w:rsidR="00200323" w:rsidRPr="00DD470A" w14:paraId="196935EB" w14:textId="77777777" w:rsidTr="00123E23">
        <w:tc>
          <w:tcPr>
            <w:tcW w:w="0" w:type="auto"/>
          </w:tcPr>
          <w:p w14:paraId="6484A456" w14:textId="77777777" w:rsidR="00200323" w:rsidRPr="00DD470A" w:rsidRDefault="00200323" w:rsidP="00DD470A">
            <w:pPr>
              <w:pStyle w:val="Compact"/>
              <w:rPr>
                <w:rFonts w:cs="Times New Roman"/>
                <w:sz w:val="24"/>
              </w:rPr>
            </w:pPr>
            <w:r w:rsidRPr="00DD470A">
              <w:rPr>
                <w:rFonts w:cs="Times New Roman"/>
                <w:sz w:val="24"/>
              </w:rPr>
              <w:t>Gender</w:t>
            </w:r>
          </w:p>
        </w:tc>
        <w:tc>
          <w:tcPr>
            <w:tcW w:w="0" w:type="auto"/>
          </w:tcPr>
          <w:p w14:paraId="4FA1678F" w14:textId="77777777" w:rsidR="00200323" w:rsidRPr="00DD470A" w:rsidRDefault="00200323" w:rsidP="00DD470A">
            <w:pPr>
              <w:pStyle w:val="Compact"/>
              <w:rPr>
                <w:rFonts w:cs="Times New Roman"/>
                <w:sz w:val="24"/>
              </w:rPr>
            </w:pPr>
            <w:r w:rsidRPr="00DD470A">
              <w:rPr>
                <w:rFonts w:cs="Times New Roman"/>
                <w:sz w:val="24"/>
              </w:rPr>
              <w:t>Woman</w:t>
            </w:r>
          </w:p>
        </w:tc>
        <w:tc>
          <w:tcPr>
            <w:tcW w:w="0" w:type="auto"/>
          </w:tcPr>
          <w:p w14:paraId="7E0EBD80" w14:textId="77777777" w:rsidR="00200323" w:rsidRPr="00DD470A" w:rsidRDefault="00200323" w:rsidP="00DD470A">
            <w:pPr>
              <w:pStyle w:val="Compact"/>
              <w:rPr>
                <w:rFonts w:cs="Times New Roman"/>
                <w:sz w:val="24"/>
              </w:rPr>
            </w:pPr>
            <w:r w:rsidRPr="00DD470A">
              <w:rPr>
                <w:rFonts w:cs="Times New Roman"/>
                <w:sz w:val="24"/>
              </w:rPr>
              <w:t>8851 (65.86)</w:t>
            </w:r>
          </w:p>
        </w:tc>
        <w:tc>
          <w:tcPr>
            <w:tcW w:w="0" w:type="auto"/>
          </w:tcPr>
          <w:p w14:paraId="1688CE90" w14:textId="77777777" w:rsidR="00200323" w:rsidRPr="00DD470A" w:rsidRDefault="00200323" w:rsidP="00DD470A">
            <w:pPr>
              <w:pStyle w:val="Compact"/>
              <w:rPr>
                <w:rFonts w:cs="Times New Roman"/>
                <w:sz w:val="24"/>
              </w:rPr>
            </w:pPr>
            <w:r w:rsidRPr="00DD470A">
              <w:rPr>
                <w:rFonts w:cs="Times New Roman"/>
                <w:sz w:val="24"/>
              </w:rPr>
              <w:t>16399 (66.25)</w:t>
            </w:r>
          </w:p>
        </w:tc>
      </w:tr>
      <w:tr w:rsidR="00200323" w:rsidRPr="00DD470A" w14:paraId="1DBF72C8" w14:textId="77777777" w:rsidTr="00123E23">
        <w:tc>
          <w:tcPr>
            <w:tcW w:w="0" w:type="auto"/>
          </w:tcPr>
          <w:p w14:paraId="74463669" w14:textId="77777777" w:rsidR="00200323" w:rsidRPr="00DD470A" w:rsidRDefault="00200323" w:rsidP="00DD470A">
            <w:pPr>
              <w:rPr>
                <w:rFonts w:ascii="Times New Roman" w:hAnsi="Times New Roman" w:cs="Times New Roman"/>
              </w:rPr>
            </w:pPr>
          </w:p>
        </w:tc>
        <w:tc>
          <w:tcPr>
            <w:tcW w:w="0" w:type="auto"/>
          </w:tcPr>
          <w:p w14:paraId="44A24345" w14:textId="77777777" w:rsidR="00200323" w:rsidRPr="00DD470A" w:rsidRDefault="00200323" w:rsidP="00DD470A">
            <w:pPr>
              <w:pStyle w:val="Compact"/>
              <w:rPr>
                <w:rFonts w:cs="Times New Roman"/>
                <w:sz w:val="24"/>
              </w:rPr>
            </w:pPr>
            <w:r w:rsidRPr="00DD470A">
              <w:rPr>
                <w:rFonts w:cs="Times New Roman"/>
                <w:sz w:val="24"/>
              </w:rPr>
              <w:t>Man</w:t>
            </w:r>
          </w:p>
        </w:tc>
        <w:tc>
          <w:tcPr>
            <w:tcW w:w="0" w:type="auto"/>
          </w:tcPr>
          <w:p w14:paraId="1FFB81EA" w14:textId="77777777" w:rsidR="00200323" w:rsidRPr="00DD470A" w:rsidRDefault="00200323" w:rsidP="00DD470A">
            <w:pPr>
              <w:pStyle w:val="Compact"/>
              <w:rPr>
                <w:rFonts w:cs="Times New Roman"/>
                <w:sz w:val="24"/>
              </w:rPr>
            </w:pPr>
            <w:r w:rsidRPr="00DD470A">
              <w:rPr>
                <w:rFonts w:cs="Times New Roman"/>
                <w:sz w:val="24"/>
              </w:rPr>
              <w:t>4375 (32.55)</w:t>
            </w:r>
          </w:p>
        </w:tc>
        <w:tc>
          <w:tcPr>
            <w:tcW w:w="0" w:type="auto"/>
          </w:tcPr>
          <w:p w14:paraId="0EB3AB4D" w14:textId="77777777" w:rsidR="00200323" w:rsidRPr="00DD470A" w:rsidRDefault="00200323" w:rsidP="00DD470A">
            <w:pPr>
              <w:pStyle w:val="Compact"/>
              <w:rPr>
                <w:rFonts w:cs="Times New Roman"/>
                <w:sz w:val="24"/>
              </w:rPr>
            </w:pPr>
            <w:r w:rsidRPr="00DD470A">
              <w:rPr>
                <w:rFonts w:cs="Times New Roman"/>
                <w:sz w:val="24"/>
              </w:rPr>
              <w:t>7729 (31.23)</w:t>
            </w:r>
          </w:p>
        </w:tc>
      </w:tr>
      <w:tr w:rsidR="00200323" w:rsidRPr="00DD470A" w14:paraId="3F9CE197" w14:textId="77777777" w:rsidTr="00123E23">
        <w:tc>
          <w:tcPr>
            <w:tcW w:w="0" w:type="auto"/>
          </w:tcPr>
          <w:p w14:paraId="54A312E9" w14:textId="77777777" w:rsidR="00200323" w:rsidRPr="00DD470A" w:rsidRDefault="00200323" w:rsidP="00DD470A">
            <w:pPr>
              <w:rPr>
                <w:rFonts w:ascii="Times New Roman" w:hAnsi="Times New Roman" w:cs="Times New Roman"/>
              </w:rPr>
            </w:pPr>
          </w:p>
        </w:tc>
        <w:tc>
          <w:tcPr>
            <w:tcW w:w="0" w:type="auto"/>
          </w:tcPr>
          <w:p w14:paraId="0F194D96" w14:textId="77777777" w:rsidR="00200323" w:rsidRPr="00DD470A" w:rsidRDefault="00200323" w:rsidP="00DD470A">
            <w:pPr>
              <w:pStyle w:val="Compact"/>
              <w:rPr>
                <w:rFonts w:cs="Times New Roman"/>
                <w:sz w:val="24"/>
              </w:rPr>
            </w:pPr>
            <w:r w:rsidRPr="00DD470A">
              <w:rPr>
                <w:rFonts w:cs="Times New Roman"/>
                <w:sz w:val="24"/>
              </w:rPr>
              <w:t>Transgender</w:t>
            </w:r>
          </w:p>
        </w:tc>
        <w:tc>
          <w:tcPr>
            <w:tcW w:w="0" w:type="auto"/>
          </w:tcPr>
          <w:p w14:paraId="58C23E45" w14:textId="77777777" w:rsidR="00200323" w:rsidRPr="00DD470A" w:rsidRDefault="00200323" w:rsidP="00DD470A">
            <w:pPr>
              <w:pStyle w:val="Compact"/>
              <w:rPr>
                <w:rFonts w:cs="Times New Roman"/>
                <w:sz w:val="24"/>
              </w:rPr>
            </w:pPr>
            <w:r w:rsidRPr="00DD470A">
              <w:rPr>
                <w:rFonts w:cs="Times New Roman"/>
                <w:sz w:val="24"/>
              </w:rPr>
              <w:t>67 (0.50)</w:t>
            </w:r>
          </w:p>
        </w:tc>
        <w:tc>
          <w:tcPr>
            <w:tcW w:w="0" w:type="auto"/>
          </w:tcPr>
          <w:p w14:paraId="2EDBC18C" w14:textId="77777777" w:rsidR="00200323" w:rsidRPr="00DD470A" w:rsidRDefault="00200323" w:rsidP="00DD470A">
            <w:pPr>
              <w:pStyle w:val="Compact"/>
              <w:rPr>
                <w:rFonts w:cs="Times New Roman"/>
                <w:sz w:val="24"/>
              </w:rPr>
            </w:pPr>
            <w:r w:rsidRPr="00DD470A">
              <w:rPr>
                <w:rFonts w:cs="Times New Roman"/>
                <w:sz w:val="24"/>
              </w:rPr>
              <w:t>209 (0.84)</w:t>
            </w:r>
          </w:p>
        </w:tc>
      </w:tr>
      <w:tr w:rsidR="00200323" w:rsidRPr="00DD470A" w14:paraId="71A6C70C" w14:textId="77777777" w:rsidTr="00123E23">
        <w:tc>
          <w:tcPr>
            <w:tcW w:w="0" w:type="auto"/>
          </w:tcPr>
          <w:p w14:paraId="00872D82" w14:textId="77777777" w:rsidR="00200323" w:rsidRPr="00DD470A" w:rsidRDefault="00200323" w:rsidP="00DD470A">
            <w:pPr>
              <w:rPr>
                <w:rFonts w:ascii="Times New Roman" w:hAnsi="Times New Roman" w:cs="Times New Roman"/>
              </w:rPr>
            </w:pPr>
          </w:p>
        </w:tc>
        <w:tc>
          <w:tcPr>
            <w:tcW w:w="0" w:type="auto"/>
          </w:tcPr>
          <w:p w14:paraId="5CE98AEC" w14:textId="77777777" w:rsidR="00200323" w:rsidRPr="00DD470A" w:rsidRDefault="00200323" w:rsidP="00DD470A">
            <w:pPr>
              <w:pStyle w:val="Compact"/>
              <w:rPr>
                <w:rFonts w:cs="Times New Roman"/>
                <w:sz w:val="24"/>
              </w:rPr>
            </w:pPr>
            <w:r w:rsidRPr="00DD470A">
              <w:rPr>
                <w:rFonts w:cs="Times New Roman"/>
                <w:sz w:val="24"/>
              </w:rPr>
              <w:t>Self-identify</w:t>
            </w:r>
          </w:p>
        </w:tc>
        <w:tc>
          <w:tcPr>
            <w:tcW w:w="0" w:type="auto"/>
          </w:tcPr>
          <w:p w14:paraId="06837082" w14:textId="77777777" w:rsidR="00200323" w:rsidRPr="00DD470A" w:rsidRDefault="00200323" w:rsidP="00DD470A">
            <w:pPr>
              <w:pStyle w:val="Compact"/>
              <w:rPr>
                <w:rFonts w:cs="Times New Roman"/>
                <w:sz w:val="24"/>
              </w:rPr>
            </w:pPr>
            <w:r w:rsidRPr="00DD470A">
              <w:rPr>
                <w:rFonts w:cs="Times New Roman"/>
                <w:sz w:val="24"/>
              </w:rPr>
              <w:t>147 (1.09)</w:t>
            </w:r>
          </w:p>
        </w:tc>
        <w:tc>
          <w:tcPr>
            <w:tcW w:w="0" w:type="auto"/>
          </w:tcPr>
          <w:p w14:paraId="7B7FD1F6" w14:textId="77777777" w:rsidR="00200323" w:rsidRPr="00DD470A" w:rsidRDefault="00200323" w:rsidP="00DD470A">
            <w:pPr>
              <w:pStyle w:val="Compact"/>
              <w:rPr>
                <w:rFonts w:cs="Times New Roman"/>
                <w:sz w:val="24"/>
              </w:rPr>
            </w:pPr>
            <w:r w:rsidRPr="00DD470A">
              <w:rPr>
                <w:rFonts w:cs="Times New Roman"/>
                <w:sz w:val="24"/>
              </w:rPr>
              <w:t>415 (1.68)</w:t>
            </w:r>
          </w:p>
        </w:tc>
      </w:tr>
      <w:tr w:rsidR="00200323" w:rsidRPr="00DD470A" w14:paraId="0B507D83" w14:textId="77777777" w:rsidTr="00123E23">
        <w:tc>
          <w:tcPr>
            <w:tcW w:w="0" w:type="auto"/>
          </w:tcPr>
          <w:p w14:paraId="262EFACB" w14:textId="77777777" w:rsidR="00200323" w:rsidRPr="00DD470A" w:rsidRDefault="00200323" w:rsidP="00DD470A">
            <w:pPr>
              <w:pStyle w:val="Compact"/>
              <w:rPr>
                <w:rFonts w:cs="Times New Roman"/>
                <w:sz w:val="24"/>
              </w:rPr>
            </w:pPr>
            <w:r w:rsidRPr="00DD470A">
              <w:rPr>
                <w:rFonts w:cs="Times New Roman"/>
                <w:sz w:val="24"/>
              </w:rPr>
              <w:t>Prior therapy</w:t>
            </w:r>
          </w:p>
        </w:tc>
        <w:tc>
          <w:tcPr>
            <w:tcW w:w="0" w:type="auto"/>
          </w:tcPr>
          <w:p w14:paraId="7357F2B8" w14:textId="77777777" w:rsidR="00200323" w:rsidRPr="00DD470A" w:rsidRDefault="00200323" w:rsidP="00DD470A">
            <w:pPr>
              <w:pStyle w:val="Compact"/>
              <w:rPr>
                <w:rFonts w:cs="Times New Roman"/>
                <w:sz w:val="24"/>
              </w:rPr>
            </w:pPr>
            <w:r w:rsidRPr="00DD470A">
              <w:rPr>
                <w:rFonts w:cs="Times New Roman"/>
                <w:sz w:val="24"/>
              </w:rPr>
              <w:t>No</w:t>
            </w:r>
          </w:p>
        </w:tc>
        <w:tc>
          <w:tcPr>
            <w:tcW w:w="0" w:type="auto"/>
          </w:tcPr>
          <w:p w14:paraId="100766CC" w14:textId="77777777" w:rsidR="00200323" w:rsidRPr="00DD470A" w:rsidRDefault="00200323" w:rsidP="00DD470A">
            <w:pPr>
              <w:pStyle w:val="Compact"/>
              <w:rPr>
                <w:rFonts w:cs="Times New Roman"/>
                <w:sz w:val="24"/>
              </w:rPr>
            </w:pPr>
            <w:r w:rsidRPr="00DD470A">
              <w:rPr>
                <w:rFonts w:cs="Times New Roman"/>
                <w:sz w:val="24"/>
              </w:rPr>
              <w:t>5311 (47.43)</w:t>
            </w:r>
          </w:p>
        </w:tc>
        <w:tc>
          <w:tcPr>
            <w:tcW w:w="0" w:type="auto"/>
          </w:tcPr>
          <w:p w14:paraId="06FF4D98" w14:textId="77777777" w:rsidR="00200323" w:rsidRPr="00DD470A" w:rsidRDefault="00200323" w:rsidP="00DD470A">
            <w:pPr>
              <w:pStyle w:val="Compact"/>
              <w:rPr>
                <w:rFonts w:cs="Times New Roman"/>
                <w:sz w:val="24"/>
              </w:rPr>
            </w:pPr>
            <w:r w:rsidRPr="00DD470A">
              <w:rPr>
                <w:rFonts w:cs="Times New Roman"/>
                <w:sz w:val="24"/>
              </w:rPr>
              <w:t>10963 (49.44)</w:t>
            </w:r>
          </w:p>
        </w:tc>
      </w:tr>
      <w:tr w:rsidR="00200323" w:rsidRPr="00DD470A" w14:paraId="4D1E0589" w14:textId="77777777" w:rsidTr="00123E23">
        <w:tc>
          <w:tcPr>
            <w:tcW w:w="0" w:type="auto"/>
          </w:tcPr>
          <w:p w14:paraId="29EBD465" w14:textId="77777777" w:rsidR="00200323" w:rsidRPr="00DD470A" w:rsidRDefault="00200323" w:rsidP="00DD470A">
            <w:pPr>
              <w:rPr>
                <w:rFonts w:ascii="Times New Roman" w:hAnsi="Times New Roman" w:cs="Times New Roman"/>
              </w:rPr>
            </w:pPr>
          </w:p>
        </w:tc>
        <w:tc>
          <w:tcPr>
            <w:tcW w:w="0" w:type="auto"/>
          </w:tcPr>
          <w:p w14:paraId="573FFD4F" w14:textId="77777777" w:rsidR="00200323" w:rsidRPr="00DD470A" w:rsidRDefault="00200323" w:rsidP="00DD470A">
            <w:pPr>
              <w:pStyle w:val="Compact"/>
              <w:rPr>
                <w:rFonts w:cs="Times New Roman"/>
                <w:sz w:val="24"/>
              </w:rPr>
            </w:pPr>
            <w:r w:rsidRPr="00DD470A">
              <w:rPr>
                <w:rFonts w:cs="Times New Roman"/>
                <w:sz w:val="24"/>
              </w:rPr>
              <w:t>Yes</w:t>
            </w:r>
          </w:p>
        </w:tc>
        <w:tc>
          <w:tcPr>
            <w:tcW w:w="0" w:type="auto"/>
          </w:tcPr>
          <w:p w14:paraId="4CE598A3" w14:textId="77777777" w:rsidR="00200323" w:rsidRPr="00DD470A" w:rsidRDefault="00200323" w:rsidP="00DD470A">
            <w:pPr>
              <w:pStyle w:val="Compact"/>
              <w:rPr>
                <w:rFonts w:cs="Times New Roman"/>
                <w:sz w:val="24"/>
              </w:rPr>
            </w:pPr>
            <w:r w:rsidRPr="00DD470A">
              <w:rPr>
                <w:rFonts w:cs="Times New Roman"/>
                <w:sz w:val="24"/>
              </w:rPr>
              <w:t>5886 (52.57)</w:t>
            </w:r>
          </w:p>
        </w:tc>
        <w:tc>
          <w:tcPr>
            <w:tcW w:w="0" w:type="auto"/>
          </w:tcPr>
          <w:p w14:paraId="1F1D965C" w14:textId="77777777" w:rsidR="00200323" w:rsidRPr="00DD470A" w:rsidRDefault="00200323" w:rsidP="00DD470A">
            <w:pPr>
              <w:pStyle w:val="Compact"/>
              <w:rPr>
                <w:rFonts w:cs="Times New Roman"/>
                <w:sz w:val="24"/>
              </w:rPr>
            </w:pPr>
            <w:r w:rsidRPr="00DD470A">
              <w:rPr>
                <w:rFonts w:cs="Times New Roman"/>
                <w:sz w:val="24"/>
              </w:rPr>
              <w:t>11212 (50.56)</w:t>
            </w:r>
          </w:p>
        </w:tc>
      </w:tr>
      <w:tr w:rsidR="00200323" w:rsidRPr="00DD470A" w14:paraId="5D6B40A6" w14:textId="77777777" w:rsidTr="00123E23">
        <w:tc>
          <w:tcPr>
            <w:tcW w:w="0" w:type="auto"/>
          </w:tcPr>
          <w:p w14:paraId="13C748DE" w14:textId="77777777" w:rsidR="00200323" w:rsidRPr="00DD470A" w:rsidRDefault="00200323" w:rsidP="00DD470A">
            <w:pPr>
              <w:pStyle w:val="Compact"/>
              <w:rPr>
                <w:rFonts w:cs="Times New Roman"/>
                <w:sz w:val="24"/>
              </w:rPr>
            </w:pPr>
            <w:r w:rsidRPr="00DD470A">
              <w:rPr>
                <w:rFonts w:cs="Times New Roman"/>
                <w:sz w:val="24"/>
              </w:rPr>
              <w:t>Depression</w:t>
            </w:r>
          </w:p>
        </w:tc>
        <w:tc>
          <w:tcPr>
            <w:tcW w:w="0" w:type="auto"/>
          </w:tcPr>
          <w:p w14:paraId="5F4315EF"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2BAD4EE3" w14:textId="77777777" w:rsidR="00200323" w:rsidRPr="00DD470A" w:rsidRDefault="00200323" w:rsidP="00DD470A">
            <w:pPr>
              <w:pStyle w:val="Compact"/>
              <w:rPr>
                <w:rFonts w:cs="Times New Roman"/>
                <w:sz w:val="24"/>
              </w:rPr>
            </w:pPr>
            <w:r w:rsidRPr="00DD470A">
              <w:rPr>
                <w:rFonts w:cs="Times New Roman"/>
                <w:sz w:val="24"/>
              </w:rPr>
              <w:t>1.79 (1.01)</w:t>
            </w:r>
          </w:p>
        </w:tc>
        <w:tc>
          <w:tcPr>
            <w:tcW w:w="0" w:type="auto"/>
          </w:tcPr>
          <w:p w14:paraId="32B824DF" w14:textId="77777777" w:rsidR="00200323" w:rsidRPr="00DD470A" w:rsidRDefault="00200323" w:rsidP="00DD470A">
            <w:pPr>
              <w:pStyle w:val="Compact"/>
              <w:rPr>
                <w:rFonts w:cs="Times New Roman"/>
                <w:sz w:val="24"/>
              </w:rPr>
            </w:pPr>
            <w:r w:rsidRPr="00DD470A">
              <w:rPr>
                <w:rFonts w:cs="Times New Roman"/>
                <w:sz w:val="24"/>
              </w:rPr>
              <w:t>1.84 (1.00)</w:t>
            </w:r>
          </w:p>
        </w:tc>
      </w:tr>
      <w:tr w:rsidR="00200323" w:rsidRPr="00DD470A" w14:paraId="70AFB7D3" w14:textId="77777777" w:rsidTr="00123E23">
        <w:tc>
          <w:tcPr>
            <w:tcW w:w="0" w:type="auto"/>
          </w:tcPr>
          <w:p w14:paraId="769BFEA3" w14:textId="77777777" w:rsidR="00200323" w:rsidRPr="00DD470A" w:rsidRDefault="00200323" w:rsidP="00DD470A">
            <w:pPr>
              <w:pStyle w:val="Compact"/>
              <w:rPr>
                <w:rFonts w:cs="Times New Roman"/>
                <w:sz w:val="24"/>
              </w:rPr>
            </w:pPr>
            <w:r w:rsidRPr="00DD470A">
              <w:rPr>
                <w:rFonts w:cs="Times New Roman"/>
                <w:sz w:val="24"/>
              </w:rPr>
              <w:t>Generalized Anxiety</w:t>
            </w:r>
          </w:p>
        </w:tc>
        <w:tc>
          <w:tcPr>
            <w:tcW w:w="0" w:type="auto"/>
          </w:tcPr>
          <w:p w14:paraId="5984A75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51151683" w14:textId="77777777" w:rsidR="00200323" w:rsidRPr="00DD470A" w:rsidRDefault="00200323" w:rsidP="00DD470A">
            <w:pPr>
              <w:pStyle w:val="Compact"/>
              <w:rPr>
                <w:rFonts w:cs="Times New Roman"/>
                <w:sz w:val="24"/>
              </w:rPr>
            </w:pPr>
            <w:r w:rsidRPr="00DD470A">
              <w:rPr>
                <w:rFonts w:cs="Times New Roman"/>
                <w:sz w:val="24"/>
              </w:rPr>
              <w:t>1.89 (0.91)</w:t>
            </w:r>
          </w:p>
        </w:tc>
        <w:tc>
          <w:tcPr>
            <w:tcW w:w="0" w:type="auto"/>
          </w:tcPr>
          <w:p w14:paraId="310D923B" w14:textId="77777777" w:rsidR="00200323" w:rsidRPr="00DD470A" w:rsidRDefault="00200323" w:rsidP="00DD470A">
            <w:pPr>
              <w:pStyle w:val="Compact"/>
              <w:rPr>
                <w:rFonts w:cs="Times New Roman"/>
                <w:sz w:val="24"/>
              </w:rPr>
            </w:pPr>
            <w:r w:rsidRPr="00DD470A">
              <w:rPr>
                <w:rFonts w:cs="Times New Roman"/>
                <w:sz w:val="24"/>
              </w:rPr>
              <w:t>1.98 (0.90)</w:t>
            </w:r>
          </w:p>
        </w:tc>
      </w:tr>
      <w:tr w:rsidR="00200323" w:rsidRPr="00DD470A" w14:paraId="4AC7B71D" w14:textId="77777777" w:rsidTr="00123E23">
        <w:tc>
          <w:tcPr>
            <w:tcW w:w="0" w:type="auto"/>
          </w:tcPr>
          <w:p w14:paraId="202C040E" w14:textId="77777777" w:rsidR="00200323" w:rsidRPr="00DD470A" w:rsidRDefault="00200323" w:rsidP="00DD470A">
            <w:pPr>
              <w:pStyle w:val="Compact"/>
              <w:rPr>
                <w:rFonts w:cs="Times New Roman"/>
                <w:sz w:val="24"/>
              </w:rPr>
            </w:pPr>
            <w:r w:rsidRPr="00DD470A">
              <w:rPr>
                <w:rFonts w:cs="Times New Roman"/>
                <w:sz w:val="24"/>
              </w:rPr>
              <w:t>Social Anxiety</w:t>
            </w:r>
          </w:p>
        </w:tc>
        <w:tc>
          <w:tcPr>
            <w:tcW w:w="0" w:type="auto"/>
          </w:tcPr>
          <w:p w14:paraId="53A43DDD"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5EE62AA3" w14:textId="77777777" w:rsidR="00200323" w:rsidRPr="00DD470A" w:rsidRDefault="00200323" w:rsidP="00DD470A">
            <w:pPr>
              <w:pStyle w:val="Compact"/>
              <w:rPr>
                <w:rFonts w:cs="Times New Roman"/>
                <w:sz w:val="24"/>
              </w:rPr>
            </w:pPr>
            <w:r w:rsidRPr="00DD470A">
              <w:rPr>
                <w:rFonts w:cs="Times New Roman"/>
                <w:sz w:val="24"/>
              </w:rPr>
              <w:t>1.92 (0.91)</w:t>
            </w:r>
          </w:p>
        </w:tc>
        <w:tc>
          <w:tcPr>
            <w:tcW w:w="0" w:type="auto"/>
          </w:tcPr>
          <w:p w14:paraId="3EFEA9DF" w14:textId="77777777" w:rsidR="00200323" w:rsidRPr="00DD470A" w:rsidRDefault="00200323" w:rsidP="00DD470A">
            <w:pPr>
              <w:pStyle w:val="Compact"/>
              <w:rPr>
                <w:rFonts w:cs="Times New Roman"/>
                <w:sz w:val="24"/>
              </w:rPr>
            </w:pPr>
            <w:r w:rsidRPr="00DD470A">
              <w:rPr>
                <w:rFonts w:cs="Times New Roman"/>
                <w:sz w:val="24"/>
              </w:rPr>
              <w:t>1.98 (0.90)</w:t>
            </w:r>
          </w:p>
        </w:tc>
      </w:tr>
      <w:tr w:rsidR="00200323" w:rsidRPr="00DD470A" w14:paraId="705D620B" w14:textId="77777777" w:rsidTr="00123E23">
        <w:tc>
          <w:tcPr>
            <w:tcW w:w="0" w:type="auto"/>
          </w:tcPr>
          <w:p w14:paraId="6AC8AAF9" w14:textId="77777777" w:rsidR="00200323" w:rsidRPr="00DD470A" w:rsidRDefault="00200323" w:rsidP="00DD470A">
            <w:pPr>
              <w:pStyle w:val="Compact"/>
              <w:rPr>
                <w:rFonts w:cs="Times New Roman"/>
                <w:sz w:val="24"/>
              </w:rPr>
            </w:pPr>
            <w:r w:rsidRPr="00DD470A">
              <w:rPr>
                <w:rFonts w:cs="Times New Roman"/>
                <w:sz w:val="24"/>
              </w:rPr>
              <w:t>Academic Distress</w:t>
            </w:r>
          </w:p>
        </w:tc>
        <w:tc>
          <w:tcPr>
            <w:tcW w:w="0" w:type="auto"/>
          </w:tcPr>
          <w:p w14:paraId="2F5411B0"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73750E6" w14:textId="77777777" w:rsidR="00200323" w:rsidRPr="00DD470A" w:rsidRDefault="00200323" w:rsidP="00DD470A">
            <w:pPr>
              <w:pStyle w:val="Compact"/>
              <w:rPr>
                <w:rFonts w:cs="Times New Roman"/>
                <w:sz w:val="24"/>
              </w:rPr>
            </w:pPr>
            <w:r w:rsidRPr="00DD470A">
              <w:rPr>
                <w:rFonts w:cs="Times New Roman"/>
                <w:sz w:val="24"/>
              </w:rPr>
              <w:t>1.81 (0.99)</w:t>
            </w:r>
          </w:p>
        </w:tc>
        <w:tc>
          <w:tcPr>
            <w:tcW w:w="0" w:type="auto"/>
          </w:tcPr>
          <w:p w14:paraId="302757BB" w14:textId="77777777" w:rsidR="00200323" w:rsidRPr="00DD470A" w:rsidRDefault="00200323" w:rsidP="00DD470A">
            <w:pPr>
              <w:pStyle w:val="Compact"/>
              <w:rPr>
                <w:rFonts w:cs="Times New Roman"/>
                <w:sz w:val="24"/>
              </w:rPr>
            </w:pPr>
            <w:r w:rsidRPr="00DD470A">
              <w:rPr>
                <w:rFonts w:cs="Times New Roman"/>
                <w:sz w:val="24"/>
              </w:rPr>
              <w:t>1.83 (0.97)</w:t>
            </w:r>
          </w:p>
        </w:tc>
      </w:tr>
      <w:tr w:rsidR="00200323" w:rsidRPr="00DD470A" w14:paraId="6ED1C72E" w14:textId="77777777" w:rsidTr="00123E23">
        <w:tc>
          <w:tcPr>
            <w:tcW w:w="0" w:type="auto"/>
          </w:tcPr>
          <w:p w14:paraId="49873A47" w14:textId="77777777" w:rsidR="00200323" w:rsidRPr="00DD470A" w:rsidRDefault="00200323" w:rsidP="00DD470A">
            <w:pPr>
              <w:pStyle w:val="Compact"/>
              <w:rPr>
                <w:rFonts w:cs="Times New Roman"/>
                <w:sz w:val="24"/>
              </w:rPr>
            </w:pPr>
            <w:r w:rsidRPr="00DD470A">
              <w:rPr>
                <w:rFonts w:cs="Times New Roman"/>
                <w:sz w:val="24"/>
              </w:rPr>
              <w:t>Eating Concerns</w:t>
            </w:r>
          </w:p>
        </w:tc>
        <w:tc>
          <w:tcPr>
            <w:tcW w:w="0" w:type="auto"/>
          </w:tcPr>
          <w:p w14:paraId="63D3A06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8BDEE8E" w14:textId="77777777" w:rsidR="00200323" w:rsidRPr="00DD470A" w:rsidRDefault="00200323" w:rsidP="00DD470A">
            <w:pPr>
              <w:pStyle w:val="Compact"/>
              <w:rPr>
                <w:rFonts w:cs="Times New Roman"/>
                <w:sz w:val="24"/>
              </w:rPr>
            </w:pPr>
            <w:r w:rsidRPr="00DD470A">
              <w:rPr>
                <w:rFonts w:cs="Times New Roman"/>
                <w:sz w:val="24"/>
              </w:rPr>
              <w:t>0.79 (0.91)</w:t>
            </w:r>
          </w:p>
        </w:tc>
        <w:tc>
          <w:tcPr>
            <w:tcW w:w="0" w:type="auto"/>
          </w:tcPr>
          <w:p w14:paraId="39759494" w14:textId="77777777" w:rsidR="00200323" w:rsidRPr="00DD470A" w:rsidRDefault="00200323" w:rsidP="00DD470A">
            <w:pPr>
              <w:pStyle w:val="Compact"/>
              <w:rPr>
                <w:rFonts w:cs="Times New Roman"/>
                <w:sz w:val="24"/>
              </w:rPr>
            </w:pPr>
            <w:r w:rsidRPr="00DD470A">
              <w:rPr>
                <w:rFonts w:cs="Times New Roman"/>
                <w:sz w:val="24"/>
              </w:rPr>
              <w:t>0.80 (0.92)</w:t>
            </w:r>
          </w:p>
        </w:tc>
      </w:tr>
      <w:tr w:rsidR="00200323" w:rsidRPr="00DD470A" w14:paraId="1AE7F870" w14:textId="77777777" w:rsidTr="00123E23">
        <w:tc>
          <w:tcPr>
            <w:tcW w:w="0" w:type="auto"/>
          </w:tcPr>
          <w:p w14:paraId="00D3329D" w14:textId="77777777" w:rsidR="00200323" w:rsidRPr="00DD470A" w:rsidRDefault="00200323" w:rsidP="00DD470A">
            <w:pPr>
              <w:pStyle w:val="Compact"/>
              <w:rPr>
                <w:rFonts w:cs="Times New Roman"/>
                <w:sz w:val="24"/>
              </w:rPr>
            </w:pPr>
            <w:r w:rsidRPr="00DD470A">
              <w:rPr>
                <w:rFonts w:cs="Times New Roman"/>
                <w:sz w:val="24"/>
              </w:rPr>
              <w:t>Hostility</w:t>
            </w:r>
          </w:p>
        </w:tc>
        <w:tc>
          <w:tcPr>
            <w:tcW w:w="0" w:type="auto"/>
          </w:tcPr>
          <w:p w14:paraId="41497119"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3984B189" w14:textId="77777777" w:rsidR="00200323" w:rsidRPr="00DD470A" w:rsidRDefault="00200323" w:rsidP="00DD470A">
            <w:pPr>
              <w:pStyle w:val="Compact"/>
              <w:rPr>
                <w:rFonts w:cs="Times New Roman"/>
                <w:sz w:val="24"/>
              </w:rPr>
            </w:pPr>
            <w:r w:rsidRPr="00DD470A">
              <w:rPr>
                <w:rFonts w:cs="Times New Roman"/>
                <w:sz w:val="24"/>
              </w:rPr>
              <w:t>0.95 (0.85)</w:t>
            </w:r>
          </w:p>
        </w:tc>
        <w:tc>
          <w:tcPr>
            <w:tcW w:w="0" w:type="auto"/>
          </w:tcPr>
          <w:p w14:paraId="329BB7D3" w14:textId="77777777" w:rsidR="00200323" w:rsidRPr="00DD470A" w:rsidRDefault="00200323" w:rsidP="00DD470A">
            <w:pPr>
              <w:pStyle w:val="Compact"/>
              <w:rPr>
                <w:rFonts w:cs="Times New Roman"/>
                <w:sz w:val="24"/>
              </w:rPr>
            </w:pPr>
            <w:r w:rsidRPr="00DD470A">
              <w:rPr>
                <w:rFonts w:cs="Times New Roman"/>
                <w:sz w:val="24"/>
              </w:rPr>
              <w:t>0.88 (0.82)</w:t>
            </w:r>
          </w:p>
        </w:tc>
      </w:tr>
      <w:tr w:rsidR="00200323" w:rsidRPr="00DD470A" w14:paraId="44EA287A" w14:textId="77777777" w:rsidTr="00123E23">
        <w:tc>
          <w:tcPr>
            <w:tcW w:w="0" w:type="auto"/>
          </w:tcPr>
          <w:p w14:paraId="5032B1E9" w14:textId="77777777" w:rsidR="00200323" w:rsidRPr="00DD470A" w:rsidRDefault="00200323" w:rsidP="00DD470A">
            <w:pPr>
              <w:pStyle w:val="Compact"/>
              <w:rPr>
                <w:rFonts w:cs="Times New Roman"/>
                <w:sz w:val="24"/>
              </w:rPr>
            </w:pPr>
            <w:r w:rsidRPr="00DD470A">
              <w:rPr>
                <w:rFonts w:cs="Times New Roman"/>
                <w:sz w:val="24"/>
              </w:rPr>
              <w:t>Alcohol Use</w:t>
            </w:r>
          </w:p>
        </w:tc>
        <w:tc>
          <w:tcPr>
            <w:tcW w:w="0" w:type="auto"/>
          </w:tcPr>
          <w:p w14:paraId="43E00D96"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05761A73" w14:textId="77777777" w:rsidR="00200323" w:rsidRPr="00DD470A" w:rsidRDefault="00200323" w:rsidP="00DD470A">
            <w:pPr>
              <w:pStyle w:val="Compact"/>
              <w:rPr>
                <w:rFonts w:cs="Times New Roman"/>
                <w:sz w:val="24"/>
              </w:rPr>
            </w:pPr>
            <w:r w:rsidRPr="00DD470A">
              <w:rPr>
                <w:rFonts w:cs="Times New Roman"/>
                <w:sz w:val="24"/>
              </w:rPr>
              <w:t>0.59 (0.85)</w:t>
            </w:r>
          </w:p>
        </w:tc>
        <w:tc>
          <w:tcPr>
            <w:tcW w:w="0" w:type="auto"/>
          </w:tcPr>
          <w:p w14:paraId="1EE150EC" w14:textId="77777777" w:rsidR="00200323" w:rsidRPr="00DD470A" w:rsidRDefault="00200323" w:rsidP="00DD470A">
            <w:pPr>
              <w:pStyle w:val="Compact"/>
              <w:rPr>
                <w:rFonts w:cs="Times New Roman"/>
                <w:sz w:val="24"/>
              </w:rPr>
            </w:pPr>
            <w:r w:rsidRPr="00DD470A">
              <w:rPr>
                <w:rFonts w:cs="Times New Roman"/>
                <w:sz w:val="24"/>
              </w:rPr>
              <w:t>0.54 (0.82)</w:t>
            </w:r>
          </w:p>
        </w:tc>
      </w:tr>
      <w:tr w:rsidR="00200323" w:rsidRPr="00DD470A" w14:paraId="51F3B5EC" w14:textId="77777777" w:rsidTr="00123E23">
        <w:tc>
          <w:tcPr>
            <w:tcW w:w="0" w:type="auto"/>
          </w:tcPr>
          <w:p w14:paraId="661FB9BE" w14:textId="77777777" w:rsidR="00200323" w:rsidRPr="00DD470A" w:rsidRDefault="00200323" w:rsidP="00DD470A">
            <w:pPr>
              <w:pStyle w:val="Compact"/>
              <w:rPr>
                <w:rFonts w:cs="Times New Roman"/>
                <w:sz w:val="24"/>
              </w:rPr>
            </w:pPr>
            <w:r w:rsidRPr="00DD470A">
              <w:rPr>
                <w:rFonts w:cs="Times New Roman"/>
                <w:sz w:val="24"/>
              </w:rPr>
              <w:t>Distress Index</w:t>
            </w:r>
          </w:p>
        </w:tc>
        <w:tc>
          <w:tcPr>
            <w:tcW w:w="0" w:type="auto"/>
          </w:tcPr>
          <w:p w14:paraId="6A259DA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01E7553" w14:textId="77777777" w:rsidR="00200323" w:rsidRPr="00DD470A" w:rsidRDefault="00200323" w:rsidP="00DD470A">
            <w:pPr>
              <w:pStyle w:val="Compact"/>
              <w:rPr>
                <w:rFonts w:cs="Times New Roman"/>
                <w:sz w:val="24"/>
              </w:rPr>
            </w:pPr>
            <w:r w:rsidRPr="00DD470A">
              <w:rPr>
                <w:rFonts w:cs="Times New Roman"/>
                <w:sz w:val="24"/>
              </w:rPr>
              <w:t>1.83 (0.79)</w:t>
            </w:r>
          </w:p>
        </w:tc>
        <w:tc>
          <w:tcPr>
            <w:tcW w:w="0" w:type="auto"/>
          </w:tcPr>
          <w:p w14:paraId="6B87C093" w14:textId="77777777" w:rsidR="00200323" w:rsidRPr="00DD470A" w:rsidRDefault="00200323" w:rsidP="00DD470A">
            <w:pPr>
              <w:pStyle w:val="Compact"/>
              <w:rPr>
                <w:rFonts w:cs="Times New Roman"/>
                <w:sz w:val="24"/>
              </w:rPr>
            </w:pPr>
            <w:r w:rsidRPr="00DD470A">
              <w:rPr>
                <w:rFonts w:cs="Times New Roman"/>
                <w:sz w:val="24"/>
              </w:rPr>
              <w:t>1.87 (0.77)</w:t>
            </w:r>
          </w:p>
        </w:tc>
      </w:tr>
      <w:tr w:rsidR="00200323" w:rsidRPr="00DD470A" w14:paraId="11599CD3" w14:textId="77777777" w:rsidTr="00123E23">
        <w:tc>
          <w:tcPr>
            <w:tcW w:w="0" w:type="auto"/>
          </w:tcPr>
          <w:p w14:paraId="0D96F594" w14:textId="77777777" w:rsidR="00200323" w:rsidRPr="00DD470A" w:rsidRDefault="00200323" w:rsidP="00DD470A">
            <w:pPr>
              <w:pStyle w:val="Compact"/>
              <w:rPr>
                <w:rFonts w:cs="Times New Roman"/>
                <w:sz w:val="24"/>
              </w:rPr>
            </w:pPr>
            <w:r w:rsidRPr="00DD470A">
              <w:rPr>
                <w:rFonts w:cs="Times New Roman"/>
                <w:sz w:val="24"/>
              </w:rPr>
              <w:t>CCAPS frequency</w:t>
            </w:r>
          </w:p>
        </w:tc>
        <w:tc>
          <w:tcPr>
            <w:tcW w:w="0" w:type="auto"/>
          </w:tcPr>
          <w:p w14:paraId="7357F63F"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108EB3AB" w14:textId="77777777" w:rsidR="00200323" w:rsidRPr="00DD470A" w:rsidRDefault="00200323" w:rsidP="00DD470A">
            <w:pPr>
              <w:pStyle w:val="Compact"/>
              <w:rPr>
                <w:rFonts w:cs="Times New Roman"/>
                <w:sz w:val="24"/>
              </w:rPr>
            </w:pPr>
            <w:r w:rsidRPr="00DD470A">
              <w:rPr>
                <w:rFonts w:cs="Times New Roman"/>
                <w:sz w:val="24"/>
              </w:rPr>
              <w:t>0.76 (0.30)</w:t>
            </w:r>
          </w:p>
        </w:tc>
        <w:tc>
          <w:tcPr>
            <w:tcW w:w="0" w:type="auto"/>
          </w:tcPr>
          <w:p w14:paraId="4D8F666F" w14:textId="77777777" w:rsidR="00200323" w:rsidRPr="00DD470A" w:rsidRDefault="00200323" w:rsidP="00DD470A">
            <w:pPr>
              <w:pStyle w:val="Compact"/>
              <w:rPr>
                <w:rFonts w:cs="Times New Roman"/>
                <w:sz w:val="24"/>
              </w:rPr>
            </w:pPr>
            <w:r w:rsidRPr="00DD470A">
              <w:rPr>
                <w:rFonts w:cs="Times New Roman"/>
                <w:sz w:val="24"/>
              </w:rPr>
              <w:t>0.82 (0.27)</w:t>
            </w:r>
          </w:p>
        </w:tc>
      </w:tr>
      <w:tr w:rsidR="00200323" w:rsidRPr="00DD470A" w14:paraId="2CBAC998" w14:textId="77777777" w:rsidTr="00123E23">
        <w:tc>
          <w:tcPr>
            <w:tcW w:w="0" w:type="auto"/>
          </w:tcPr>
          <w:p w14:paraId="35E1FEBA" w14:textId="77777777" w:rsidR="00200323" w:rsidRPr="00DD470A" w:rsidRDefault="00200323" w:rsidP="00DD470A">
            <w:pPr>
              <w:pStyle w:val="Compact"/>
              <w:rPr>
                <w:rFonts w:cs="Times New Roman"/>
                <w:sz w:val="24"/>
              </w:rPr>
            </w:pPr>
            <w:r w:rsidRPr="00DD470A">
              <w:rPr>
                <w:rFonts w:cs="Times New Roman"/>
                <w:sz w:val="24"/>
              </w:rPr>
              <w:t>Appointment N</w:t>
            </w:r>
          </w:p>
        </w:tc>
        <w:tc>
          <w:tcPr>
            <w:tcW w:w="0" w:type="auto"/>
          </w:tcPr>
          <w:p w14:paraId="39F608A0"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2EB5C0E9" w14:textId="77777777" w:rsidR="00200323" w:rsidRPr="00DD470A" w:rsidRDefault="00200323" w:rsidP="00DD470A">
            <w:pPr>
              <w:pStyle w:val="Compact"/>
              <w:rPr>
                <w:rFonts w:cs="Times New Roman"/>
                <w:sz w:val="24"/>
              </w:rPr>
            </w:pPr>
            <w:r w:rsidRPr="00DD470A">
              <w:rPr>
                <w:rFonts w:cs="Times New Roman"/>
                <w:sz w:val="24"/>
              </w:rPr>
              <w:t>8.41 (4.67)</w:t>
            </w:r>
          </w:p>
        </w:tc>
        <w:tc>
          <w:tcPr>
            <w:tcW w:w="0" w:type="auto"/>
          </w:tcPr>
          <w:p w14:paraId="0DB67BDF" w14:textId="77777777" w:rsidR="00200323" w:rsidRPr="00DD470A" w:rsidRDefault="00200323" w:rsidP="00DD470A">
            <w:pPr>
              <w:pStyle w:val="Compact"/>
              <w:rPr>
                <w:rFonts w:cs="Times New Roman"/>
                <w:sz w:val="24"/>
              </w:rPr>
            </w:pPr>
            <w:r w:rsidRPr="00DD470A">
              <w:rPr>
                <w:rFonts w:cs="Times New Roman"/>
                <w:sz w:val="24"/>
              </w:rPr>
              <w:t>7.67 (4.36)</w:t>
            </w:r>
          </w:p>
        </w:tc>
      </w:tr>
      <w:tr w:rsidR="00200323" w:rsidRPr="00DD470A" w14:paraId="28646698" w14:textId="77777777" w:rsidTr="005E36DC">
        <w:tc>
          <w:tcPr>
            <w:tcW w:w="0" w:type="auto"/>
          </w:tcPr>
          <w:p w14:paraId="14D48CCF" w14:textId="77777777" w:rsidR="00200323" w:rsidRPr="00DD470A" w:rsidRDefault="00200323" w:rsidP="00DD470A">
            <w:pPr>
              <w:pStyle w:val="Compact"/>
              <w:rPr>
                <w:rFonts w:cs="Times New Roman"/>
                <w:sz w:val="24"/>
              </w:rPr>
            </w:pPr>
            <w:r w:rsidRPr="00DD470A">
              <w:rPr>
                <w:rFonts w:cs="Times New Roman"/>
                <w:sz w:val="24"/>
              </w:rPr>
              <w:t>Hospitalization</w:t>
            </w:r>
          </w:p>
        </w:tc>
        <w:tc>
          <w:tcPr>
            <w:tcW w:w="0" w:type="auto"/>
          </w:tcPr>
          <w:p w14:paraId="392AAAB4" w14:textId="77777777" w:rsidR="00200323" w:rsidRPr="00DD470A" w:rsidRDefault="00200323" w:rsidP="00DD470A">
            <w:pPr>
              <w:pStyle w:val="Compact"/>
              <w:rPr>
                <w:rFonts w:cs="Times New Roman"/>
                <w:sz w:val="24"/>
              </w:rPr>
            </w:pPr>
            <w:r w:rsidRPr="00DD470A">
              <w:rPr>
                <w:rFonts w:cs="Times New Roman"/>
                <w:sz w:val="24"/>
              </w:rPr>
              <w:t>No</w:t>
            </w:r>
          </w:p>
        </w:tc>
        <w:tc>
          <w:tcPr>
            <w:tcW w:w="0" w:type="auto"/>
          </w:tcPr>
          <w:p w14:paraId="34E39C80" w14:textId="77777777" w:rsidR="00200323" w:rsidRPr="00DD470A" w:rsidRDefault="00200323" w:rsidP="00DD470A">
            <w:pPr>
              <w:pStyle w:val="Compact"/>
              <w:rPr>
                <w:rFonts w:cs="Times New Roman"/>
                <w:sz w:val="24"/>
              </w:rPr>
            </w:pPr>
            <w:r w:rsidRPr="00DD470A">
              <w:rPr>
                <w:rFonts w:cs="Times New Roman"/>
                <w:sz w:val="24"/>
              </w:rPr>
              <w:t>12452 (90.46)</w:t>
            </w:r>
          </w:p>
        </w:tc>
        <w:tc>
          <w:tcPr>
            <w:tcW w:w="0" w:type="auto"/>
          </w:tcPr>
          <w:p w14:paraId="1AF79D90" w14:textId="77777777" w:rsidR="00200323" w:rsidRPr="00DD470A" w:rsidRDefault="00200323" w:rsidP="00DD470A">
            <w:pPr>
              <w:pStyle w:val="Compact"/>
              <w:rPr>
                <w:rFonts w:cs="Times New Roman"/>
                <w:sz w:val="24"/>
              </w:rPr>
            </w:pPr>
            <w:r w:rsidRPr="00DD470A">
              <w:rPr>
                <w:rFonts w:cs="Times New Roman"/>
                <w:sz w:val="24"/>
              </w:rPr>
              <w:t>23608 (92.24)</w:t>
            </w:r>
          </w:p>
        </w:tc>
      </w:tr>
      <w:tr w:rsidR="00200323" w:rsidRPr="00DD470A" w14:paraId="6D1925C9" w14:textId="77777777" w:rsidTr="005E36DC">
        <w:tc>
          <w:tcPr>
            <w:tcW w:w="0" w:type="auto"/>
            <w:tcBorders>
              <w:bottom w:val="single" w:sz="4" w:space="0" w:color="auto"/>
            </w:tcBorders>
          </w:tcPr>
          <w:p w14:paraId="2EC0A16C" w14:textId="77777777" w:rsidR="00200323" w:rsidRPr="00DD470A" w:rsidRDefault="00200323" w:rsidP="00DD470A">
            <w:pPr>
              <w:rPr>
                <w:rFonts w:ascii="Times New Roman" w:hAnsi="Times New Roman" w:cs="Times New Roman"/>
              </w:rPr>
            </w:pPr>
          </w:p>
        </w:tc>
        <w:tc>
          <w:tcPr>
            <w:tcW w:w="0" w:type="auto"/>
            <w:tcBorders>
              <w:bottom w:val="single" w:sz="4" w:space="0" w:color="auto"/>
            </w:tcBorders>
          </w:tcPr>
          <w:p w14:paraId="2EFD7BA9" w14:textId="77777777" w:rsidR="00200323" w:rsidRPr="00DD470A" w:rsidRDefault="00200323" w:rsidP="00DD470A">
            <w:pPr>
              <w:pStyle w:val="Compact"/>
              <w:rPr>
                <w:rFonts w:cs="Times New Roman"/>
                <w:sz w:val="24"/>
              </w:rPr>
            </w:pPr>
            <w:r w:rsidRPr="00DD470A">
              <w:rPr>
                <w:rFonts w:cs="Times New Roman"/>
                <w:sz w:val="24"/>
              </w:rPr>
              <w:t>Yes</w:t>
            </w:r>
          </w:p>
        </w:tc>
        <w:tc>
          <w:tcPr>
            <w:tcW w:w="0" w:type="auto"/>
            <w:tcBorders>
              <w:bottom w:val="single" w:sz="4" w:space="0" w:color="auto"/>
            </w:tcBorders>
          </w:tcPr>
          <w:p w14:paraId="4D7DCA8D" w14:textId="77777777" w:rsidR="00200323" w:rsidRPr="00DD470A" w:rsidRDefault="00200323" w:rsidP="00DD470A">
            <w:pPr>
              <w:pStyle w:val="Compact"/>
              <w:rPr>
                <w:rFonts w:cs="Times New Roman"/>
                <w:sz w:val="24"/>
              </w:rPr>
            </w:pPr>
            <w:r w:rsidRPr="00DD470A">
              <w:rPr>
                <w:rFonts w:cs="Times New Roman"/>
                <w:sz w:val="24"/>
              </w:rPr>
              <w:t>1313 (9.54)</w:t>
            </w:r>
          </w:p>
        </w:tc>
        <w:tc>
          <w:tcPr>
            <w:tcW w:w="0" w:type="auto"/>
            <w:tcBorders>
              <w:bottom w:val="single" w:sz="4" w:space="0" w:color="auto"/>
            </w:tcBorders>
          </w:tcPr>
          <w:p w14:paraId="6DD059FD" w14:textId="77777777" w:rsidR="00200323" w:rsidRPr="00DD470A" w:rsidRDefault="00200323" w:rsidP="00DD470A">
            <w:pPr>
              <w:pStyle w:val="Compact"/>
              <w:rPr>
                <w:rFonts w:cs="Times New Roman"/>
                <w:sz w:val="24"/>
              </w:rPr>
            </w:pPr>
            <w:r w:rsidRPr="00DD470A">
              <w:rPr>
                <w:rFonts w:cs="Times New Roman"/>
                <w:sz w:val="24"/>
              </w:rPr>
              <w:t>1985 (7.76)</w:t>
            </w:r>
          </w:p>
        </w:tc>
      </w:tr>
    </w:tbl>
    <w:p w14:paraId="78CB78FE" w14:textId="77777777" w:rsidR="00200323" w:rsidRPr="00B807AD" w:rsidRDefault="00200323" w:rsidP="00200323">
      <w:pPr>
        <w:pStyle w:val="Heading3"/>
        <w:rPr>
          <w:sz w:val="22"/>
          <w:szCs w:val="22"/>
        </w:rPr>
      </w:pPr>
      <w:bookmarkStart w:id="14" w:name="table-3"/>
      <w:r w:rsidRPr="00B807AD">
        <w:rPr>
          <w:sz w:val="22"/>
          <w:szCs w:val="22"/>
        </w:rPr>
        <w:lastRenderedPageBreak/>
        <w:t>Table 3</w:t>
      </w:r>
      <w:bookmarkEnd w:id="14"/>
    </w:p>
    <w:p w14:paraId="30ED948C" w14:textId="77777777" w:rsidR="00200323" w:rsidRPr="00B807AD" w:rsidRDefault="00200323" w:rsidP="00200323">
      <w:pPr>
        <w:pStyle w:val="Heading4"/>
        <w:rPr>
          <w:sz w:val="22"/>
          <w:szCs w:val="22"/>
        </w:rPr>
      </w:pPr>
      <w:bookmarkStart w:id="15" w:name="effects-of-feedback-on-deterioration"/>
      <w:r w:rsidRPr="00B807AD">
        <w:rPr>
          <w:sz w:val="22"/>
          <w:szCs w:val="22"/>
        </w:rPr>
        <w:t>Effects of Feedback on Deterioration</w:t>
      </w:r>
      <w:bookmarkEnd w:id="15"/>
    </w:p>
    <w:tbl>
      <w:tblPr>
        <w:tblStyle w:val="Table"/>
        <w:tblW w:w="5451" w:type="pct"/>
        <w:tblLayout w:type="fixed"/>
        <w:tblLook w:val="07E0" w:firstRow="1" w:lastRow="1" w:firstColumn="1" w:lastColumn="1" w:noHBand="1" w:noVBand="1"/>
      </w:tblPr>
      <w:tblGrid>
        <w:gridCol w:w="1889"/>
        <w:gridCol w:w="1530"/>
        <w:gridCol w:w="1530"/>
        <w:gridCol w:w="1530"/>
        <w:gridCol w:w="1530"/>
        <w:gridCol w:w="1530"/>
        <w:gridCol w:w="1530"/>
        <w:gridCol w:w="1530"/>
        <w:gridCol w:w="1530"/>
      </w:tblGrid>
      <w:tr w:rsidR="00B807AD" w:rsidRPr="00B807AD" w14:paraId="2C004376" w14:textId="77777777" w:rsidTr="00B807AD">
        <w:tc>
          <w:tcPr>
            <w:tcW w:w="1890" w:type="dxa"/>
            <w:tcBorders>
              <w:top w:val="single" w:sz="4" w:space="0" w:color="auto"/>
              <w:bottom w:val="single" w:sz="2" w:space="0" w:color="auto"/>
            </w:tcBorders>
            <w:vAlign w:val="bottom"/>
          </w:tcPr>
          <w:p w14:paraId="25688478" w14:textId="77777777" w:rsidR="00200323" w:rsidRPr="00B807AD" w:rsidRDefault="00200323" w:rsidP="00123E23">
            <w:pPr>
              <w:rPr>
                <w:rFonts w:ascii="Times New Roman" w:hAnsi="Times New Roman" w:cs="Times New Roman"/>
                <w:sz w:val="22"/>
                <w:szCs w:val="22"/>
              </w:rPr>
            </w:pPr>
          </w:p>
        </w:tc>
        <w:tc>
          <w:tcPr>
            <w:tcW w:w="1530" w:type="dxa"/>
            <w:tcBorders>
              <w:top w:val="single" w:sz="4" w:space="0" w:color="auto"/>
              <w:bottom w:val="single" w:sz="2" w:space="0" w:color="auto"/>
            </w:tcBorders>
            <w:vAlign w:val="bottom"/>
          </w:tcPr>
          <w:p w14:paraId="35AEBF9E" w14:textId="77777777" w:rsidR="00200323" w:rsidRPr="00B807AD" w:rsidRDefault="00200323" w:rsidP="00123E23">
            <w:pPr>
              <w:pStyle w:val="Compact"/>
              <w:rPr>
                <w:rFonts w:cs="Times New Roman"/>
                <w:sz w:val="22"/>
                <w:szCs w:val="22"/>
              </w:rPr>
            </w:pPr>
            <w:r w:rsidRPr="00B807AD">
              <w:rPr>
                <w:rFonts w:cs="Times New Roman"/>
                <w:sz w:val="22"/>
                <w:szCs w:val="22"/>
              </w:rPr>
              <w:t>Depression</w:t>
            </w:r>
          </w:p>
        </w:tc>
        <w:tc>
          <w:tcPr>
            <w:tcW w:w="1530" w:type="dxa"/>
            <w:tcBorders>
              <w:top w:val="single" w:sz="4" w:space="0" w:color="auto"/>
              <w:bottom w:val="single" w:sz="2" w:space="0" w:color="auto"/>
            </w:tcBorders>
            <w:vAlign w:val="bottom"/>
          </w:tcPr>
          <w:p w14:paraId="0BF9E9F1" w14:textId="77777777" w:rsidR="00200323" w:rsidRPr="00B807AD" w:rsidRDefault="00200323" w:rsidP="00123E23">
            <w:pPr>
              <w:pStyle w:val="Compact"/>
              <w:rPr>
                <w:rFonts w:cs="Times New Roman"/>
                <w:sz w:val="22"/>
                <w:szCs w:val="22"/>
              </w:rPr>
            </w:pPr>
            <w:r w:rsidRPr="00B807AD">
              <w:rPr>
                <w:rFonts w:cs="Times New Roman"/>
                <w:sz w:val="22"/>
                <w:szCs w:val="22"/>
              </w:rPr>
              <w:t>Generalized Anxiety</w:t>
            </w:r>
          </w:p>
        </w:tc>
        <w:tc>
          <w:tcPr>
            <w:tcW w:w="1530" w:type="dxa"/>
            <w:tcBorders>
              <w:top w:val="single" w:sz="4" w:space="0" w:color="auto"/>
              <w:bottom w:val="single" w:sz="2" w:space="0" w:color="auto"/>
            </w:tcBorders>
            <w:vAlign w:val="bottom"/>
          </w:tcPr>
          <w:p w14:paraId="0D90785A" w14:textId="77777777" w:rsidR="00200323" w:rsidRPr="00B807AD" w:rsidRDefault="00200323" w:rsidP="00123E23">
            <w:pPr>
              <w:pStyle w:val="Compact"/>
              <w:rPr>
                <w:rFonts w:cs="Times New Roman"/>
                <w:sz w:val="22"/>
                <w:szCs w:val="22"/>
              </w:rPr>
            </w:pPr>
            <w:r w:rsidRPr="00B807AD">
              <w:rPr>
                <w:rFonts w:cs="Times New Roman"/>
                <w:sz w:val="22"/>
                <w:szCs w:val="22"/>
              </w:rPr>
              <w:t>Social Anxiety</w:t>
            </w:r>
          </w:p>
        </w:tc>
        <w:tc>
          <w:tcPr>
            <w:tcW w:w="1530" w:type="dxa"/>
            <w:tcBorders>
              <w:top w:val="single" w:sz="4" w:space="0" w:color="auto"/>
              <w:bottom w:val="single" w:sz="2" w:space="0" w:color="auto"/>
            </w:tcBorders>
            <w:vAlign w:val="bottom"/>
          </w:tcPr>
          <w:p w14:paraId="7A65D834" w14:textId="77777777" w:rsidR="00200323" w:rsidRPr="00B807AD" w:rsidRDefault="00200323" w:rsidP="00123E23">
            <w:pPr>
              <w:pStyle w:val="Compact"/>
              <w:rPr>
                <w:rFonts w:cs="Times New Roman"/>
                <w:sz w:val="22"/>
                <w:szCs w:val="22"/>
              </w:rPr>
            </w:pPr>
            <w:r w:rsidRPr="00B807AD">
              <w:rPr>
                <w:rFonts w:cs="Times New Roman"/>
                <w:sz w:val="22"/>
                <w:szCs w:val="22"/>
              </w:rPr>
              <w:t>Academic Distress</w:t>
            </w:r>
          </w:p>
        </w:tc>
        <w:tc>
          <w:tcPr>
            <w:tcW w:w="1530" w:type="dxa"/>
            <w:tcBorders>
              <w:top w:val="single" w:sz="4" w:space="0" w:color="auto"/>
              <w:bottom w:val="single" w:sz="2" w:space="0" w:color="auto"/>
            </w:tcBorders>
            <w:vAlign w:val="bottom"/>
          </w:tcPr>
          <w:p w14:paraId="302435FB" w14:textId="77777777" w:rsidR="00200323" w:rsidRPr="00B807AD" w:rsidRDefault="00200323" w:rsidP="00123E23">
            <w:pPr>
              <w:pStyle w:val="Compact"/>
              <w:rPr>
                <w:rFonts w:cs="Times New Roman"/>
                <w:sz w:val="22"/>
                <w:szCs w:val="22"/>
              </w:rPr>
            </w:pPr>
            <w:r w:rsidRPr="00B807AD">
              <w:rPr>
                <w:rFonts w:cs="Times New Roman"/>
                <w:sz w:val="22"/>
                <w:szCs w:val="22"/>
              </w:rPr>
              <w:t>Eating Concerns</w:t>
            </w:r>
          </w:p>
        </w:tc>
        <w:tc>
          <w:tcPr>
            <w:tcW w:w="1530" w:type="dxa"/>
            <w:tcBorders>
              <w:top w:val="single" w:sz="4" w:space="0" w:color="auto"/>
              <w:bottom w:val="single" w:sz="2" w:space="0" w:color="auto"/>
            </w:tcBorders>
            <w:vAlign w:val="bottom"/>
          </w:tcPr>
          <w:p w14:paraId="7837B805" w14:textId="77777777" w:rsidR="00200323" w:rsidRPr="00B807AD" w:rsidRDefault="00200323" w:rsidP="00123E23">
            <w:pPr>
              <w:pStyle w:val="Compact"/>
              <w:rPr>
                <w:rFonts w:cs="Times New Roman"/>
                <w:sz w:val="22"/>
                <w:szCs w:val="22"/>
              </w:rPr>
            </w:pPr>
            <w:r w:rsidRPr="00B807AD">
              <w:rPr>
                <w:rFonts w:cs="Times New Roman"/>
                <w:sz w:val="22"/>
                <w:szCs w:val="22"/>
              </w:rPr>
              <w:t>Hostility</w:t>
            </w:r>
          </w:p>
        </w:tc>
        <w:tc>
          <w:tcPr>
            <w:tcW w:w="1530" w:type="dxa"/>
            <w:tcBorders>
              <w:top w:val="single" w:sz="4" w:space="0" w:color="auto"/>
              <w:bottom w:val="single" w:sz="2" w:space="0" w:color="auto"/>
            </w:tcBorders>
            <w:vAlign w:val="bottom"/>
          </w:tcPr>
          <w:p w14:paraId="0C9B8FDB" w14:textId="77777777" w:rsidR="00200323" w:rsidRPr="00B807AD" w:rsidRDefault="00200323" w:rsidP="00123E23">
            <w:pPr>
              <w:pStyle w:val="Compact"/>
              <w:rPr>
                <w:rFonts w:cs="Times New Roman"/>
                <w:sz w:val="22"/>
                <w:szCs w:val="22"/>
              </w:rPr>
            </w:pPr>
            <w:r w:rsidRPr="00B807AD">
              <w:rPr>
                <w:rFonts w:cs="Times New Roman"/>
                <w:sz w:val="22"/>
                <w:szCs w:val="22"/>
              </w:rPr>
              <w:t>Alcohol Use</w:t>
            </w:r>
          </w:p>
        </w:tc>
        <w:tc>
          <w:tcPr>
            <w:tcW w:w="1530" w:type="dxa"/>
            <w:tcBorders>
              <w:top w:val="single" w:sz="4" w:space="0" w:color="auto"/>
              <w:bottom w:val="single" w:sz="2" w:space="0" w:color="auto"/>
            </w:tcBorders>
            <w:vAlign w:val="bottom"/>
          </w:tcPr>
          <w:p w14:paraId="46EA77BC" w14:textId="77777777" w:rsidR="00200323" w:rsidRPr="00B807AD" w:rsidRDefault="00200323" w:rsidP="00123E23">
            <w:pPr>
              <w:pStyle w:val="Compact"/>
              <w:rPr>
                <w:rFonts w:cs="Times New Roman"/>
                <w:sz w:val="22"/>
                <w:szCs w:val="22"/>
              </w:rPr>
            </w:pPr>
            <w:r w:rsidRPr="00B807AD">
              <w:rPr>
                <w:rFonts w:cs="Times New Roman"/>
                <w:sz w:val="22"/>
                <w:szCs w:val="22"/>
              </w:rPr>
              <w:t>Distress Index</w:t>
            </w:r>
          </w:p>
        </w:tc>
      </w:tr>
      <w:tr w:rsidR="00B807AD" w:rsidRPr="00B807AD" w14:paraId="1E32D9C1" w14:textId="77777777" w:rsidTr="00B807AD">
        <w:tc>
          <w:tcPr>
            <w:tcW w:w="1890" w:type="dxa"/>
            <w:tcBorders>
              <w:top w:val="single" w:sz="2" w:space="0" w:color="auto"/>
            </w:tcBorders>
          </w:tcPr>
          <w:p w14:paraId="2128C961" w14:textId="77777777" w:rsidR="00200323" w:rsidRPr="00B807AD" w:rsidRDefault="00200323" w:rsidP="00123E23">
            <w:pPr>
              <w:pStyle w:val="Compact"/>
              <w:rPr>
                <w:rFonts w:cs="Times New Roman"/>
                <w:sz w:val="22"/>
                <w:szCs w:val="22"/>
              </w:rPr>
            </w:pPr>
            <w:r w:rsidRPr="00B807AD">
              <w:rPr>
                <w:rFonts w:cs="Times New Roman"/>
                <w:sz w:val="22"/>
                <w:szCs w:val="22"/>
              </w:rPr>
              <w:t>Intercept</w:t>
            </w:r>
          </w:p>
        </w:tc>
        <w:tc>
          <w:tcPr>
            <w:tcW w:w="1530" w:type="dxa"/>
            <w:tcBorders>
              <w:top w:val="single" w:sz="2" w:space="0" w:color="auto"/>
            </w:tcBorders>
          </w:tcPr>
          <w:p w14:paraId="34C25AF7" w14:textId="77777777" w:rsidR="00200323" w:rsidRPr="00B807AD" w:rsidRDefault="00200323" w:rsidP="00123E23">
            <w:pPr>
              <w:pStyle w:val="Compact"/>
              <w:rPr>
                <w:rFonts w:cs="Times New Roman"/>
                <w:sz w:val="22"/>
                <w:szCs w:val="22"/>
              </w:rPr>
            </w:pPr>
            <w:r w:rsidRPr="00B807AD">
              <w:rPr>
                <w:rFonts w:cs="Times New Roman"/>
                <w:sz w:val="22"/>
                <w:szCs w:val="22"/>
              </w:rPr>
              <w:t>-3.63** (0.06)</w:t>
            </w:r>
          </w:p>
        </w:tc>
        <w:tc>
          <w:tcPr>
            <w:tcW w:w="1530" w:type="dxa"/>
            <w:tcBorders>
              <w:top w:val="single" w:sz="2" w:space="0" w:color="auto"/>
            </w:tcBorders>
          </w:tcPr>
          <w:p w14:paraId="1F288F92" w14:textId="77777777" w:rsidR="00200323" w:rsidRPr="00B807AD" w:rsidRDefault="00200323" w:rsidP="00123E23">
            <w:pPr>
              <w:pStyle w:val="Compact"/>
              <w:rPr>
                <w:rFonts w:cs="Times New Roman"/>
                <w:sz w:val="22"/>
                <w:szCs w:val="22"/>
              </w:rPr>
            </w:pPr>
            <w:r w:rsidRPr="00B807AD">
              <w:rPr>
                <w:rFonts w:cs="Times New Roman"/>
                <w:sz w:val="22"/>
                <w:szCs w:val="22"/>
              </w:rPr>
              <w:t>-3.47** (0.06)</w:t>
            </w:r>
          </w:p>
        </w:tc>
        <w:tc>
          <w:tcPr>
            <w:tcW w:w="1530" w:type="dxa"/>
            <w:tcBorders>
              <w:top w:val="single" w:sz="2" w:space="0" w:color="auto"/>
            </w:tcBorders>
          </w:tcPr>
          <w:p w14:paraId="7218A5B5" w14:textId="77777777" w:rsidR="00200323" w:rsidRPr="00B807AD" w:rsidRDefault="00200323" w:rsidP="00123E23">
            <w:pPr>
              <w:pStyle w:val="Compact"/>
              <w:rPr>
                <w:rFonts w:cs="Times New Roman"/>
                <w:sz w:val="22"/>
                <w:szCs w:val="22"/>
              </w:rPr>
            </w:pPr>
            <w:r w:rsidRPr="00B807AD">
              <w:rPr>
                <w:rFonts w:cs="Times New Roman"/>
                <w:sz w:val="22"/>
                <w:szCs w:val="22"/>
              </w:rPr>
              <w:t>-3.89** (0.06)</w:t>
            </w:r>
          </w:p>
        </w:tc>
        <w:tc>
          <w:tcPr>
            <w:tcW w:w="1530" w:type="dxa"/>
            <w:tcBorders>
              <w:top w:val="single" w:sz="2" w:space="0" w:color="auto"/>
            </w:tcBorders>
          </w:tcPr>
          <w:p w14:paraId="369A1082" w14:textId="77777777" w:rsidR="00200323" w:rsidRPr="00B807AD" w:rsidRDefault="00200323" w:rsidP="00123E23">
            <w:pPr>
              <w:pStyle w:val="Compact"/>
              <w:rPr>
                <w:rFonts w:cs="Times New Roman"/>
                <w:sz w:val="22"/>
                <w:szCs w:val="22"/>
              </w:rPr>
            </w:pPr>
            <w:r w:rsidRPr="00B807AD">
              <w:rPr>
                <w:rFonts w:cs="Times New Roman"/>
                <w:sz w:val="22"/>
                <w:szCs w:val="22"/>
              </w:rPr>
              <w:t>-2.86** (0.04)</w:t>
            </w:r>
          </w:p>
        </w:tc>
        <w:tc>
          <w:tcPr>
            <w:tcW w:w="1530" w:type="dxa"/>
            <w:tcBorders>
              <w:top w:val="single" w:sz="2" w:space="0" w:color="auto"/>
            </w:tcBorders>
          </w:tcPr>
          <w:p w14:paraId="4F781987" w14:textId="77777777" w:rsidR="00200323" w:rsidRPr="00B807AD" w:rsidRDefault="00200323" w:rsidP="00123E23">
            <w:pPr>
              <w:pStyle w:val="Compact"/>
              <w:rPr>
                <w:rFonts w:cs="Times New Roman"/>
                <w:sz w:val="22"/>
                <w:szCs w:val="22"/>
              </w:rPr>
            </w:pPr>
            <w:r w:rsidRPr="00B807AD">
              <w:rPr>
                <w:rFonts w:cs="Times New Roman"/>
                <w:sz w:val="22"/>
                <w:szCs w:val="22"/>
              </w:rPr>
              <w:t>-3.03** (0.05)</w:t>
            </w:r>
          </w:p>
        </w:tc>
        <w:tc>
          <w:tcPr>
            <w:tcW w:w="1530" w:type="dxa"/>
            <w:tcBorders>
              <w:top w:val="single" w:sz="2" w:space="0" w:color="auto"/>
            </w:tcBorders>
          </w:tcPr>
          <w:p w14:paraId="4D7822C3" w14:textId="77777777" w:rsidR="00200323" w:rsidRPr="00B807AD" w:rsidRDefault="00200323" w:rsidP="00123E23">
            <w:pPr>
              <w:pStyle w:val="Compact"/>
              <w:rPr>
                <w:rFonts w:cs="Times New Roman"/>
                <w:sz w:val="22"/>
                <w:szCs w:val="22"/>
              </w:rPr>
            </w:pPr>
            <w:r w:rsidRPr="00B807AD">
              <w:rPr>
                <w:rFonts w:cs="Times New Roman"/>
                <w:sz w:val="22"/>
                <w:szCs w:val="22"/>
              </w:rPr>
              <w:t>-3.83** (0.06)</w:t>
            </w:r>
          </w:p>
        </w:tc>
        <w:tc>
          <w:tcPr>
            <w:tcW w:w="1530" w:type="dxa"/>
            <w:tcBorders>
              <w:top w:val="single" w:sz="2" w:space="0" w:color="auto"/>
            </w:tcBorders>
          </w:tcPr>
          <w:p w14:paraId="14DA8110" w14:textId="77777777" w:rsidR="00200323" w:rsidRPr="00B807AD" w:rsidRDefault="00200323" w:rsidP="00123E23">
            <w:pPr>
              <w:pStyle w:val="Compact"/>
              <w:rPr>
                <w:rFonts w:cs="Times New Roman"/>
                <w:sz w:val="22"/>
                <w:szCs w:val="22"/>
              </w:rPr>
            </w:pPr>
            <w:r w:rsidRPr="00B807AD">
              <w:rPr>
                <w:rFonts w:cs="Times New Roman"/>
                <w:sz w:val="22"/>
                <w:szCs w:val="22"/>
              </w:rPr>
              <w:t>-4.05** (0.08)</w:t>
            </w:r>
          </w:p>
        </w:tc>
        <w:tc>
          <w:tcPr>
            <w:tcW w:w="1530" w:type="dxa"/>
            <w:tcBorders>
              <w:top w:val="single" w:sz="2" w:space="0" w:color="auto"/>
            </w:tcBorders>
          </w:tcPr>
          <w:p w14:paraId="1D95FDB5" w14:textId="77777777" w:rsidR="00200323" w:rsidRPr="00B807AD" w:rsidRDefault="00200323" w:rsidP="00123E23">
            <w:pPr>
              <w:pStyle w:val="Compact"/>
              <w:rPr>
                <w:rFonts w:cs="Times New Roman"/>
                <w:sz w:val="22"/>
                <w:szCs w:val="22"/>
              </w:rPr>
            </w:pPr>
            <w:r w:rsidRPr="00B807AD">
              <w:rPr>
                <w:rFonts w:cs="Times New Roman"/>
                <w:sz w:val="22"/>
                <w:szCs w:val="22"/>
              </w:rPr>
              <w:t>-3.92** (0.07)</w:t>
            </w:r>
          </w:p>
        </w:tc>
      </w:tr>
      <w:tr w:rsidR="00B807AD" w:rsidRPr="00B807AD" w14:paraId="3079CCA9" w14:textId="77777777" w:rsidTr="00B807AD">
        <w:tc>
          <w:tcPr>
            <w:tcW w:w="1890" w:type="dxa"/>
            <w:tcBorders>
              <w:bottom w:val="single" w:sz="4" w:space="0" w:color="auto"/>
            </w:tcBorders>
          </w:tcPr>
          <w:p w14:paraId="1FD88227" w14:textId="77777777" w:rsidR="00200323" w:rsidRPr="00B807AD" w:rsidRDefault="00200323" w:rsidP="00123E23">
            <w:pPr>
              <w:pStyle w:val="Compact"/>
              <w:rPr>
                <w:rFonts w:cs="Times New Roman"/>
                <w:sz w:val="22"/>
                <w:szCs w:val="22"/>
              </w:rPr>
            </w:pPr>
            <w:r w:rsidRPr="00B807AD">
              <w:rPr>
                <w:rFonts w:cs="Times New Roman"/>
                <w:sz w:val="22"/>
                <w:szCs w:val="22"/>
              </w:rPr>
              <w:t>Feedback</w:t>
            </w:r>
          </w:p>
        </w:tc>
        <w:tc>
          <w:tcPr>
            <w:tcW w:w="1530" w:type="dxa"/>
            <w:tcBorders>
              <w:bottom w:val="single" w:sz="4" w:space="0" w:color="auto"/>
            </w:tcBorders>
          </w:tcPr>
          <w:p w14:paraId="5005DF1E" w14:textId="77777777" w:rsidR="00200323" w:rsidRPr="00B807AD" w:rsidRDefault="00200323" w:rsidP="00123E23">
            <w:pPr>
              <w:pStyle w:val="Compact"/>
              <w:rPr>
                <w:rFonts w:cs="Times New Roman"/>
                <w:sz w:val="22"/>
                <w:szCs w:val="22"/>
              </w:rPr>
            </w:pPr>
            <w:r w:rsidRPr="00B807AD">
              <w:rPr>
                <w:rFonts w:cs="Times New Roman"/>
                <w:sz w:val="22"/>
                <w:szCs w:val="22"/>
              </w:rPr>
              <w:t>-0.03 (0.04)</w:t>
            </w:r>
          </w:p>
        </w:tc>
        <w:tc>
          <w:tcPr>
            <w:tcW w:w="1530" w:type="dxa"/>
            <w:tcBorders>
              <w:bottom w:val="single" w:sz="4" w:space="0" w:color="auto"/>
            </w:tcBorders>
          </w:tcPr>
          <w:p w14:paraId="0C4D70A5" w14:textId="77777777" w:rsidR="00200323" w:rsidRPr="00B807AD" w:rsidRDefault="00200323" w:rsidP="00123E23">
            <w:pPr>
              <w:pStyle w:val="Compact"/>
              <w:rPr>
                <w:rFonts w:cs="Times New Roman"/>
                <w:sz w:val="22"/>
                <w:szCs w:val="22"/>
              </w:rPr>
            </w:pPr>
            <w:r w:rsidRPr="00B807AD">
              <w:rPr>
                <w:rFonts w:cs="Times New Roman"/>
                <w:sz w:val="22"/>
                <w:szCs w:val="22"/>
              </w:rPr>
              <w:t>-0.02 (0.04)</w:t>
            </w:r>
          </w:p>
        </w:tc>
        <w:tc>
          <w:tcPr>
            <w:tcW w:w="1530" w:type="dxa"/>
            <w:tcBorders>
              <w:bottom w:val="single" w:sz="4" w:space="0" w:color="auto"/>
            </w:tcBorders>
          </w:tcPr>
          <w:p w14:paraId="11E72F41" w14:textId="77777777" w:rsidR="00200323" w:rsidRPr="00B807AD" w:rsidRDefault="00200323" w:rsidP="00123E23">
            <w:pPr>
              <w:pStyle w:val="Compact"/>
              <w:rPr>
                <w:rFonts w:cs="Times New Roman"/>
                <w:sz w:val="22"/>
                <w:szCs w:val="22"/>
              </w:rPr>
            </w:pPr>
            <w:r w:rsidRPr="00B807AD">
              <w:rPr>
                <w:rFonts w:cs="Times New Roman"/>
                <w:sz w:val="22"/>
                <w:szCs w:val="22"/>
              </w:rPr>
              <w:t>-0.04 (0.04)</w:t>
            </w:r>
          </w:p>
        </w:tc>
        <w:tc>
          <w:tcPr>
            <w:tcW w:w="1530" w:type="dxa"/>
            <w:tcBorders>
              <w:bottom w:val="single" w:sz="4" w:space="0" w:color="auto"/>
            </w:tcBorders>
          </w:tcPr>
          <w:p w14:paraId="6D0C84C3" w14:textId="77777777" w:rsidR="00200323" w:rsidRPr="00B807AD" w:rsidRDefault="00200323" w:rsidP="00123E23">
            <w:pPr>
              <w:pStyle w:val="Compact"/>
              <w:rPr>
                <w:rFonts w:cs="Times New Roman"/>
                <w:sz w:val="22"/>
                <w:szCs w:val="22"/>
              </w:rPr>
            </w:pPr>
            <w:r w:rsidRPr="00B807AD">
              <w:rPr>
                <w:rFonts w:cs="Times New Roman"/>
                <w:sz w:val="22"/>
                <w:szCs w:val="22"/>
              </w:rPr>
              <w:t>-0.03 (0.03)</w:t>
            </w:r>
          </w:p>
        </w:tc>
        <w:tc>
          <w:tcPr>
            <w:tcW w:w="1530" w:type="dxa"/>
            <w:tcBorders>
              <w:bottom w:val="single" w:sz="4" w:space="0" w:color="auto"/>
            </w:tcBorders>
          </w:tcPr>
          <w:p w14:paraId="144E16DE" w14:textId="77777777" w:rsidR="00200323" w:rsidRPr="00B807AD" w:rsidRDefault="00200323" w:rsidP="00123E23">
            <w:pPr>
              <w:pStyle w:val="Compact"/>
              <w:rPr>
                <w:rFonts w:cs="Times New Roman"/>
                <w:sz w:val="22"/>
                <w:szCs w:val="22"/>
              </w:rPr>
            </w:pPr>
            <w:r w:rsidRPr="00B807AD">
              <w:rPr>
                <w:rFonts w:cs="Times New Roman"/>
                <w:sz w:val="22"/>
                <w:szCs w:val="22"/>
              </w:rPr>
              <w:t>-0.02 (0.03)</w:t>
            </w:r>
          </w:p>
        </w:tc>
        <w:tc>
          <w:tcPr>
            <w:tcW w:w="1530" w:type="dxa"/>
            <w:tcBorders>
              <w:bottom w:val="single" w:sz="4" w:space="0" w:color="auto"/>
            </w:tcBorders>
          </w:tcPr>
          <w:p w14:paraId="12CFF707" w14:textId="77777777" w:rsidR="00200323" w:rsidRPr="00B807AD" w:rsidRDefault="00200323" w:rsidP="00123E23">
            <w:pPr>
              <w:pStyle w:val="Compact"/>
              <w:rPr>
                <w:rFonts w:cs="Times New Roman"/>
                <w:sz w:val="22"/>
                <w:szCs w:val="22"/>
              </w:rPr>
            </w:pPr>
            <w:r w:rsidRPr="00B807AD">
              <w:rPr>
                <w:rFonts w:cs="Times New Roman"/>
                <w:sz w:val="22"/>
                <w:szCs w:val="22"/>
              </w:rPr>
              <w:t>-0.07 (0.04)</w:t>
            </w:r>
          </w:p>
        </w:tc>
        <w:tc>
          <w:tcPr>
            <w:tcW w:w="1530" w:type="dxa"/>
            <w:tcBorders>
              <w:bottom w:val="single" w:sz="4" w:space="0" w:color="auto"/>
            </w:tcBorders>
          </w:tcPr>
          <w:p w14:paraId="4F4479BF" w14:textId="77777777" w:rsidR="00200323" w:rsidRPr="00B807AD" w:rsidRDefault="00200323" w:rsidP="00123E23">
            <w:pPr>
              <w:pStyle w:val="Compact"/>
              <w:rPr>
                <w:rFonts w:cs="Times New Roman"/>
                <w:sz w:val="22"/>
                <w:szCs w:val="22"/>
              </w:rPr>
            </w:pPr>
            <w:r w:rsidRPr="00B807AD">
              <w:rPr>
                <w:rFonts w:cs="Times New Roman"/>
                <w:sz w:val="22"/>
                <w:szCs w:val="22"/>
              </w:rPr>
              <w:t>-0.01 (0.04)</w:t>
            </w:r>
          </w:p>
        </w:tc>
        <w:tc>
          <w:tcPr>
            <w:tcW w:w="1530" w:type="dxa"/>
            <w:tcBorders>
              <w:bottom w:val="single" w:sz="4" w:space="0" w:color="auto"/>
            </w:tcBorders>
          </w:tcPr>
          <w:p w14:paraId="10FF62B1" w14:textId="77777777" w:rsidR="00200323" w:rsidRPr="00B807AD" w:rsidRDefault="00200323" w:rsidP="00123E23">
            <w:pPr>
              <w:pStyle w:val="Compact"/>
              <w:rPr>
                <w:rFonts w:cs="Times New Roman"/>
                <w:sz w:val="22"/>
                <w:szCs w:val="22"/>
              </w:rPr>
            </w:pPr>
            <w:r w:rsidRPr="00B807AD">
              <w:rPr>
                <w:rFonts w:cs="Times New Roman"/>
                <w:sz w:val="22"/>
                <w:szCs w:val="22"/>
              </w:rPr>
              <w:t>-0.11* (0.04)</w:t>
            </w:r>
          </w:p>
        </w:tc>
      </w:tr>
      <w:tr w:rsidR="00B807AD" w:rsidRPr="00B807AD" w14:paraId="55BB04E0" w14:textId="77777777" w:rsidTr="00B807AD">
        <w:tc>
          <w:tcPr>
            <w:tcW w:w="1890" w:type="dxa"/>
            <w:tcBorders>
              <w:top w:val="single" w:sz="4" w:space="0" w:color="auto"/>
              <w:bottom w:val="single" w:sz="4" w:space="0" w:color="auto"/>
            </w:tcBorders>
          </w:tcPr>
          <w:p w14:paraId="4BAD3740" w14:textId="77777777" w:rsidR="00200323" w:rsidRPr="00B807AD" w:rsidRDefault="00200323" w:rsidP="00123E23">
            <w:pPr>
              <w:pStyle w:val="Compact"/>
              <w:rPr>
                <w:rFonts w:cs="Times New Roman"/>
                <w:sz w:val="22"/>
                <w:szCs w:val="22"/>
              </w:rPr>
            </w:pPr>
            <w:r w:rsidRPr="00B807AD">
              <w:rPr>
                <w:rFonts w:cs="Times New Roman"/>
                <w:sz w:val="22"/>
                <w:szCs w:val="22"/>
              </w:rPr>
              <w:t>Intercept variance</w:t>
            </w:r>
          </w:p>
        </w:tc>
        <w:tc>
          <w:tcPr>
            <w:tcW w:w="1530" w:type="dxa"/>
            <w:tcBorders>
              <w:top w:val="single" w:sz="4" w:space="0" w:color="auto"/>
              <w:bottom w:val="single" w:sz="4" w:space="0" w:color="auto"/>
            </w:tcBorders>
          </w:tcPr>
          <w:p w14:paraId="4F2D7382" w14:textId="77777777" w:rsidR="00200323" w:rsidRPr="00B807AD" w:rsidRDefault="00200323" w:rsidP="00123E23">
            <w:pPr>
              <w:pStyle w:val="Compact"/>
              <w:rPr>
                <w:rFonts w:cs="Times New Roman"/>
                <w:sz w:val="22"/>
                <w:szCs w:val="22"/>
              </w:rPr>
            </w:pPr>
            <w:r w:rsidRPr="00B807AD">
              <w:rPr>
                <w:rFonts w:cs="Times New Roman"/>
                <w:sz w:val="22"/>
                <w:szCs w:val="22"/>
              </w:rPr>
              <w:t>0.34</w:t>
            </w:r>
          </w:p>
        </w:tc>
        <w:tc>
          <w:tcPr>
            <w:tcW w:w="1530" w:type="dxa"/>
            <w:tcBorders>
              <w:top w:val="single" w:sz="4" w:space="0" w:color="auto"/>
              <w:bottom w:val="single" w:sz="4" w:space="0" w:color="auto"/>
            </w:tcBorders>
          </w:tcPr>
          <w:p w14:paraId="1DB5133A" w14:textId="77777777" w:rsidR="00200323" w:rsidRPr="00B807AD" w:rsidRDefault="00200323" w:rsidP="00123E23">
            <w:pPr>
              <w:pStyle w:val="Compact"/>
              <w:rPr>
                <w:rFonts w:cs="Times New Roman"/>
                <w:sz w:val="22"/>
                <w:szCs w:val="22"/>
              </w:rPr>
            </w:pPr>
            <w:r w:rsidRPr="00B807AD">
              <w:rPr>
                <w:rFonts w:cs="Times New Roman"/>
                <w:sz w:val="22"/>
                <w:szCs w:val="22"/>
              </w:rPr>
              <w:t>0.29</w:t>
            </w:r>
          </w:p>
        </w:tc>
        <w:tc>
          <w:tcPr>
            <w:tcW w:w="1530" w:type="dxa"/>
            <w:tcBorders>
              <w:top w:val="single" w:sz="4" w:space="0" w:color="auto"/>
              <w:bottom w:val="single" w:sz="4" w:space="0" w:color="auto"/>
            </w:tcBorders>
          </w:tcPr>
          <w:p w14:paraId="46AF591C" w14:textId="77777777" w:rsidR="00200323" w:rsidRPr="00B807AD" w:rsidRDefault="00200323" w:rsidP="00123E23">
            <w:pPr>
              <w:pStyle w:val="Compact"/>
              <w:rPr>
                <w:rFonts w:cs="Times New Roman"/>
                <w:sz w:val="22"/>
                <w:szCs w:val="22"/>
              </w:rPr>
            </w:pPr>
            <w:r w:rsidRPr="00B807AD">
              <w:rPr>
                <w:rFonts w:cs="Times New Roman"/>
                <w:sz w:val="22"/>
                <w:szCs w:val="22"/>
              </w:rPr>
              <w:t>0.24</w:t>
            </w:r>
          </w:p>
        </w:tc>
        <w:tc>
          <w:tcPr>
            <w:tcW w:w="1530" w:type="dxa"/>
            <w:tcBorders>
              <w:top w:val="single" w:sz="4" w:space="0" w:color="auto"/>
              <w:bottom w:val="single" w:sz="4" w:space="0" w:color="auto"/>
            </w:tcBorders>
          </w:tcPr>
          <w:p w14:paraId="4FFA541F" w14:textId="77777777" w:rsidR="00200323" w:rsidRPr="00B807AD" w:rsidRDefault="00200323" w:rsidP="00123E23">
            <w:pPr>
              <w:pStyle w:val="Compact"/>
              <w:rPr>
                <w:rFonts w:cs="Times New Roman"/>
                <w:sz w:val="22"/>
                <w:szCs w:val="22"/>
              </w:rPr>
            </w:pPr>
            <w:r w:rsidRPr="00B807AD">
              <w:rPr>
                <w:rFonts w:cs="Times New Roman"/>
                <w:sz w:val="22"/>
                <w:szCs w:val="22"/>
              </w:rPr>
              <w:t>0.2</w:t>
            </w:r>
          </w:p>
        </w:tc>
        <w:tc>
          <w:tcPr>
            <w:tcW w:w="1530" w:type="dxa"/>
            <w:tcBorders>
              <w:top w:val="single" w:sz="4" w:space="0" w:color="auto"/>
              <w:bottom w:val="single" w:sz="4" w:space="0" w:color="auto"/>
            </w:tcBorders>
          </w:tcPr>
          <w:p w14:paraId="517A1801" w14:textId="77777777" w:rsidR="00200323" w:rsidRPr="00B807AD" w:rsidRDefault="00200323" w:rsidP="00123E23">
            <w:pPr>
              <w:pStyle w:val="Compact"/>
              <w:rPr>
                <w:rFonts w:cs="Times New Roman"/>
                <w:sz w:val="22"/>
                <w:szCs w:val="22"/>
              </w:rPr>
            </w:pPr>
            <w:r w:rsidRPr="00B807AD">
              <w:rPr>
                <w:rFonts w:cs="Times New Roman"/>
                <w:sz w:val="22"/>
                <w:szCs w:val="22"/>
              </w:rPr>
              <w:t>0.25</w:t>
            </w:r>
          </w:p>
        </w:tc>
        <w:tc>
          <w:tcPr>
            <w:tcW w:w="1530" w:type="dxa"/>
            <w:tcBorders>
              <w:top w:val="single" w:sz="4" w:space="0" w:color="auto"/>
              <w:bottom w:val="single" w:sz="4" w:space="0" w:color="auto"/>
            </w:tcBorders>
          </w:tcPr>
          <w:p w14:paraId="53F7CA09" w14:textId="77777777" w:rsidR="00200323" w:rsidRPr="00B807AD" w:rsidRDefault="00200323" w:rsidP="00123E23">
            <w:pPr>
              <w:pStyle w:val="Compact"/>
              <w:rPr>
                <w:rFonts w:cs="Times New Roman"/>
                <w:sz w:val="22"/>
                <w:szCs w:val="22"/>
              </w:rPr>
            </w:pPr>
            <w:r w:rsidRPr="00B807AD">
              <w:rPr>
                <w:rFonts w:cs="Times New Roman"/>
                <w:sz w:val="22"/>
                <w:szCs w:val="22"/>
              </w:rPr>
              <w:t>0.36</w:t>
            </w:r>
          </w:p>
        </w:tc>
        <w:tc>
          <w:tcPr>
            <w:tcW w:w="1530" w:type="dxa"/>
            <w:tcBorders>
              <w:top w:val="single" w:sz="4" w:space="0" w:color="auto"/>
              <w:bottom w:val="single" w:sz="4" w:space="0" w:color="auto"/>
            </w:tcBorders>
          </w:tcPr>
          <w:p w14:paraId="640E95C8" w14:textId="77777777" w:rsidR="00200323" w:rsidRPr="00B807AD" w:rsidRDefault="00200323" w:rsidP="00123E23">
            <w:pPr>
              <w:pStyle w:val="Compact"/>
              <w:rPr>
                <w:rFonts w:cs="Times New Roman"/>
                <w:sz w:val="22"/>
                <w:szCs w:val="22"/>
              </w:rPr>
            </w:pPr>
            <w:r w:rsidRPr="00B807AD">
              <w:rPr>
                <w:rFonts w:cs="Times New Roman"/>
                <w:sz w:val="22"/>
                <w:szCs w:val="22"/>
              </w:rPr>
              <w:t>0.45</w:t>
            </w:r>
          </w:p>
        </w:tc>
        <w:tc>
          <w:tcPr>
            <w:tcW w:w="1530" w:type="dxa"/>
            <w:tcBorders>
              <w:top w:val="single" w:sz="4" w:space="0" w:color="auto"/>
              <w:bottom w:val="single" w:sz="4" w:space="0" w:color="auto"/>
            </w:tcBorders>
          </w:tcPr>
          <w:p w14:paraId="1E9503AF" w14:textId="77777777" w:rsidR="00200323" w:rsidRPr="00B807AD" w:rsidRDefault="00200323" w:rsidP="00123E23">
            <w:pPr>
              <w:pStyle w:val="Compact"/>
              <w:rPr>
                <w:rFonts w:cs="Times New Roman"/>
                <w:sz w:val="22"/>
                <w:szCs w:val="22"/>
              </w:rPr>
            </w:pPr>
            <w:r w:rsidRPr="00B807AD">
              <w:rPr>
                <w:rFonts w:cs="Times New Roman"/>
                <w:sz w:val="22"/>
                <w:szCs w:val="22"/>
              </w:rPr>
              <w:t>0.36</w:t>
            </w:r>
          </w:p>
        </w:tc>
      </w:tr>
      <w:tr w:rsidR="00B807AD" w:rsidRPr="00B807AD" w14:paraId="638C616F" w14:textId="77777777" w:rsidTr="00B807AD">
        <w:tc>
          <w:tcPr>
            <w:tcW w:w="1890" w:type="dxa"/>
            <w:tcBorders>
              <w:top w:val="single" w:sz="4" w:space="0" w:color="auto"/>
            </w:tcBorders>
          </w:tcPr>
          <w:p w14:paraId="02B6D6FA" w14:textId="77777777" w:rsidR="00200323" w:rsidRPr="00B807AD" w:rsidRDefault="00200323" w:rsidP="00123E23">
            <w:pPr>
              <w:pStyle w:val="Compact"/>
              <w:rPr>
                <w:rFonts w:cs="Times New Roman"/>
                <w:sz w:val="22"/>
                <w:szCs w:val="22"/>
              </w:rPr>
            </w:pPr>
            <w:r w:rsidRPr="00B807AD">
              <w:rPr>
                <w:rFonts w:cs="Times New Roman"/>
                <w:sz w:val="22"/>
                <w:szCs w:val="22"/>
              </w:rPr>
              <w:t>LRT for feedback</w:t>
            </w:r>
          </w:p>
        </w:tc>
        <w:tc>
          <w:tcPr>
            <w:tcW w:w="1530" w:type="dxa"/>
            <w:tcBorders>
              <w:top w:val="single" w:sz="4" w:space="0" w:color="auto"/>
            </w:tcBorders>
          </w:tcPr>
          <w:p w14:paraId="3B61E0E1" w14:textId="77777777" w:rsidR="00200323" w:rsidRPr="00B807AD" w:rsidRDefault="00200323" w:rsidP="00123E23">
            <w:pPr>
              <w:pStyle w:val="Compact"/>
              <w:rPr>
                <w:rFonts w:cs="Times New Roman"/>
                <w:sz w:val="22"/>
                <w:szCs w:val="22"/>
              </w:rPr>
            </w:pPr>
            <w:r w:rsidRPr="00B807AD">
              <w:rPr>
                <w:rFonts w:cs="Times New Roman"/>
                <w:sz w:val="22"/>
                <w:szCs w:val="22"/>
              </w:rPr>
              <w:t>0.66</w:t>
            </w:r>
          </w:p>
        </w:tc>
        <w:tc>
          <w:tcPr>
            <w:tcW w:w="1530" w:type="dxa"/>
            <w:tcBorders>
              <w:top w:val="single" w:sz="4" w:space="0" w:color="auto"/>
            </w:tcBorders>
          </w:tcPr>
          <w:p w14:paraId="34FCEA16" w14:textId="77777777" w:rsidR="00200323" w:rsidRPr="00B807AD" w:rsidRDefault="00200323" w:rsidP="00123E23">
            <w:pPr>
              <w:pStyle w:val="Compact"/>
              <w:rPr>
                <w:rFonts w:cs="Times New Roman"/>
                <w:sz w:val="22"/>
                <w:szCs w:val="22"/>
              </w:rPr>
            </w:pPr>
            <w:r w:rsidRPr="00B807AD">
              <w:rPr>
                <w:rFonts w:cs="Times New Roman"/>
                <w:sz w:val="22"/>
                <w:szCs w:val="22"/>
              </w:rPr>
              <w:t>0.23</w:t>
            </w:r>
          </w:p>
        </w:tc>
        <w:tc>
          <w:tcPr>
            <w:tcW w:w="1530" w:type="dxa"/>
            <w:tcBorders>
              <w:top w:val="single" w:sz="4" w:space="0" w:color="auto"/>
            </w:tcBorders>
          </w:tcPr>
          <w:p w14:paraId="65AD305F" w14:textId="77777777" w:rsidR="00200323" w:rsidRPr="00B807AD" w:rsidRDefault="00200323" w:rsidP="00123E23">
            <w:pPr>
              <w:pStyle w:val="Compact"/>
              <w:rPr>
                <w:rFonts w:cs="Times New Roman"/>
                <w:sz w:val="22"/>
                <w:szCs w:val="22"/>
              </w:rPr>
            </w:pPr>
            <w:r w:rsidRPr="00B807AD">
              <w:rPr>
                <w:rFonts w:cs="Times New Roman"/>
                <w:sz w:val="22"/>
                <w:szCs w:val="22"/>
              </w:rPr>
              <w:t>0.96</w:t>
            </w:r>
          </w:p>
        </w:tc>
        <w:tc>
          <w:tcPr>
            <w:tcW w:w="1530" w:type="dxa"/>
            <w:tcBorders>
              <w:top w:val="single" w:sz="4" w:space="0" w:color="auto"/>
            </w:tcBorders>
          </w:tcPr>
          <w:p w14:paraId="4025994F" w14:textId="77777777" w:rsidR="00200323" w:rsidRPr="00B807AD" w:rsidRDefault="00200323" w:rsidP="00123E23">
            <w:pPr>
              <w:pStyle w:val="Compact"/>
              <w:rPr>
                <w:rFonts w:cs="Times New Roman"/>
                <w:sz w:val="22"/>
                <w:szCs w:val="22"/>
              </w:rPr>
            </w:pPr>
            <w:r w:rsidRPr="00B807AD">
              <w:rPr>
                <w:rFonts w:cs="Times New Roman"/>
                <w:sz w:val="22"/>
                <w:szCs w:val="22"/>
              </w:rPr>
              <w:t>1.38</w:t>
            </w:r>
          </w:p>
        </w:tc>
        <w:tc>
          <w:tcPr>
            <w:tcW w:w="1530" w:type="dxa"/>
            <w:tcBorders>
              <w:top w:val="single" w:sz="4" w:space="0" w:color="auto"/>
            </w:tcBorders>
          </w:tcPr>
          <w:p w14:paraId="7D773BA5" w14:textId="563C7887" w:rsidR="00200323" w:rsidRPr="00B807AD" w:rsidRDefault="00200323" w:rsidP="00123E23">
            <w:pPr>
              <w:pStyle w:val="Compact"/>
              <w:rPr>
                <w:rFonts w:cs="Times New Roman"/>
                <w:sz w:val="22"/>
                <w:szCs w:val="22"/>
              </w:rPr>
            </w:pPr>
            <w:r w:rsidRPr="00B807AD">
              <w:rPr>
                <w:rFonts w:cs="Times New Roman"/>
                <w:sz w:val="22"/>
                <w:szCs w:val="22"/>
              </w:rPr>
              <w:t>0.6</w:t>
            </w:r>
            <w:r w:rsidR="00372A39">
              <w:rPr>
                <w:rFonts w:cs="Times New Roman"/>
                <w:sz w:val="22"/>
                <w:szCs w:val="22"/>
              </w:rPr>
              <w:t>0</w:t>
            </w:r>
          </w:p>
        </w:tc>
        <w:tc>
          <w:tcPr>
            <w:tcW w:w="1530" w:type="dxa"/>
            <w:tcBorders>
              <w:top w:val="single" w:sz="4" w:space="0" w:color="auto"/>
            </w:tcBorders>
          </w:tcPr>
          <w:p w14:paraId="623821E0" w14:textId="77777777" w:rsidR="00200323" w:rsidRPr="00B807AD" w:rsidRDefault="00200323" w:rsidP="00123E23">
            <w:pPr>
              <w:pStyle w:val="Compact"/>
              <w:rPr>
                <w:rFonts w:cs="Times New Roman"/>
                <w:sz w:val="22"/>
                <w:szCs w:val="22"/>
              </w:rPr>
            </w:pPr>
            <w:r w:rsidRPr="00B807AD">
              <w:rPr>
                <w:rFonts w:cs="Times New Roman"/>
                <w:sz w:val="22"/>
                <w:szCs w:val="22"/>
              </w:rPr>
              <w:t>3.73</w:t>
            </w:r>
          </w:p>
        </w:tc>
        <w:tc>
          <w:tcPr>
            <w:tcW w:w="1530" w:type="dxa"/>
            <w:tcBorders>
              <w:top w:val="single" w:sz="4" w:space="0" w:color="auto"/>
            </w:tcBorders>
          </w:tcPr>
          <w:p w14:paraId="1E786ECF" w14:textId="77777777" w:rsidR="00200323" w:rsidRPr="00B807AD" w:rsidRDefault="00200323" w:rsidP="00123E23">
            <w:pPr>
              <w:pStyle w:val="Compact"/>
              <w:rPr>
                <w:rFonts w:cs="Times New Roman"/>
                <w:sz w:val="22"/>
                <w:szCs w:val="22"/>
              </w:rPr>
            </w:pPr>
            <w:r w:rsidRPr="00B807AD">
              <w:rPr>
                <w:rFonts w:cs="Times New Roman"/>
                <w:sz w:val="22"/>
                <w:szCs w:val="22"/>
              </w:rPr>
              <w:t>0.09</w:t>
            </w:r>
          </w:p>
        </w:tc>
        <w:tc>
          <w:tcPr>
            <w:tcW w:w="1530" w:type="dxa"/>
            <w:tcBorders>
              <w:top w:val="single" w:sz="4" w:space="0" w:color="auto"/>
            </w:tcBorders>
          </w:tcPr>
          <w:p w14:paraId="0D3FCC46" w14:textId="77777777" w:rsidR="00200323" w:rsidRPr="00B807AD" w:rsidRDefault="00200323" w:rsidP="00123E23">
            <w:pPr>
              <w:pStyle w:val="Compact"/>
              <w:rPr>
                <w:rFonts w:cs="Times New Roman"/>
                <w:sz w:val="22"/>
                <w:szCs w:val="22"/>
              </w:rPr>
            </w:pPr>
            <w:r w:rsidRPr="00B807AD">
              <w:rPr>
                <w:rFonts w:cs="Times New Roman"/>
                <w:sz w:val="22"/>
                <w:szCs w:val="22"/>
              </w:rPr>
              <w:t>7.18*</w:t>
            </w:r>
          </w:p>
        </w:tc>
      </w:tr>
      <w:tr w:rsidR="00B807AD" w:rsidRPr="00B807AD" w14:paraId="31712575" w14:textId="77777777" w:rsidTr="00B807AD">
        <w:tc>
          <w:tcPr>
            <w:tcW w:w="1890" w:type="dxa"/>
            <w:tcBorders>
              <w:bottom w:val="single" w:sz="4" w:space="0" w:color="auto"/>
            </w:tcBorders>
          </w:tcPr>
          <w:p w14:paraId="1B82CE85" w14:textId="77777777" w:rsidR="00200323" w:rsidRPr="00B807AD" w:rsidRDefault="00200323" w:rsidP="00123E23">
            <w:pPr>
              <w:pStyle w:val="Compact"/>
              <w:rPr>
                <w:rFonts w:cs="Times New Roman"/>
                <w:sz w:val="22"/>
                <w:szCs w:val="22"/>
              </w:rPr>
            </w:pPr>
            <w:r w:rsidRPr="00B807AD">
              <w:rPr>
                <w:rFonts w:cs="Times New Roman"/>
                <w:sz w:val="22"/>
                <w:szCs w:val="22"/>
              </w:rPr>
              <w:t>LRT for random effect of feedback</w:t>
            </w:r>
          </w:p>
        </w:tc>
        <w:tc>
          <w:tcPr>
            <w:tcW w:w="1530" w:type="dxa"/>
            <w:tcBorders>
              <w:bottom w:val="single" w:sz="4" w:space="0" w:color="auto"/>
            </w:tcBorders>
          </w:tcPr>
          <w:p w14:paraId="04398D13" w14:textId="295B42FF" w:rsidR="00200323" w:rsidRPr="00B807AD" w:rsidRDefault="00200323" w:rsidP="00123E23">
            <w:pPr>
              <w:pStyle w:val="Compact"/>
              <w:rPr>
                <w:rFonts w:cs="Times New Roman"/>
                <w:sz w:val="22"/>
                <w:szCs w:val="22"/>
              </w:rPr>
            </w:pPr>
            <w:r w:rsidRPr="00B807AD">
              <w:rPr>
                <w:rFonts w:cs="Times New Roman"/>
                <w:sz w:val="22"/>
                <w:szCs w:val="22"/>
              </w:rPr>
              <w:t>0.7</w:t>
            </w:r>
            <w:r w:rsidR="00372A39">
              <w:rPr>
                <w:rFonts w:cs="Times New Roman"/>
                <w:sz w:val="22"/>
                <w:szCs w:val="22"/>
              </w:rPr>
              <w:t>0</w:t>
            </w:r>
          </w:p>
        </w:tc>
        <w:tc>
          <w:tcPr>
            <w:tcW w:w="1530" w:type="dxa"/>
            <w:tcBorders>
              <w:bottom w:val="single" w:sz="4" w:space="0" w:color="auto"/>
            </w:tcBorders>
          </w:tcPr>
          <w:p w14:paraId="2EE5D3B1" w14:textId="77777777" w:rsidR="00200323" w:rsidRPr="00B807AD" w:rsidRDefault="00200323" w:rsidP="00123E23">
            <w:pPr>
              <w:pStyle w:val="Compact"/>
              <w:rPr>
                <w:rFonts w:cs="Times New Roman"/>
                <w:sz w:val="22"/>
                <w:szCs w:val="22"/>
              </w:rPr>
            </w:pPr>
            <w:r w:rsidRPr="00B807AD">
              <w:rPr>
                <w:rFonts w:cs="Times New Roman"/>
                <w:sz w:val="22"/>
                <w:szCs w:val="22"/>
              </w:rPr>
              <w:t>0.59</w:t>
            </w:r>
          </w:p>
        </w:tc>
        <w:tc>
          <w:tcPr>
            <w:tcW w:w="1530" w:type="dxa"/>
            <w:tcBorders>
              <w:bottom w:val="single" w:sz="4" w:space="0" w:color="auto"/>
            </w:tcBorders>
          </w:tcPr>
          <w:p w14:paraId="41F6F336" w14:textId="77777777" w:rsidR="00200323" w:rsidRPr="00B807AD" w:rsidRDefault="00200323" w:rsidP="00123E23">
            <w:pPr>
              <w:pStyle w:val="Compact"/>
              <w:rPr>
                <w:rFonts w:cs="Times New Roman"/>
                <w:sz w:val="22"/>
                <w:szCs w:val="22"/>
              </w:rPr>
            </w:pPr>
            <w:r w:rsidRPr="00B807AD">
              <w:rPr>
                <w:rFonts w:cs="Times New Roman"/>
                <w:sz w:val="22"/>
                <w:szCs w:val="22"/>
              </w:rPr>
              <w:t>6.19</w:t>
            </w:r>
          </w:p>
        </w:tc>
        <w:tc>
          <w:tcPr>
            <w:tcW w:w="1530" w:type="dxa"/>
            <w:tcBorders>
              <w:bottom w:val="single" w:sz="4" w:space="0" w:color="auto"/>
            </w:tcBorders>
          </w:tcPr>
          <w:p w14:paraId="39DD2427" w14:textId="77777777" w:rsidR="00200323" w:rsidRPr="00B807AD" w:rsidRDefault="00200323" w:rsidP="00123E23">
            <w:pPr>
              <w:pStyle w:val="Compact"/>
              <w:rPr>
                <w:rFonts w:cs="Times New Roman"/>
                <w:sz w:val="22"/>
                <w:szCs w:val="22"/>
              </w:rPr>
            </w:pPr>
            <w:r w:rsidRPr="00B807AD">
              <w:rPr>
                <w:rFonts w:cs="Times New Roman"/>
                <w:sz w:val="22"/>
                <w:szCs w:val="22"/>
              </w:rPr>
              <w:t>0.23</w:t>
            </w:r>
          </w:p>
        </w:tc>
        <w:tc>
          <w:tcPr>
            <w:tcW w:w="1530" w:type="dxa"/>
            <w:tcBorders>
              <w:bottom w:val="single" w:sz="4" w:space="0" w:color="auto"/>
            </w:tcBorders>
          </w:tcPr>
          <w:p w14:paraId="73C0B538" w14:textId="5C628F0A" w:rsidR="00200323" w:rsidRPr="00B807AD" w:rsidRDefault="00200323" w:rsidP="00123E23">
            <w:pPr>
              <w:pStyle w:val="Compact"/>
              <w:rPr>
                <w:rFonts w:cs="Times New Roman"/>
                <w:sz w:val="22"/>
                <w:szCs w:val="22"/>
              </w:rPr>
            </w:pPr>
            <w:r w:rsidRPr="00B807AD">
              <w:rPr>
                <w:rFonts w:cs="Times New Roman"/>
                <w:sz w:val="22"/>
                <w:szCs w:val="22"/>
              </w:rPr>
              <w:t>0</w:t>
            </w:r>
            <w:r w:rsidR="00372A39">
              <w:rPr>
                <w:rFonts w:cs="Times New Roman"/>
                <w:sz w:val="22"/>
                <w:szCs w:val="22"/>
              </w:rPr>
              <w:t>.00</w:t>
            </w:r>
          </w:p>
        </w:tc>
        <w:tc>
          <w:tcPr>
            <w:tcW w:w="1530" w:type="dxa"/>
            <w:tcBorders>
              <w:bottom w:val="single" w:sz="4" w:space="0" w:color="auto"/>
            </w:tcBorders>
          </w:tcPr>
          <w:p w14:paraId="42F5295E" w14:textId="77777777" w:rsidR="00200323" w:rsidRPr="00B807AD" w:rsidRDefault="00200323" w:rsidP="00123E23">
            <w:pPr>
              <w:pStyle w:val="Compact"/>
              <w:rPr>
                <w:rFonts w:cs="Times New Roman"/>
                <w:sz w:val="22"/>
                <w:szCs w:val="22"/>
              </w:rPr>
            </w:pPr>
            <w:r w:rsidRPr="00B807AD">
              <w:rPr>
                <w:rFonts w:cs="Times New Roman"/>
                <w:sz w:val="22"/>
                <w:szCs w:val="22"/>
              </w:rPr>
              <w:t>0.02</w:t>
            </w:r>
          </w:p>
        </w:tc>
        <w:tc>
          <w:tcPr>
            <w:tcW w:w="1530" w:type="dxa"/>
            <w:tcBorders>
              <w:bottom w:val="single" w:sz="4" w:space="0" w:color="auto"/>
            </w:tcBorders>
          </w:tcPr>
          <w:p w14:paraId="5240D716" w14:textId="77777777" w:rsidR="00200323" w:rsidRPr="00B807AD" w:rsidRDefault="00200323" w:rsidP="00123E23">
            <w:pPr>
              <w:pStyle w:val="Compact"/>
              <w:rPr>
                <w:rFonts w:cs="Times New Roman"/>
                <w:sz w:val="22"/>
                <w:szCs w:val="22"/>
              </w:rPr>
            </w:pPr>
            <w:r w:rsidRPr="00B807AD">
              <w:rPr>
                <w:rFonts w:cs="Times New Roman"/>
                <w:sz w:val="22"/>
                <w:szCs w:val="22"/>
              </w:rPr>
              <w:t>2.21</w:t>
            </w:r>
          </w:p>
        </w:tc>
        <w:tc>
          <w:tcPr>
            <w:tcW w:w="1530" w:type="dxa"/>
            <w:tcBorders>
              <w:bottom w:val="single" w:sz="4" w:space="0" w:color="auto"/>
            </w:tcBorders>
          </w:tcPr>
          <w:p w14:paraId="1C883BF7" w14:textId="77777777" w:rsidR="00200323" w:rsidRPr="00B807AD" w:rsidRDefault="00200323" w:rsidP="00123E23">
            <w:pPr>
              <w:pStyle w:val="Compact"/>
              <w:rPr>
                <w:rFonts w:cs="Times New Roman"/>
                <w:sz w:val="22"/>
                <w:szCs w:val="22"/>
              </w:rPr>
            </w:pPr>
            <w:r w:rsidRPr="00B807AD">
              <w:rPr>
                <w:rFonts w:cs="Times New Roman"/>
                <w:sz w:val="22"/>
                <w:szCs w:val="22"/>
              </w:rPr>
              <w:t>0.27</w:t>
            </w:r>
          </w:p>
        </w:tc>
      </w:tr>
      <w:tr w:rsidR="00B807AD" w:rsidRPr="00B807AD" w14:paraId="0BF062D4" w14:textId="77777777" w:rsidTr="00B807AD">
        <w:tc>
          <w:tcPr>
            <w:tcW w:w="1890" w:type="dxa"/>
            <w:tcBorders>
              <w:top w:val="single" w:sz="4" w:space="0" w:color="auto"/>
            </w:tcBorders>
          </w:tcPr>
          <w:p w14:paraId="5CB6D238" w14:textId="77777777" w:rsidR="00200323" w:rsidRPr="00B807AD" w:rsidRDefault="00200323" w:rsidP="00123E23">
            <w:pPr>
              <w:pStyle w:val="Compact"/>
              <w:rPr>
                <w:rFonts w:cs="Times New Roman"/>
                <w:sz w:val="22"/>
                <w:szCs w:val="22"/>
              </w:rPr>
            </w:pPr>
            <w:r w:rsidRPr="00B807AD">
              <w:rPr>
                <w:rFonts w:cs="Times New Roman"/>
                <w:sz w:val="22"/>
                <w:szCs w:val="22"/>
              </w:rPr>
              <w:t>Center N</w:t>
            </w:r>
          </w:p>
        </w:tc>
        <w:tc>
          <w:tcPr>
            <w:tcW w:w="1530" w:type="dxa"/>
            <w:tcBorders>
              <w:top w:val="single" w:sz="4" w:space="0" w:color="auto"/>
            </w:tcBorders>
          </w:tcPr>
          <w:p w14:paraId="6CAB8A94"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0BF0409C"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1AEB696E"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543862BF"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123125A9"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027E89EF"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4B7E3884"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444AFD9E" w14:textId="77777777" w:rsidR="00200323" w:rsidRPr="00B807AD" w:rsidRDefault="00200323" w:rsidP="00123E23">
            <w:pPr>
              <w:pStyle w:val="Compact"/>
              <w:rPr>
                <w:rFonts w:cs="Times New Roman"/>
                <w:sz w:val="22"/>
                <w:szCs w:val="22"/>
              </w:rPr>
            </w:pPr>
            <w:r w:rsidRPr="00B807AD">
              <w:rPr>
                <w:rFonts w:cs="Times New Roman"/>
                <w:sz w:val="22"/>
                <w:szCs w:val="22"/>
              </w:rPr>
              <w:t>71</w:t>
            </w:r>
          </w:p>
        </w:tc>
      </w:tr>
      <w:tr w:rsidR="00B807AD" w:rsidRPr="00B807AD" w14:paraId="531BFEC2" w14:textId="77777777" w:rsidTr="00B807AD">
        <w:tc>
          <w:tcPr>
            <w:tcW w:w="1890" w:type="dxa"/>
            <w:tcBorders>
              <w:bottom w:val="single" w:sz="4" w:space="0" w:color="auto"/>
            </w:tcBorders>
          </w:tcPr>
          <w:p w14:paraId="200C1CFC" w14:textId="77777777" w:rsidR="00200323" w:rsidRPr="00B807AD" w:rsidRDefault="00200323" w:rsidP="00123E23">
            <w:pPr>
              <w:pStyle w:val="Compact"/>
              <w:rPr>
                <w:rFonts w:cs="Times New Roman"/>
                <w:sz w:val="22"/>
                <w:szCs w:val="22"/>
              </w:rPr>
            </w:pPr>
            <w:r w:rsidRPr="00B807AD">
              <w:rPr>
                <w:rFonts w:cs="Times New Roman"/>
                <w:sz w:val="22"/>
                <w:szCs w:val="22"/>
              </w:rPr>
              <w:t>Client N</w:t>
            </w:r>
          </w:p>
        </w:tc>
        <w:tc>
          <w:tcPr>
            <w:tcW w:w="1530" w:type="dxa"/>
            <w:tcBorders>
              <w:bottom w:val="single" w:sz="4" w:space="0" w:color="auto"/>
            </w:tcBorders>
          </w:tcPr>
          <w:p w14:paraId="0BC0AB58" w14:textId="77777777" w:rsidR="00200323" w:rsidRPr="00B807AD" w:rsidRDefault="00200323" w:rsidP="00123E23">
            <w:pPr>
              <w:pStyle w:val="Compact"/>
              <w:rPr>
                <w:rFonts w:cs="Times New Roman"/>
                <w:sz w:val="22"/>
                <w:szCs w:val="22"/>
              </w:rPr>
            </w:pPr>
            <w:r w:rsidRPr="00B807AD">
              <w:rPr>
                <w:rFonts w:cs="Times New Roman"/>
                <w:sz w:val="22"/>
                <w:szCs w:val="22"/>
              </w:rPr>
              <w:t>33191</w:t>
            </w:r>
          </w:p>
        </w:tc>
        <w:tc>
          <w:tcPr>
            <w:tcW w:w="1530" w:type="dxa"/>
            <w:tcBorders>
              <w:bottom w:val="single" w:sz="4" w:space="0" w:color="auto"/>
            </w:tcBorders>
          </w:tcPr>
          <w:p w14:paraId="797A007E" w14:textId="77777777" w:rsidR="00200323" w:rsidRPr="00B807AD" w:rsidRDefault="00200323" w:rsidP="00123E23">
            <w:pPr>
              <w:pStyle w:val="Compact"/>
              <w:rPr>
                <w:rFonts w:cs="Times New Roman"/>
                <w:sz w:val="22"/>
                <w:szCs w:val="22"/>
              </w:rPr>
            </w:pPr>
            <w:r w:rsidRPr="00B807AD">
              <w:rPr>
                <w:rFonts w:cs="Times New Roman"/>
                <w:sz w:val="22"/>
                <w:szCs w:val="22"/>
              </w:rPr>
              <w:t>30756</w:t>
            </w:r>
          </w:p>
        </w:tc>
        <w:tc>
          <w:tcPr>
            <w:tcW w:w="1530" w:type="dxa"/>
            <w:tcBorders>
              <w:bottom w:val="single" w:sz="4" w:space="0" w:color="auto"/>
            </w:tcBorders>
          </w:tcPr>
          <w:p w14:paraId="5871E472" w14:textId="77777777" w:rsidR="00200323" w:rsidRPr="00B807AD" w:rsidRDefault="00200323" w:rsidP="00123E23">
            <w:pPr>
              <w:pStyle w:val="Compact"/>
              <w:rPr>
                <w:rFonts w:cs="Times New Roman"/>
                <w:sz w:val="22"/>
                <w:szCs w:val="22"/>
              </w:rPr>
            </w:pPr>
            <w:r w:rsidRPr="00B807AD">
              <w:rPr>
                <w:rFonts w:cs="Times New Roman"/>
                <w:sz w:val="22"/>
                <w:szCs w:val="22"/>
              </w:rPr>
              <w:t>29432</w:t>
            </w:r>
          </w:p>
        </w:tc>
        <w:tc>
          <w:tcPr>
            <w:tcW w:w="1530" w:type="dxa"/>
            <w:tcBorders>
              <w:bottom w:val="single" w:sz="4" w:space="0" w:color="auto"/>
            </w:tcBorders>
          </w:tcPr>
          <w:p w14:paraId="2455E13A" w14:textId="77777777" w:rsidR="00200323" w:rsidRPr="00B807AD" w:rsidRDefault="00200323" w:rsidP="00123E23">
            <w:pPr>
              <w:pStyle w:val="Compact"/>
              <w:rPr>
                <w:rFonts w:cs="Times New Roman"/>
                <w:sz w:val="22"/>
                <w:szCs w:val="22"/>
              </w:rPr>
            </w:pPr>
            <w:r w:rsidRPr="00B807AD">
              <w:rPr>
                <w:rFonts w:cs="Times New Roman"/>
                <w:sz w:val="22"/>
                <w:szCs w:val="22"/>
              </w:rPr>
              <w:t>27861</w:t>
            </w:r>
          </w:p>
        </w:tc>
        <w:tc>
          <w:tcPr>
            <w:tcW w:w="1530" w:type="dxa"/>
            <w:tcBorders>
              <w:bottom w:val="single" w:sz="4" w:space="0" w:color="auto"/>
            </w:tcBorders>
          </w:tcPr>
          <w:p w14:paraId="0DAE328F" w14:textId="77777777" w:rsidR="00200323" w:rsidRPr="00B807AD" w:rsidRDefault="00200323" w:rsidP="00123E23">
            <w:pPr>
              <w:pStyle w:val="Compact"/>
              <w:rPr>
                <w:rFonts w:cs="Times New Roman"/>
                <w:sz w:val="22"/>
                <w:szCs w:val="22"/>
              </w:rPr>
            </w:pPr>
            <w:r w:rsidRPr="00B807AD">
              <w:rPr>
                <w:rFonts w:cs="Times New Roman"/>
                <w:sz w:val="22"/>
                <w:szCs w:val="22"/>
              </w:rPr>
              <w:t>35366</w:t>
            </w:r>
          </w:p>
        </w:tc>
        <w:tc>
          <w:tcPr>
            <w:tcW w:w="1530" w:type="dxa"/>
            <w:tcBorders>
              <w:bottom w:val="single" w:sz="4" w:space="0" w:color="auto"/>
            </w:tcBorders>
          </w:tcPr>
          <w:p w14:paraId="6ED64C2C" w14:textId="77777777" w:rsidR="00200323" w:rsidRPr="00B807AD" w:rsidRDefault="00200323" w:rsidP="00123E23">
            <w:pPr>
              <w:pStyle w:val="Compact"/>
              <w:rPr>
                <w:rFonts w:cs="Times New Roman"/>
                <w:sz w:val="22"/>
                <w:szCs w:val="22"/>
              </w:rPr>
            </w:pPr>
            <w:r w:rsidRPr="00B807AD">
              <w:rPr>
                <w:rFonts w:cs="Times New Roman"/>
                <w:sz w:val="22"/>
                <w:szCs w:val="22"/>
              </w:rPr>
              <w:t>38685</w:t>
            </w:r>
          </w:p>
        </w:tc>
        <w:tc>
          <w:tcPr>
            <w:tcW w:w="1530" w:type="dxa"/>
            <w:tcBorders>
              <w:bottom w:val="single" w:sz="4" w:space="0" w:color="auto"/>
            </w:tcBorders>
          </w:tcPr>
          <w:p w14:paraId="2E3524FA" w14:textId="77777777" w:rsidR="00200323" w:rsidRPr="00B807AD" w:rsidRDefault="00200323" w:rsidP="00123E23">
            <w:pPr>
              <w:pStyle w:val="Compact"/>
              <w:rPr>
                <w:rFonts w:cs="Times New Roman"/>
                <w:sz w:val="22"/>
                <w:szCs w:val="22"/>
              </w:rPr>
            </w:pPr>
            <w:r w:rsidRPr="00B807AD">
              <w:rPr>
                <w:rFonts w:cs="Times New Roman"/>
                <w:sz w:val="22"/>
                <w:szCs w:val="22"/>
              </w:rPr>
              <w:t>38337</w:t>
            </w:r>
          </w:p>
        </w:tc>
        <w:tc>
          <w:tcPr>
            <w:tcW w:w="1530" w:type="dxa"/>
            <w:tcBorders>
              <w:bottom w:val="single" w:sz="4" w:space="0" w:color="auto"/>
            </w:tcBorders>
          </w:tcPr>
          <w:p w14:paraId="47D8615D" w14:textId="77777777" w:rsidR="00200323" w:rsidRPr="00B807AD" w:rsidRDefault="00200323" w:rsidP="00123E23">
            <w:pPr>
              <w:pStyle w:val="Compact"/>
              <w:rPr>
                <w:rFonts w:cs="Times New Roman"/>
                <w:sz w:val="22"/>
                <w:szCs w:val="22"/>
              </w:rPr>
            </w:pPr>
            <w:r w:rsidRPr="00B807AD">
              <w:rPr>
                <w:rFonts w:cs="Times New Roman"/>
                <w:sz w:val="22"/>
                <w:szCs w:val="22"/>
              </w:rPr>
              <w:t>38070</w:t>
            </w:r>
          </w:p>
        </w:tc>
      </w:tr>
      <w:tr w:rsidR="00511C91" w:rsidRPr="00B807AD" w14:paraId="684C7284" w14:textId="77777777" w:rsidTr="00B807AD">
        <w:tc>
          <w:tcPr>
            <w:tcW w:w="14130" w:type="dxa"/>
            <w:gridSpan w:val="9"/>
            <w:tcBorders>
              <w:top w:val="single" w:sz="4" w:space="0" w:color="auto"/>
            </w:tcBorders>
          </w:tcPr>
          <w:p w14:paraId="2F263859" w14:textId="72795E59" w:rsidR="00511C91" w:rsidRPr="00B807AD" w:rsidRDefault="00511C91" w:rsidP="00511C91">
            <w:pPr>
              <w:pStyle w:val="Compact"/>
              <w:rPr>
                <w:rFonts w:cs="Times New Roman"/>
                <w:sz w:val="22"/>
                <w:szCs w:val="22"/>
              </w:rPr>
            </w:pPr>
            <w:r w:rsidRPr="00B807AD">
              <w:rPr>
                <w:rFonts w:cs="Times New Roman"/>
                <w:i/>
                <w:sz w:val="22"/>
                <w:szCs w:val="22"/>
              </w:rPr>
              <w:t xml:space="preserve">Note. </w:t>
            </w:r>
            <w:r w:rsidRPr="00B807AD">
              <w:rPr>
                <w:rFonts w:cs="Times New Roman"/>
                <w:sz w:val="22"/>
                <w:szCs w:val="22"/>
              </w:rPr>
              <w:t xml:space="preserve">Parameter values </w:t>
            </w:r>
            <w:r w:rsidR="00952C8B">
              <w:rPr>
                <w:rFonts w:cs="Times New Roman"/>
                <w:sz w:val="22"/>
                <w:szCs w:val="22"/>
              </w:rPr>
              <w:t>indicate</w:t>
            </w:r>
            <w:r w:rsidRPr="00B807AD">
              <w:rPr>
                <w:rFonts w:cs="Times New Roman"/>
                <w:sz w:val="22"/>
                <w:szCs w:val="22"/>
              </w:rPr>
              <w:t xml:space="preserve"> coefficients, with standard errors in parentheses; Intercept variance corresponds to variance of random effects; LRT = likelihood ratio test. * </w:t>
            </w:r>
            <w:r w:rsidRPr="00B807AD">
              <w:rPr>
                <w:rFonts w:cs="Times New Roman"/>
                <w:i/>
                <w:sz w:val="22"/>
                <w:szCs w:val="22"/>
              </w:rPr>
              <w:t xml:space="preserve">p </w:t>
            </w:r>
            <w:r w:rsidRPr="00B807AD">
              <w:rPr>
                <w:rFonts w:cs="Times New Roman"/>
                <w:sz w:val="22"/>
                <w:szCs w:val="22"/>
              </w:rPr>
              <w:t xml:space="preserve">&lt; .01, ** </w:t>
            </w:r>
            <w:r w:rsidRPr="00B807AD">
              <w:rPr>
                <w:rFonts w:cs="Times New Roman"/>
                <w:i/>
                <w:sz w:val="22"/>
                <w:szCs w:val="22"/>
              </w:rPr>
              <w:t xml:space="preserve">p </w:t>
            </w:r>
            <w:r w:rsidRPr="00B807AD">
              <w:rPr>
                <w:rFonts w:cs="Times New Roman"/>
                <w:sz w:val="22"/>
                <w:szCs w:val="22"/>
              </w:rPr>
              <w:t>&lt; .001</w:t>
            </w:r>
          </w:p>
        </w:tc>
      </w:tr>
    </w:tbl>
    <w:p w14:paraId="74092760" w14:textId="77777777" w:rsidR="00200323" w:rsidRDefault="00200323" w:rsidP="00200323">
      <w:pPr>
        <w:pStyle w:val="Heading3"/>
      </w:pPr>
      <w:bookmarkStart w:id="16" w:name="table-4"/>
      <w:r>
        <w:lastRenderedPageBreak/>
        <w:t>Table 4</w:t>
      </w:r>
      <w:bookmarkEnd w:id="16"/>
    </w:p>
    <w:p w14:paraId="1E3871FB" w14:textId="77777777" w:rsidR="00200323" w:rsidRDefault="00200323" w:rsidP="00200323">
      <w:pPr>
        <w:pStyle w:val="Heading4"/>
      </w:pPr>
      <w:bookmarkStart w:id="17" w:name="deterioration-rates-by-subscale"/>
      <w:r>
        <w:t>Deterioration Rates by Subscale</w:t>
      </w:r>
      <w:bookmarkEnd w:id="17"/>
    </w:p>
    <w:tbl>
      <w:tblPr>
        <w:tblStyle w:val="Table"/>
        <w:tblW w:w="5000" w:type="pct"/>
        <w:tblLayout w:type="fixed"/>
        <w:tblLook w:val="07E0" w:firstRow="1" w:lastRow="1" w:firstColumn="1" w:lastColumn="1" w:noHBand="1" w:noVBand="1"/>
      </w:tblPr>
      <w:tblGrid>
        <w:gridCol w:w="2160"/>
        <w:gridCol w:w="1351"/>
        <w:gridCol w:w="1529"/>
        <w:gridCol w:w="1350"/>
        <w:gridCol w:w="1457"/>
        <w:gridCol w:w="1501"/>
        <w:gridCol w:w="1058"/>
        <w:gridCol w:w="1229"/>
        <w:gridCol w:w="1325"/>
      </w:tblGrid>
      <w:tr w:rsidR="00200323" w:rsidRPr="00194BFC" w14:paraId="427A8595" w14:textId="77777777" w:rsidTr="008A4937">
        <w:tc>
          <w:tcPr>
            <w:tcW w:w="833" w:type="pct"/>
            <w:tcBorders>
              <w:top w:val="single" w:sz="4" w:space="0" w:color="auto"/>
              <w:bottom w:val="single" w:sz="2" w:space="0" w:color="auto"/>
            </w:tcBorders>
            <w:vAlign w:val="bottom"/>
          </w:tcPr>
          <w:p w14:paraId="7679776F" w14:textId="77777777" w:rsidR="00200323" w:rsidRPr="00194BFC" w:rsidRDefault="00200323" w:rsidP="00123E23">
            <w:pPr>
              <w:pStyle w:val="Compact"/>
              <w:rPr>
                <w:sz w:val="24"/>
              </w:rPr>
            </w:pPr>
            <w:r w:rsidRPr="00194BFC">
              <w:rPr>
                <w:sz w:val="24"/>
              </w:rPr>
              <w:t>Feedback Condition</w:t>
            </w:r>
          </w:p>
        </w:tc>
        <w:tc>
          <w:tcPr>
            <w:tcW w:w="521" w:type="pct"/>
            <w:tcBorders>
              <w:top w:val="single" w:sz="4" w:space="0" w:color="auto"/>
              <w:bottom w:val="single" w:sz="2" w:space="0" w:color="auto"/>
            </w:tcBorders>
            <w:vAlign w:val="bottom"/>
          </w:tcPr>
          <w:p w14:paraId="2CE7C194" w14:textId="77777777" w:rsidR="00200323" w:rsidRPr="00194BFC" w:rsidRDefault="00200323" w:rsidP="00123E23">
            <w:pPr>
              <w:pStyle w:val="Compact"/>
              <w:rPr>
                <w:sz w:val="24"/>
              </w:rPr>
            </w:pPr>
            <w:r w:rsidRPr="00194BFC">
              <w:rPr>
                <w:sz w:val="24"/>
              </w:rPr>
              <w:t>Depression</w:t>
            </w:r>
          </w:p>
        </w:tc>
        <w:tc>
          <w:tcPr>
            <w:tcW w:w="590" w:type="pct"/>
            <w:tcBorders>
              <w:top w:val="single" w:sz="4" w:space="0" w:color="auto"/>
              <w:bottom w:val="single" w:sz="2" w:space="0" w:color="auto"/>
            </w:tcBorders>
            <w:vAlign w:val="bottom"/>
          </w:tcPr>
          <w:p w14:paraId="51FA261A" w14:textId="77777777" w:rsidR="00200323" w:rsidRPr="00194BFC" w:rsidRDefault="00200323" w:rsidP="00123E23">
            <w:pPr>
              <w:pStyle w:val="Compact"/>
              <w:rPr>
                <w:sz w:val="24"/>
              </w:rPr>
            </w:pPr>
            <w:r w:rsidRPr="00194BFC">
              <w:rPr>
                <w:sz w:val="24"/>
              </w:rPr>
              <w:t>Generalized Anxiety</w:t>
            </w:r>
          </w:p>
        </w:tc>
        <w:tc>
          <w:tcPr>
            <w:tcW w:w="521" w:type="pct"/>
            <w:tcBorders>
              <w:top w:val="single" w:sz="4" w:space="0" w:color="auto"/>
              <w:bottom w:val="single" w:sz="2" w:space="0" w:color="auto"/>
            </w:tcBorders>
            <w:vAlign w:val="bottom"/>
          </w:tcPr>
          <w:p w14:paraId="04949D66" w14:textId="77777777" w:rsidR="00200323" w:rsidRPr="00194BFC" w:rsidRDefault="00200323" w:rsidP="00123E23">
            <w:pPr>
              <w:pStyle w:val="Compact"/>
              <w:rPr>
                <w:sz w:val="24"/>
              </w:rPr>
            </w:pPr>
            <w:r w:rsidRPr="00194BFC">
              <w:rPr>
                <w:sz w:val="24"/>
              </w:rPr>
              <w:t>Social Anxiety</w:t>
            </w:r>
          </w:p>
        </w:tc>
        <w:tc>
          <w:tcPr>
            <w:tcW w:w="562" w:type="pct"/>
            <w:tcBorders>
              <w:top w:val="single" w:sz="4" w:space="0" w:color="auto"/>
              <w:bottom w:val="single" w:sz="2" w:space="0" w:color="auto"/>
            </w:tcBorders>
            <w:vAlign w:val="bottom"/>
          </w:tcPr>
          <w:p w14:paraId="5466FF63" w14:textId="77777777" w:rsidR="00200323" w:rsidRPr="00194BFC" w:rsidRDefault="00200323" w:rsidP="00123E23">
            <w:pPr>
              <w:pStyle w:val="Compact"/>
              <w:rPr>
                <w:sz w:val="24"/>
              </w:rPr>
            </w:pPr>
            <w:r w:rsidRPr="00194BFC">
              <w:rPr>
                <w:sz w:val="24"/>
              </w:rPr>
              <w:t>Academic Distress</w:t>
            </w:r>
          </w:p>
        </w:tc>
        <w:tc>
          <w:tcPr>
            <w:tcW w:w="579" w:type="pct"/>
            <w:tcBorders>
              <w:top w:val="single" w:sz="4" w:space="0" w:color="auto"/>
              <w:bottom w:val="single" w:sz="2" w:space="0" w:color="auto"/>
            </w:tcBorders>
            <w:vAlign w:val="bottom"/>
          </w:tcPr>
          <w:p w14:paraId="0E604EB0" w14:textId="77777777" w:rsidR="00200323" w:rsidRPr="00194BFC" w:rsidRDefault="00200323" w:rsidP="00123E23">
            <w:pPr>
              <w:pStyle w:val="Compact"/>
              <w:rPr>
                <w:sz w:val="24"/>
              </w:rPr>
            </w:pPr>
            <w:r w:rsidRPr="00194BFC">
              <w:rPr>
                <w:sz w:val="24"/>
              </w:rPr>
              <w:t>Eating Concerns</w:t>
            </w:r>
          </w:p>
        </w:tc>
        <w:tc>
          <w:tcPr>
            <w:tcW w:w="408" w:type="pct"/>
            <w:tcBorders>
              <w:top w:val="single" w:sz="4" w:space="0" w:color="auto"/>
              <w:bottom w:val="single" w:sz="2" w:space="0" w:color="auto"/>
            </w:tcBorders>
            <w:vAlign w:val="bottom"/>
          </w:tcPr>
          <w:p w14:paraId="1FB7619F" w14:textId="77777777" w:rsidR="00200323" w:rsidRPr="00194BFC" w:rsidRDefault="00200323" w:rsidP="00123E23">
            <w:pPr>
              <w:pStyle w:val="Compact"/>
              <w:rPr>
                <w:sz w:val="24"/>
              </w:rPr>
            </w:pPr>
            <w:r w:rsidRPr="00194BFC">
              <w:rPr>
                <w:sz w:val="24"/>
              </w:rPr>
              <w:t>Hostility</w:t>
            </w:r>
          </w:p>
        </w:tc>
        <w:tc>
          <w:tcPr>
            <w:tcW w:w="474" w:type="pct"/>
            <w:tcBorders>
              <w:top w:val="single" w:sz="4" w:space="0" w:color="auto"/>
              <w:bottom w:val="single" w:sz="2" w:space="0" w:color="auto"/>
            </w:tcBorders>
            <w:vAlign w:val="bottom"/>
          </w:tcPr>
          <w:p w14:paraId="5928E6A1" w14:textId="77777777" w:rsidR="00200323" w:rsidRPr="00194BFC" w:rsidRDefault="00200323" w:rsidP="00123E23">
            <w:pPr>
              <w:pStyle w:val="Compact"/>
              <w:rPr>
                <w:sz w:val="24"/>
              </w:rPr>
            </w:pPr>
            <w:r w:rsidRPr="00194BFC">
              <w:rPr>
                <w:sz w:val="24"/>
              </w:rPr>
              <w:t>Alcohol Use</w:t>
            </w:r>
          </w:p>
        </w:tc>
        <w:tc>
          <w:tcPr>
            <w:tcW w:w="511" w:type="pct"/>
            <w:tcBorders>
              <w:top w:val="single" w:sz="4" w:space="0" w:color="auto"/>
              <w:bottom w:val="single" w:sz="2" w:space="0" w:color="auto"/>
            </w:tcBorders>
            <w:vAlign w:val="bottom"/>
          </w:tcPr>
          <w:p w14:paraId="11248E79" w14:textId="77777777" w:rsidR="00200323" w:rsidRPr="00194BFC" w:rsidRDefault="00200323" w:rsidP="00123E23">
            <w:pPr>
              <w:pStyle w:val="Compact"/>
              <w:rPr>
                <w:sz w:val="24"/>
              </w:rPr>
            </w:pPr>
            <w:r w:rsidRPr="00194BFC">
              <w:rPr>
                <w:sz w:val="24"/>
              </w:rPr>
              <w:t>Distress Index</w:t>
            </w:r>
          </w:p>
        </w:tc>
      </w:tr>
      <w:tr w:rsidR="00200323" w:rsidRPr="00194BFC" w14:paraId="7EE12917" w14:textId="77777777" w:rsidTr="008A4937">
        <w:tc>
          <w:tcPr>
            <w:tcW w:w="833" w:type="pct"/>
            <w:tcBorders>
              <w:top w:val="single" w:sz="2" w:space="0" w:color="auto"/>
            </w:tcBorders>
          </w:tcPr>
          <w:p w14:paraId="716385DC" w14:textId="77E3C7E1" w:rsidR="00200323" w:rsidRPr="00194BFC" w:rsidRDefault="00CE5BAF" w:rsidP="00123E23">
            <w:pPr>
              <w:pStyle w:val="Compact"/>
              <w:rPr>
                <w:sz w:val="24"/>
              </w:rPr>
            </w:pPr>
            <w:r>
              <w:rPr>
                <w:sz w:val="24"/>
              </w:rPr>
              <w:t>Feedback as usual</w:t>
            </w:r>
          </w:p>
        </w:tc>
        <w:tc>
          <w:tcPr>
            <w:tcW w:w="521" w:type="pct"/>
            <w:tcBorders>
              <w:top w:val="single" w:sz="2" w:space="0" w:color="auto"/>
            </w:tcBorders>
          </w:tcPr>
          <w:p w14:paraId="121335DF" w14:textId="77777777" w:rsidR="00200323" w:rsidRPr="00194BFC" w:rsidRDefault="00200323" w:rsidP="00123E23">
            <w:pPr>
              <w:pStyle w:val="Compact"/>
              <w:rPr>
                <w:sz w:val="24"/>
              </w:rPr>
            </w:pPr>
            <w:r w:rsidRPr="00194BFC">
              <w:rPr>
                <w:sz w:val="24"/>
              </w:rPr>
              <w:t>2.37%</w:t>
            </w:r>
          </w:p>
        </w:tc>
        <w:tc>
          <w:tcPr>
            <w:tcW w:w="590" w:type="pct"/>
            <w:tcBorders>
              <w:top w:val="single" w:sz="2" w:space="0" w:color="auto"/>
            </w:tcBorders>
          </w:tcPr>
          <w:p w14:paraId="060663B0" w14:textId="77777777" w:rsidR="00200323" w:rsidRPr="00194BFC" w:rsidRDefault="00200323" w:rsidP="00123E23">
            <w:pPr>
              <w:pStyle w:val="Compact"/>
              <w:rPr>
                <w:sz w:val="24"/>
              </w:rPr>
            </w:pPr>
            <w:r w:rsidRPr="00194BFC">
              <w:rPr>
                <w:sz w:val="24"/>
              </w:rPr>
              <w:t>2.90%</w:t>
            </w:r>
          </w:p>
        </w:tc>
        <w:tc>
          <w:tcPr>
            <w:tcW w:w="521" w:type="pct"/>
            <w:tcBorders>
              <w:top w:val="single" w:sz="2" w:space="0" w:color="auto"/>
            </w:tcBorders>
          </w:tcPr>
          <w:p w14:paraId="3E2B08D7" w14:textId="77777777" w:rsidR="00200323" w:rsidRPr="00194BFC" w:rsidRDefault="00200323" w:rsidP="00123E23">
            <w:pPr>
              <w:pStyle w:val="Compact"/>
              <w:rPr>
                <w:sz w:val="24"/>
              </w:rPr>
            </w:pPr>
            <w:r w:rsidRPr="00194BFC">
              <w:rPr>
                <w:sz w:val="24"/>
              </w:rPr>
              <w:t>2.09%</w:t>
            </w:r>
          </w:p>
        </w:tc>
        <w:tc>
          <w:tcPr>
            <w:tcW w:w="562" w:type="pct"/>
            <w:tcBorders>
              <w:top w:val="single" w:sz="2" w:space="0" w:color="auto"/>
            </w:tcBorders>
          </w:tcPr>
          <w:p w14:paraId="13FEF8E6" w14:textId="77777777" w:rsidR="00200323" w:rsidRPr="00194BFC" w:rsidRDefault="00200323" w:rsidP="00123E23">
            <w:pPr>
              <w:pStyle w:val="Compact"/>
              <w:rPr>
                <w:sz w:val="24"/>
              </w:rPr>
            </w:pPr>
            <w:r w:rsidRPr="00194BFC">
              <w:rPr>
                <w:sz w:val="24"/>
              </w:rPr>
              <w:t>5.36%</w:t>
            </w:r>
          </w:p>
        </w:tc>
        <w:tc>
          <w:tcPr>
            <w:tcW w:w="579" w:type="pct"/>
            <w:tcBorders>
              <w:top w:val="single" w:sz="2" w:space="0" w:color="auto"/>
            </w:tcBorders>
          </w:tcPr>
          <w:p w14:paraId="379F4C66" w14:textId="77777777" w:rsidR="00200323" w:rsidRPr="00194BFC" w:rsidRDefault="00200323" w:rsidP="00123E23">
            <w:pPr>
              <w:pStyle w:val="Compact"/>
              <w:rPr>
                <w:sz w:val="24"/>
              </w:rPr>
            </w:pPr>
            <w:r w:rsidRPr="00194BFC">
              <w:rPr>
                <w:sz w:val="24"/>
              </w:rPr>
              <w:t>4.42%</w:t>
            </w:r>
          </w:p>
        </w:tc>
        <w:tc>
          <w:tcPr>
            <w:tcW w:w="408" w:type="pct"/>
            <w:tcBorders>
              <w:top w:val="single" w:sz="2" w:space="0" w:color="auto"/>
            </w:tcBorders>
          </w:tcPr>
          <w:p w14:paraId="7542AB69" w14:textId="77777777" w:rsidR="00200323" w:rsidRPr="00194BFC" w:rsidRDefault="00200323" w:rsidP="00123E23">
            <w:pPr>
              <w:pStyle w:val="Compact"/>
              <w:rPr>
                <w:sz w:val="24"/>
              </w:rPr>
            </w:pPr>
            <w:r w:rsidRPr="00194BFC">
              <w:rPr>
                <w:sz w:val="24"/>
              </w:rPr>
              <w:t>2.06%</w:t>
            </w:r>
          </w:p>
        </w:tc>
        <w:tc>
          <w:tcPr>
            <w:tcW w:w="474" w:type="pct"/>
            <w:tcBorders>
              <w:top w:val="single" w:sz="2" w:space="0" w:color="auto"/>
            </w:tcBorders>
          </w:tcPr>
          <w:p w14:paraId="19B6CA7E" w14:textId="77777777" w:rsidR="00200323" w:rsidRPr="00194BFC" w:rsidRDefault="00200323" w:rsidP="00123E23">
            <w:pPr>
              <w:pStyle w:val="Compact"/>
              <w:rPr>
                <w:sz w:val="24"/>
              </w:rPr>
            </w:pPr>
            <w:r w:rsidRPr="00194BFC">
              <w:rPr>
                <w:sz w:val="24"/>
              </w:rPr>
              <w:t>1.61%</w:t>
            </w:r>
          </w:p>
        </w:tc>
        <w:tc>
          <w:tcPr>
            <w:tcW w:w="511" w:type="pct"/>
            <w:tcBorders>
              <w:top w:val="single" w:sz="2" w:space="0" w:color="auto"/>
            </w:tcBorders>
          </w:tcPr>
          <w:p w14:paraId="1482F441" w14:textId="77777777" w:rsidR="00200323" w:rsidRPr="00194BFC" w:rsidRDefault="00200323" w:rsidP="00123E23">
            <w:pPr>
              <w:pStyle w:val="Compact"/>
              <w:rPr>
                <w:sz w:val="24"/>
              </w:rPr>
            </w:pPr>
            <w:r w:rsidRPr="00194BFC">
              <w:rPr>
                <w:sz w:val="24"/>
              </w:rPr>
              <w:t>1.99%</w:t>
            </w:r>
          </w:p>
        </w:tc>
      </w:tr>
      <w:tr w:rsidR="00200323" w:rsidRPr="00194BFC" w14:paraId="0CCE2F74" w14:textId="77777777" w:rsidTr="008A4937">
        <w:tc>
          <w:tcPr>
            <w:tcW w:w="833" w:type="pct"/>
            <w:tcBorders>
              <w:bottom w:val="single" w:sz="4" w:space="0" w:color="auto"/>
            </w:tcBorders>
          </w:tcPr>
          <w:p w14:paraId="1EF26280" w14:textId="2F12C981" w:rsidR="00200323" w:rsidRPr="00194BFC" w:rsidRDefault="00CE5BAF" w:rsidP="00123E23">
            <w:pPr>
              <w:pStyle w:val="Compact"/>
              <w:rPr>
                <w:sz w:val="24"/>
              </w:rPr>
            </w:pPr>
            <w:r>
              <w:rPr>
                <w:sz w:val="24"/>
              </w:rPr>
              <w:t>Enhanced feedback</w:t>
            </w:r>
          </w:p>
        </w:tc>
        <w:tc>
          <w:tcPr>
            <w:tcW w:w="521" w:type="pct"/>
            <w:tcBorders>
              <w:bottom w:val="single" w:sz="4" w:space="0" w:color="auto"/>
            </w:tcBorders>
          </w:tcPr>
          <w:p w14:paraId="53B987D0" w14:textId="77777777" w:rsidR="00200323" w:rsidRPr="00194BFC" w:rsidRDefault="00200323" w:rsidP="00123E23">
            <w:pPr>
              <w:pStyle w:val="Compact"/>
              <w:rPr>
                <w:sz w:val="24"/>
              </w:rPr>
            </w:pPr>
            <w:r w:rsidRPr="00194BFC">
              <w:rPr>
                <w:sz w:val="24"/>
              </w:rPr>
              <w:t>2.39%</w:t>
            </w:r>
          </w:p>
        </w:tc>
        <w:tc>
          <w:tcPr>
            <w:tcW w:w="590" w:type="pct"/>
            <w:tcBorders>
              <w:bottom w:val="single" w:sz="4" w:space="0" w:color="auto"/>
            </w:tcBorders>
          </w:tcPr>
          <w:p w14:paraId="0F9C2310" w14:textId="77777777" w:rsidR="00200323" w:rsidRPr="00194BFC" w:rsidRDefault="00200323" w:rsidP="00123E23">
            <w:pPr>
              <w:pStyle w:val="Compact"/>
              <w:rPr>
                <w:sz w:val="24"/>
              </w:rPr>
            </w:pPr>
            <w:r w:rsidRPr="00194BFC">
              <w:rPr>
                <w:sz w:val="24"/>
              </w:rPr>
              <w:t>2.89%</w:t>
            </w:r>
          </w:p>
        </w:tc>
        <w:tc>
          <w:tcPr>
            <w:tcW w:w="521" w:type="pct"/>
            <w:tcBorders>
              <w:bottom w:val="single" w:sz="4" w:space="0" w:color="auto"/>
            </w:tcBorders>
          </w:tcPr>
          <w:p w14:paraId="73F9D0E3" w14:textId="77777777" w:rsidR="00200323" w:rsidRPr="00194BFC" w:rsidRDefault="00200323" w:rsidP="00123E23">
            <w:pPr>
              <w:pStyle w:val="Compact"/>
              <w:rPr>
                <w:sz w:val="24"/>
              </w:rPr>
            </w:pPr>
            <w:r w:rsidRPr="00194BFC">
              <w:rPr>
                <w:sz w:val="24"/>
              </w:rPr>
              <w:t>1.92%</w:t>
            </w:r>
          </w:p>
        </w:tc>
        <w:tc>
          <w:tcPr>
            <w:tcW w:w="562" w:type="pct"/>
            <w:tcBorders>
              <w:bottom w:val="single" w:sz="4" w:space="0" w:color="auto"/>
            </w:tcBorders>
          </w:tcPr>
          <w:p w14:paraId="51CF7785" w14:textId="77777777" w:rsidR="00200323" w:rsidRPr="00194BFC" w:rsidRDefault="00200323" w:rsidP="00123E23">
            <w:pPr>
              <w:pStyle w:val="Compact"/>
              <w:rPr>
                <w:sz w:val="24"/>
              </w:rPr>
            </w:pPr>
            <w:r w:rsidRPr="00194BFC">
              <w:rPr>
                <w:sz w:val="24"/>
              </w:rPr>
              <w:t>5.13%</w:t>
            </w:r>
          </w:p>
        </w:tc>
        <w:tc>
          <w:tcPr>
            <w:tcW w:w="579" w:type="pct"/>
            <w:tcBorders>
              <w:bottom w:val="single" w:sz="4" w:space="0" w:color="auto"/>
            </w:tcBorders>
          </w:tcPr>
          <w:p w14:paraId="1F290841" w14:textId="77777777" w:rsidR="00200323" w:rsidRPr="00194BFC" w:rsidRDefault="00200323" w:rsidP="00123E23">
            <w:pPr>
              <w:pStyle w:val="Compact"/>
              <w:rPr>
                <w:sz w:val="24"/>
              </w:rPr>
            </w:pPr>
            <w:r w:rsidRPr="00194BFC">
              <w:rPr>
                <w:sz w:val="24"/>
              </w:rPr>
              <w:t>4.32%</w:t>
            </w:r>
          </w:p>
        </w:tc>
        <w:tc>
          <w:tcPr>
            <w:tcW w:w="408" w:type="pct"/>
            <w:tcBorders>
              <w:bottom w:val="single" w:sz="4" w:space="0" w:color="auto"/>
            </w:tcBorders>
          </w:tcPr>
          <w:p w14:paraId="042E5E6A" w14:textId="77777777" w:rsidR="00200323" w:rsidRPr="00194BFC" w:rsidRDefault="00200323" w:rsidP="00123E23">
            <w:pPr>
              <w:pStyle w:val="Compact"/>
              <w:rPr>
                <w:sz w:val="24"/>
              </w:rPr>
            </w:pPr>
            <w:r w:rsidRPr="00194BFC">
              <w:rPr>
                <w:sz w:val="24"/>
              </w:rPr>
              <w:t>1.84%</w:t>
            </w:r>
          </w:p>
        </w:tc>
        <w:tc>
          <w:tcPr>
            <w:tcW w:w="474" w:type="pct"/>
            <w:tcBorders>
              <w:bottom w:val="single" w:sz="4" w:space="0" w:color="auto"/>
            </w:tcBorders>
          </w:tcPr>
          <w:p w14:paraId="01E8AFD9" w14:textId="77777777" w:rsidR="00200323" w:rsidRPr="00194BFC" w:rsidRDefault="00200323" w:rsidP="00123E23">
            <w:pPr>
              <w:pStyle w:val="Compact"/>
              <w:rPr>
                <w:sz w:val="24"/>
              </w:rPr>
            </w:pPr>
            <w:r w:rsidRPr="00194BFC">
              <w:rPr>
                <w:sz w:val="24"/>
              </w:rPr>
              <w:t>1.59%</w:t>
            </w:r>
          </w:p>
        </w:tc>
        <w:tc>
          <w:tcPr>
            <w:tcW w:w="511" w:type="pct"/>
            <w:tcBorders>
              <w:bottom w:val="single" w:sz="4" w:space="0" w:color="auto"/>
            </w:tcBorders>
          </w:tcPr>
          <w:p w14:paraId="56AED92B" w14:textId="77777777" w:rsidR="00200323" w:rsidRPr="00194BFC" w:rsidRDefault="00200323" w:rsidP="00123E23">
            <w:pPr>
              <w:pStyle w:val="Compact"/>
              <w:rPr>
                <w:sz w:val="24"/>
              </w:rPr>
            </w:pPr>
            <w:r w:rsidRPr="00194BFC">
              <w:rPr>
                <w:sz w:val="24"/>
              </w:rPr>
              <w:t>1.68%</w:t>
            </w:r>
          </w:p>
        </w:tc>
      </w:tr>
    </w:tbl>
    <w:p w14:paraId="5CFF1DAD" w14:textId="77777777" w:rsidR="00200323" w:rsidRPr="00FC150A" w:rsidRDefault="00200323" w:rsidP="00200323">
      <w:pPr>
        <w:pStyle w:val="Heading3"/>
        <w:rPr>
          <w:sz w:val="20"/>
          <w:szCs w:val="20"/>
        </w:rPr>
      </w:pPr>
      <w:bookmarkStart w:id="18" w:name="table-5"/>
      <w:r w:rsidRPr="00FC150A">
        <w:rPr>
          <w:sz w:val="20"/>
          <w:szCs w:val="20"/>
        </w:rPr>
        <w:lastRenderedPageBreak/>
        <w:t>Table 5</w:t>
      </w:r>
      <w:bookmarkEnd w:id="18"/>
    </w:p>
    <w:p w14:paraId="422259F4" w14:textId="77777777" w:rsidR="00200323" w:rsidRPr="00FC150A" w:rsidRDefault="00200323" w:rsidP="00200323">
      <w:pPr>
        <w:pStyle w:val="Heading4"/>
        <w:rPr>
          <w:sz w:val="20"/>
          <w:szCs w:val="20"/>
        </w:rPr>
      </w:pPr>
      <w:bookmarkStart w:id="19" w:name="Xd16b954db87ed4481ae32bfde8ad501722efe6d"/>
      <w:r w:rsidRPr="00FC150A">
        <w:rPr>
          <w:sz w:val="20"/>
          <w:szCs w:val="20"/>
        </w:rPr>
        <w:t>Moderating Effects of Feedback on Deterioration</w:t>
      </w:r>
      <w:bookmarkEnd w:id="19"/>
    </w:p>
    <w:tbl>
      <w:tblPr>
        <w:tblStyle w:val="Table"/>
        <w:tblW w:w="5382" w:type="pct"/>
        <w:tblLook w:val="07E0" w:firstRow="1" w:lastRow="1" w:firstColumn="1" w:lastColumn="1" w:noHBand="1" w:noVBand="1"/>
      </w:tblPr>
      <w:tblGrid>
        <w:gridCol w:w="2340"/>
        <w:gridCol w:w="1439"/>
        <w:gridCol w:w="1350"/>
        <w:gridCol w:w="1440"/>
        <w:gridCol w:w="1440"/>
        <w:gridCol w:w="1440"/>
        <w:gridCol w:w="1529"/>
        <w:gridCol w:w="1440"/>
        <w:gridCol w:w="1532"/>
      </w:tblGrid>
      <w:tr w:rsidR="00952C8B" w:rsidRPr="00FC150A" w14:paraId="00F63FCE" w14:textId="77777777" w:rsidTr="00952C8B">
        <w:tc>
          <w:tcPr>
            <w:tcW w:w="839" w:type="pct"/>
            <w:tcBorders>
              <w:top w:val="single" w:sz="4" w:space="0" w:color="auto"/>
              <w:bottom w:val="single" w:sz="2" w:space="0" w:color="auto"/>
            </w:tcBorders>
            <w:vAlign w:val="bottom"/>
          </w:tcPr>
          <w:p w14:paraId="3AE1B2E4" w14:textId="77777777" w:rsidR="00200323" w:rsidRPr="00FC150A" w:rsidRDefault="00200323" w:rsidP="00123E23">
            <w:pPr>
              <w:rPr>
                <w:rFonts w:ascii="Times New Roman" w:hAnsi="Times New Roman" w:cs="Times New Roman"/>
              </w:rPr>
            </w:pPr>
          </w:p>
        </w:tc>
        <w:tc>
          <w:tcPr>
            <w:tcW w:w="516" w:type="pct"/>
            <w:tcBorders>
              <w:top w:val="single" w:sz="4" w:space="0" w:color="auto"/>
              <w:bottom w:val="single" w:sz="2" w:space="0" w:color="auto"/>
            </w:tcBorders>
            <w:vAlign w:val="bottom"/>
          </w:tcPr>
          <w:p w14:paraId="7F98B914" w14:textId="77777777" w:rsidR="00200323" w:rsidRPr="00FC150A" w:rsidRDefault="00200323" w:rsidP="00123E23">
            <w:pPr>
              <w:pStyle w:val="Compact"/>
              <w:rPr>
                <w:rFonts w:cs="Times New Roman"/>
              </w:rPr>
            </w:pPr>
            <w:r w:rsidRPr="00FC150A">
              <w:rPr>
                <w:rFonts w:cs="Times New Roman"/>
              </w:rPr>
              <w:t>Depression</w:t>
            </w:r>
          </w:p>
        </w:tc>
        <w:tc>
          <w:tcPr>
            <w:tcW w:w="484" w:type="pct"/>
            <w:tcBorders>
              <w:top w:val="single" w:sz="4" w:space="0" w:color="auto"/>
              <w:bottom w:val="single" w:sz="2" w:space="0" w:color="auto"/>
            </w:tcBorders>
            <w:vAlign w:val="bottom"/>
          </w:tcPr>
          <w:p w14:paraId="210135D2" w14:textId="77777777" w:rsidR="00200323" w:rsidRPr="00FC150A" w:rsidRDefault="00200323" w:rsidP="00123E23">
            <w:pPr>
              <w:pStyle w:val="Compact"/>
              <w:rPr>
                <w:rFonts w:cs="Times New Roman"/>
              </w:rPr>
            </w:pPr>
            <w:r w:rsidRPr="00FC150A">
              <w:rPr>
                <w:rFonts w:cs="Times New Roman"/>
              </w:rPr>
              <w:t>Generalized Anxiety</w:t>
            </w:r>
          </w:p>
        </w:tc>
        <w:tc>
          <w:tcPr>
            <w:tcW w:w="516" w:type="pct"/>
            <w:tcBorders>
              <w:top w:val="single" w:sz="4" w:space="0" w:color="auto"/>
              <w:bottom w:val="single" w:sz="2" w:space="0" w:color="auto"/>
            </w:tcBorders>
            <w:vAlign w:val="bottom"/>
          </w:tcPr>
          <w:p w14:paraId="467A6F03" w14:textId="77777777" w:rsidR="00200323" w:rsidRPr="00FC150A" w:rsidRDefault="00200323" w:rsidP="00123E23">
            <w:pPr>
              <w:pStyle w:val="Compact"/>
              <w:rPr>
                <w:rFonts w:cs="Times New Roman"/>
              </w:rPr>
            </w:pPr>
            <w:r w:rsidRPr="00FC150A">
              <w:rPr>
                <w:rFonts w:cs="Times New Roman"/>
              </w:rPr>
              <w:t>Social Anxiety</w:t>
            </w:r>
          </w:p>
        </w:tc>
        <w:tc>
          <w:tcPr>
            <w:tcW w:w="516" w:type="pct"/>
            <w:tcBorders>
              <w:top w:val="single" w:sz="4" w:space="0" w:color="auto"/>
              <w:bottom w:val="single" w:sz="2" w:space="0" w:color="auto"/>
            </w:tcBorders>
            <w:vAlign w:val="bottom"/>
          </w:tcPr>
          <w:p w14:paraId="6201A8FE" w14:textId="77777777" w:rsidR="00200323" w:rsidRPr="00FC150A" w:rsidRDefault="00200323" w:rsidP="00123E23">
            <w:pPr>
              <w:pStyle w:val="Compact"/>
              <w:rPr>
                <w:rFonts w:cs="Times New Roman"/>
              </w:rPr>
            </w:pPr>
            <w:r w:rsidRPr="00FC150A">
              <w:rPr>
                <w:rFonts w:cs="Times New Roman"/>
              </w:rPr>
              <w:t>Academic Distress</w:t>
            </w:r>
          </w:p>
        </w:tc>
        <w:tc>
          <w:tcPr>
            <w:tcW w:w="516" w:type="pct"/>
            <w:tcBorders>
              <w:top w:val="single" w:sz="4" w:space="0" w:color="auto"/>
              <w:bottom w:val="single" w:sz="2" w:space="0" w:color="auto"/>
            </w:tcBorders>
            <w:vAlign w:val="bottom"/>
          </w:tcPr>
          <w:p w14:paraId="74BD0F7B" w14:textId="77777777" w:rsidR="00200323" w:rsidRPr="00FC150A" w:rsidRDefault="00200323" w:rsidP="00123E23">
            <w:pPr>
              <w:pStyle w:val="Compact"/>
              <w:rPr>
                <w:rFonts w:cs="Times New Roman"/>
              </w:rPr>
            </w:pPr>
            <w:r w:rsidRPr="00FC150A">
              <w:rPr>
                <w:rFonts w:cs="Times New Roman"/>
              </w:rPr>
              <w:t>Eating Concerns</w:t>
            </w:r>
          </w:p>
        </w:tc>
        <w:tc>
          <w:tcPr>
            <w:tcW w:w="548" w:type="pct"/>
            <w:tcBorders>
              <w:top w:val="single" w:sz="4" w:space="0" w:color="auto"/>
              <w:bottom w:val="single" w:sz="2" w:space="0" w:color="auto"/>
            </w:tcBorders>
            <w:vAlign w:val="bottom"/>
          </w:tcPr>
          <w:p w14:paraId="1407E184" w14:textId="77777777" w:rsidR="00200323" w:rsidRPr="00FC150A" w:rsidRDefault="00200323" w:rsidP="00123E23">
            <w:pPr>
              <w:pStyle w:val="Compact"/>
              <w:rPr>
                <w:rFonts w:cs="Times New Roman"/>
              </w:rPr>
            </w:pPr>
            <w:r w:rsidRPr="00FC150A">
              <w:rPr>
                <w:rFonts w:cs="Times New Roman"/>
              </w:rPr>
              <w:t>Hostility</w:t>
            </w:r>
          </w:p>
        </w:tc>
        <w:tc>
          <w:tcPr>
            <w:tcW w:w="516" w:type="pct"/>
            <w:tcBorders>
              <w:top w:val="single" w:sz="4" w:space="0" w:color="auto"/>
              <w:bottom w:val="single" w:sz="2" w:space="0" w:color="auto"/>
            </w:tcBorders>
            <w:vAlign w:val="bottom"/>
          </w:tcPr>
          <w:p w14:paraId="0D6333F0" w14:textId="77777777" w:rsidR="00200323" w:rsidRPr="00FC150A" w:rsidRDefault="00200323" w:rsidP="00123E23">
            <w:pPr>
              <w:pStyle w:val="Compact"/>
              <w:rPr>
                <w:rFonts w:cs="Times New Roman"/>
              </w:rPr>
            </w:pPr>
            <w:r w:rsidRPr="00FC150A">
              <w:rPr>
                <w:rFonts w:cs="Times New Roman"/>
              </w:rPr>
              <w:t>Alcohol Use</w:t>
            </w:r>
          </w:p>
        </w:tc>
        <w:tc>
          <w:tcPr>
            <w:tcW w:w="548" w:type="pct"/>
            <w:tcBorders>
              <w:top w:val="single" w:sz="4" w:space="0" w:color="auto"/>
              <w:bottom w:val="single" w:sz="2" w:space="0" w:color="auto"/>
            </w:tcBorders>
            <w:vAlign w:val="bottom"/>
          </w:tcPr>
          <w:p w14:paraId="31CC2D65" w14:textId="77777777" w:rsidR="00200323" w:rsidRPr="00FC150A" w:rsidRDefault="00200323" w:rsidP="00123E23">
            <w:pPr>
              <w:pStyle w:val="Compact"/>
              <w:rPr>
                <w:rFonts w:cs="Times New Roman"/>
              </w:rPr>
            </w:pPr>
            <w:r w:rsidRPr="00FC150A">
              <w:rPr>
                <w:rFonts w:cs="Times New Roman"/>
              </w:rPr>
              <w:t>Distress Index</w:t>
            </w:r>
          </w:p>
        </w:tc>
      </w:tr>
      <w:tr w:rsidR="00952C8B" w:rsidRPr="00FC150A" w14:paraId="36AD3716" w14:textId="77777777" w:rsidTr="00952C8B">
        <w:tc>
          <w:tcPr>
            <w:tcW w:w="839" w:type="pct"/>
            <w:tcBorders>
              <w:top w:val="single" w:sz="2" w:space="0" w:color="auto"/>
            </w:tcBorders>
          </w:tcPr>
          <w:p w14:paraId="01FA7996" w14:textId="77777777" w:rsidR="00200323" w:rsidRPr="00FC150A" w:rsidRDefault="00200323" w:rsidP="00123E23">
            <w:pPr>
              <w:pStyle w:val="Compact"/>
              <w:rPr>
                <w:rFonts w:cs="Times New Roman"/>
              </w:rPr>
            </w:pPr>
            <w:r w:rsidRPr="00FC150A">
              <w:rPr>
                <w:rFonts w:cs="Times New Roman"/>
              </w:rPr>
              <w:t>Intercept</w:t>
            </w:r>
          </w:p>
        </w:tc>
        <w:tc>
          <w:tcPr>
            <w:tcW w:w="516" w:type="pct"/>
            <w:tcBorders>
              <w:top w:val="single" w:sz="2" w:space="0" w:color="auto"/>
            </w:tcBorders>
          </w:tcPr>
          <w:p w14:paraId="0117285E" w14:textId="77777777" w:rsidR="00200323" w:rsidRPr="00FC150A" w:rsidRDefault="00200323" w:rsidP="00123E23">
            <w:pPr>
              <w:pStyle w:val="Compact"/>
              <w:rPr>
                <w:rFonts w:cs="Times New Roman"/>
              </w:rPr>
            </w:pPr>
            <w:r w:rsidRPr="00FC150A">
              <w:rPr>
                <w:rFonts w:cs="Times New Roman"/>
              </w:rPr>
              <w:t>-3.88** (0.07)</w:t>
            </w:r>
          </w:p>
        </w:tc>
        <w:tc>
          <w:tcPr>
            <w:tcW w:w="484" w:type="pct"/>
            <w:tcBorders>
              <w:top w:val="single" w:sz="2" w:space="0" w:color="auto"/>
            </w:tcBorders>
          </w:tcPr>
          <w:p w14:paraId="707457F3" w14:textId="77777777" w:rsidR="00200323" w:rsidRPr="00FC150A" w:rsidRDefault="00200323" w:rsidP="00123E23">
            <w:pPr>
              <w:pStyle w:val="Compact"/>
              <w:rPr>
                <w:rFonts w:cs="Times New Roman"/>
              </w:rPr>
            </w:pPr>
            <w:r w:rsidRPr="00FC150A">
              <w:rPr>
                <w:rFonts w:cs="Times New Roman"/>
              </w:rPr>
              <w:t>-3.7** (0.06)</w:t>
            </w:r>
          </w:p>
        </w:tc>
        <w:tc>
          <w:tcPr>
            <w:tcW w:w="516" w:type="pct"/>
            <w:tcBorders>
              <w:top w:val="single" w:sz="2" w:space="0" w:color="auto"/>
            </w:tcBorders>
          </w:tcPr>
          <w:p w14:paraId="3A5F06E0" w14:textId="77777777" w:rsidR="00200323" w:rsidRPr="00FC150A" w:rsidRDefault="00200323" w:rsidP="00123E23">
            <w:pPr>
              <w:pStyle w:val="Compact"/>
              <w:rPr>
                <w:rFonts w:cs="Times New Roman"/>
              </w:rPr>
            </w:pPr>
            <w:r w:rsidRPr="00FC150A">
              <w:rPr>
                <w:rFonts w:cs="Times New Roman"/>
              </w:rPr>
              <w:t>-4.11** (0.07)</w:t>
            </w:r>
          </w:p>
        </w:tc>
        <w:tc>
          <w:tcPr>
            <w:tcW w:w="516" w:type="pct"/>
            <w:tcBorders>
              <w:top w:val="single" w:sz="2" w:space="0" w:color="auto"/>
            </w:tcBorders>
          </w:tcPr>
          <w:p w14:paraId="6A978F79" w14:textId="77777777" w:rsidR="00200323" w:rsidRPr="00FC150A" w:rsidRDefault="00200323" w:rsidP="00123E23">
            <w:pPr>
              <w:pStyle w:val="Compact"/>
              <w:rPr>
                <w:rFonts w:cs="Times New Roman"/>
              </w:rPr>
            </w:pPr>
            <w:r w:rsidRPr="00FC150A">
              <w:rPr>
                <w:rFonts w:cs="Times New Roman"/>
              </w:rPr>
              <w:t>-3.05** (0.04)</w:t>
            </w:r>
          </w:p>
        </w:tc>
        <w:tc>
          <w:tcPr>
            <w:tcW w:w="516" w:type="pct"/>
            <w:tcBorders>
              <w:top w:val="single" w:sz="2" w:space="0" w:color="auto"/>
            </w:tcBorders>
          </w:tcPr>
          <w:p w14:paraId="5367F577" w14:textId="77777777" w:rsidR="00200323" w:rsidRPr="00FC150A" w:rsidRDefault="00200323" w:rsidP="00123E23">
            <w:pPr>
              <w:pStyle w:val="Compact"/>
              <w:rPr>
                <w:rFonts w:cs="Times New Roman"/>
              </w:rPr>
            </w:pPr>
            <w:r w:rsidRPr="00FC150A">
              <w:rPr>
                <w:rFonts w:cs="Times New Roman"/>
              </w:rPr>
              <w:t>-3.07** (0.05)</w:t>
            </w:r>
          </w:p>
        </w:tc>
        <w:tc>
          <w:tcPr>
            <w:tcW w:w="548" w:type="pct"/>
            <w:tcBorders>
              <w:top w:val="single" w:sz="2" w:space="0" w:color="auto"/>
            </w:tcBorders>
          </w:tcPr>
          <w:p w14:paraId="5640AE45" w14:textId="77777777" w:rsidR="00200323" w:rsidRPr="00FC150A" w:rsidRDefault="00200323" w:rsidP="00123E23">
            <w:pPr>
              <w:pStyle w:val="Compact"/>
              <w:rPr>
                <w:rFonts w:cs="Times New Roman"/>
              </w:rPr>
            </w:pPr>
            <w:r w:rsidRPr="00FC150A">
              <w:rPr>
                <w:rFonts w:cs="Times New Roman"/>
              </w:rPr>
              <w:t>-3.96** (0.07)</w:t>
            </w:r>
          </w:p>
        </w:tc>
        <w:tc>
          <w:tcPr>
            <w:tcW w:w="516" w:type="pct"/>
            <w:tcBorders>
              <w:top w:val="single" w:sz="2" w:space="0" w:color="auto"/>
            </w:tcBorders>
          </w:tcPr>
          <w:p w14:paraId="0A6A7751" w14:textId="25A2D9B5" w:rsidR="00200323" w:rsidRPr="00FC150A" w:rsidRDefault="00200323" w:rsidP="00123E23">
            <w:pPr>
              <w:pStyle w:val="Compact"/>
              <w:rPr>
                <w:rFonts w:cs="Times New Roman"/>
              </w:rPr>
            </w:pPr>
            <w:r w:rsidRPr="00FC150A">
              <w:rPr>
                <w:rFonts w:cs="Times New Roman"/>
              </w:rPr>
              <w:t>-4.1</w:t>
            </w:r>
            <w:r w:rsidR="00372A39">
              <w:rPr>
                <w:rFonts w:cs="Times New Roman"/>
              </w:rPr>
              <w:t>0</w:t>
            </w:r>
            <w:r w:rsidRPr="00FC150A">
              <w:rPr>
                <w:rFonts w:cs="Times New Roman"/>
              </w:rPr>
              <w:t>** (0.08)</w:t>
            </w:r>
          </w:p>
        </w:tc>
        <w:tc>
          <w:tcPr>
            <w:tcW w:w="548" w:type="pct"/>
            <w:tcBorders>
              <w:top w:val="single" w:sz="2" w:space="0" w:color="auto"/>
            </w:tcBorders>
          </w:tcPr>
          <w:p w14:paraId="317027A2" w14:textId="77777777" w:rsidR="00200323" w:rsidRPr="00FC150A" w:rsidRDefault="00200323" w:rsidP="00123E23">
            <w:pPr>
              <w:pStyle w:val="Compact"/>
              <w:rPr>
                <w:rFonts w:cs="Times New Roman"/>
              </w:rPr>
            </w:pPr>
            <w:r w:rsidRPr="00FC150A">
              <w:rPr>
                <w:rFonts w:cs="Times New Roman"/>
              </w:rPr>
              <w:t>-4.28** (0.07)</w:t>
            </w:r>
          </w:p>
        </w:tc>
      </w:tr>
      <w:tr w:rsidR="00952C8B" w:rsidRPr="00FC150A" w14:paraId="12C626A4" w14:textId="77777777" w:rsidTr="00952C8B">
        <w:tc>
          <w:tcPr>
            <w:tcW w:w="839" w:type="pct"/>
          </w:tcPr>
          <w:p w14:paraId="2E271A8A" w14:textId="77777777" w:rsidR="00200323" w:rsidRPr="00FC150A" w:rsidRDefault="00200323" w:rsidP="00123E23">
            <w:pPr>
              <w:pStyle w:val="Compact"/>
              <w:rPr>
                <w:rFonts w:cs="Times New Roman"/>
              </w:rPr>
            </w:pPr>
            <w:r w:rsidRPr="00FC150A">
              <w:rPr>
                <w:rFonts w:cs="Times New Roman"/>
              </w:rPr>
              <w:t>Feedback</w:t>
            </w:r>
          </w:p>
        </w:tc>
        <w:tc>
          <w:tcPr>
            <w:tcW w:w="516" w:type="pct"/>
          </w:tcPr>
          <w:p w14:paraId="2D31E7EA" w14:textId="77777777" w:rsidR="00200323" w:rsidRPr="00FC150A" w:rsidRDefault="00200323" w:rsidP="00123E23">
            <w:pPr>
              <w:pStyle w:val="Compact"/>
              <w:rPr>
                <w:rFonts w:cs="Times New Roman"/>
              </w:rPr>
            </w:pPr>
            <w:r w:rsidRPr="00FC150A">
              <w:rPr>
                <w:rFonts w:cs="Times New Roman"/>
              </w:rPr>
              <w:t>0.01 (0.05)</w:t>
            </w:r>
          </w:p>
        </w:tc>
        <w:tc>
          <w:tcPr>
            <w:tcW w:w="484" w:type="pct"/>
          </w:tcPr>
          <w:p w14:paraId="6E9AD64B" w14:textId="77777777" w:rsidR="00200323" w:rsidRPr="00FC150A" w:rsidRDefault="00200323" w:rsidP="00123E23">
            <w:pPr>
              <w:pStyle w:val="Compact"/>
              <w:rPr>
                <w:rFonts w:cs="Times New Roman"/>
              </w:rPr>
            </w:pPr>
            <w:r w:rsidRPr="00FC150A">
              <w:rPr>
                <w:rFonts w:cs="Times New Roman"/>
              </w:rPr>
              <w:t>0.06 (0.04)</w:t>
            </w:r>
          </w:p>
        </w:tc>
        <w:tc>
          <w:tcPr>
            <w:tcW w:w="516" w:type="pct"/>
          </w:tcPr>
          <w:p w14:paraId="451BF6BA" w14:textId="77777777" w:rsidR="00200323" w:rsidRPr="00FC150A" w:rsidRDefault="00200323" w:rsidP="00123E23">
            <w:pPr>
              <w:pStyle w:val="Compact"/>
              <w:rPr>
                <w:rFonts w:cs="Times New Roman"/>
              </w:rPr>
            </w:pPr>
            <w:r w:rsidRPr="00FC150A">
              <w:rPr>
                <w:rFonts w:cs="Times New Roman"/>
              </w:rPr>
              <w:t>0.04 (0.06)</w:t>
            </w:r>
          </w:p>
        </w:tc>
        <w:tc>
          <w:tcPr>
            <w:tcW w:w="516" w:type="pct"/>
          </w:tcPr>
          <w:p w14:paraId="5CD52498"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77E9D20D"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602C4012"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1CA2DC6A" w14:textId="77777777" w:rsidR="00200323" w:rsidRPr="00FC150A" w:rsidRDefault="00200323" w:rsidP="00123E23">
            <w:pPr>
              <w:pStyle w:val="Compact"/>
              <w:rPr>
                <w:rFonts w:cs="Times New Roman"/>
              </w:rPr>
            </w:pPr>
            <w:r w:rsidRPr="00FC150A">
              <w:rPr>
                <w:rFonts w:cs="Times New Roman"/>
              </w:rPr>
              <w:t>0.02 (0.05)</w:t>
            </w:r>
          </w:p>
        </w:tc>
        <w:tc>
          <w:tcPr>
            <w:tcW w:w="548" w:type="pct"/>
          </w:tcPr>
          <w:p w14:paraId="2EEE9B3C" w14:textId="77777777" w:rsidR="00200323" w:rsidRPr="00FC150A" w:rsidRDefault="00200323" w:rsidP="00123E23">
            <w:pPr>
              <w:pStyle w:val="Compact"/>
              <w:rPr>
                <w:rFonts w:cs="Times New Roman"/>
              </w:rPr>
            </w:pPr>
            <w:r w:rsidRPr="00FC150A">
              <w:rPr>
                <w:rFonts w:cs="Times New Roman"/>
              </w:rPr>
              <w:t>-0.01 (0.05)</w:t>
            </w:r>
          </w:p>
        </w:tc>
      </w:tr>
      <w:tr w:rsidR="00952C8B" w:rsidRPr="00FC150A" w14:paraId="530A897D" w14:textId="77777777" w:rsidTr="00952C8B">
        <w:tc>
          <w:tcPr>
            <w:tcW w:w="839" w:type="pct"/>
          </w:tcPr>
          <w:p w14:paraId="56C50CE3" w14:textId="77777777" w:rsidR="00200323" w:rsidRPr="00FC150A" w:rsidRDefault="00200323" w:rsidP="00123E23">
            <w:pPr>
              <w:pStyle w:val="Compact"/>
              <w:rPr>
                <w:rFonts w:cs="Times New Roman"/>
              </w:rPr>
            </w:pPr>
            <w:r w:rsidRPr="00FC150A">
              <w:rPr>
                <w:rFonts w:cs="Times New Roman"/>
              </w:rPr>
              <w:t>Client baseline</w:t>
            </w:r>
          </w:p>
        </w:tc>
        <w:tc>
          <w:tcPr>
            <w:tcW w:w="516" w:type="pct"/>
          </w:tcPr>
          <w:p w14:paraId="608C39DA" w14:textId="77777777" w:rsidR="00200323" w:rsidRPr="00FC150A" w:rsidRDefault="00200323" w:rsidP="00123E23">
            <w:pPr>
              <w:pStyle w:val="Compact"/>
              <w:rPr>
                <w:rFonts w:cs="Times New Roman"/>
              </w:rPr>
            </w:pPr>
            <w:r w:rsidRPr="00FC150A">
              <w:rPr>
                <w:rFonts w:cs="Times New Roman"/>
              </w:rPr>
              <w:t>-0.66** (0.04)</w:t>
            </w:r>
          </w:p>
        </w:tc>
        <w:tc>
          <w:tcPr>
            <w:tcW w:w="484" w:type="pct"/>
          </w:tcPr>
          <w:p w14:paraId="7E9454C8" w14:textId="77777777" w:rsidR="00200323" w:rsidRPr="00FC150A" w:rsidRDefault="00200323" w:rsidP="00123E23">
            <w:pPr>
              <w:pStyle w:val="Compact"/>
              <w:rPr>
                <w:rFonts w:cs="Times New Roman"/>
              </w:rPr>
            </w:pPr>
            <w:r w:rsidRPr="00FC150A">
              <w:rPr>
                <w:rFonts w:cs="Times New Roman"/>
              </w:rPr>
              <w:t>-0.6** (0.03)</w:t>
            </w:r>
          </w:p>
        </w:tc>
        <w:tc>
          <w:tcPr>
            <w:tcW w:w="516" w:type="pct"/>
          </w:tcPr>
          <w:p w14:paraId="1B856EC6" w14:textId="77777777" w:rsidR="00200323" w:rsidRPr="00FC150A" w:rsidRDefault="00200323" w:rsidP="00123E23">
            <w:pPr>
              <w:pStyle w:val="Compact"/>
              <w:rPr>
                <w:rFonts w:cs="Times New Roman"/>
              </w:rPr>
            </w:pPr>
            <w:r w:rsidRPr="00FC150A">
              <w:rPr>
                <w:rFonts w:cs="Times New Roman"/>
              </w:rPr>
              <w:t>-0.63** (0.04)</w:t>
            </w:r>
          </w:p>
        </w:tc>
        <w:tc>
          <w:tcPr>
            <w:tcW w:w="516" w:type="pct"/>
          </w:tcPr>
          <w:p w14:paraId="68F76DFB" w14:textId="77777777" w:rsidR="00200323" w:rsidRPr="00FC150A" w:rsidRDefault="00200323" w:rsidP="00123E23">
            <w:pPr>
              <w:pStyle w:val="Compact"/>
              <w:rPr>
                <w:rFonts w:cs="Times New Roman"/>
              </w:rPr>
            </w:pPr>
            <w:r w:rsidRPr="00FC150A">
              <w:rPr>
                <w:rFonts w:cs="Times New Roman"/>
              </w:rPr>
              <w:t>-0.55** (0.03)</w:t>
            </w:r>
          </w:p>
        </w:tc>
        <w:tc>
          <w:tcPr>
            <w:tcW w:w="516" w:type="pct"/>
          </w:tcPr>
          <w:p w14:paraId="77431E08"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64E40FAA" w14:textId="77777777" w:rsidR="00200323" w:rsidRPr="00FC150A" w:rsidRDefault="00200323" w:rsidP="00123E23">
            <w:pPr>
              <w:pStyle w:val="Compact"/>
              <w:rPr>
                <w:rFonts w:cs="Times New Roman"/>
              </w:rPr>
            </w:pPr>
            <w:r w:rsidRPr="00FC150A">
              <w:rPr>
                <w:rFonts w:cs="Times New Roman"/>
              </w:rPr>
              <w:t>-0.41** (0.04)</w:t>
            </w:r>
          </w:p>
        </w:tc>
        <w:tc>
          <w:tcPr>
            <w:tcW w:w="516" w:type="pct"/>
          </w:tcPr>
          <w:p w14:paraId="1C39E937" w14:textId="77777777" w:rsidR="00200323" w:rsidRPr="00FC150A" w:rsidRDefault="00200323" w:rsidP="00123E23">
            <w:pPr>
              <w:pStyle w:val="Compact"/>
              <w:rPr>
                <w:rFonts w:cs="Times New Roman"/>
              </w:rPr>
            </w:pPr>
            <w:r w:rsidRPr="00FC150A">
              <w:rPr>
                <w:rFonts w:cs="Times New Roman"/>
              </w:rPr>
              <w:t>0.04 (0.04)</w:t>
            </w:r>
          </w:p>
        </w:tc>
        <w:tc>
          <w:tcPr>
            <w:tcW w:w="548" w:type="pct"/>
          </w:tcPr>
          <w:p w14:paraId="74B4B181" w14:textId="77777777" w:rsidR="00200323" w:rsidRPr="00FC150A" w:rsidRDefault="00200323" w:rsidP="00123E23">
            <w:pPr>
              <w:pStyle w:val="Compact"/>
              <w:rPr>
                <w:rFonts w:cs="Times New Roman"/>
              </w:rPr>
            </w:pPr>
            <w:r w:rsidRPr="00FC150A">
              <w:rPr>
                <w:rFonts w:cs="Times New Roman"/>
              </w:rPr>
              <w:t>-0.8** (0.04)</w:t>
            </w:r>
          </w:p>
        </w:tc>
      </w:tr>
      <w:tr w:rsidR="00952C8B" w:rsidRPr="00FC150A" w14:paraId="4EFFC046" w14:textId="77777777" w:rsidTr="00952C8B">
        <w:tc>
          <w:tcPr>
            <w:tcW w:w="839" w:type="pct"/>
          </w:tcPr>
          <w:p w14:paraId="56496257" w14:textId="77777777" w:rsidR="00200323" w:rsidRPr="00FC150A" w:rsidRDefault="00200323" w:rsidP="00123E23">
            <w:pPr>
              <w:pStyle w:val="Compact"/>
              <w:rPr>
                <w:rFonts w:cs="Times New Roman"/>
              </w:rPr>
            </w:pPr>
            <w:r w:rsidRPr="00FC150A">
              <w:rPr>
                <w:rFonts w:cs="Times New Roman"/>
              </w:rPr>
              <w:t>Center baseline</w:t>
            </w:r>
          </w:p>
        </w:tc>
        <w:tc>
          <w:tcPr>
            <w:tcW w:w="516" w:type="pct"/>
          </w:tcPr>
          <w:p w14:paraId="584E8CF4" w14:textId="77777777" w:rsidR="00200323" w:rsidRPr="00FC150A" w:rsidRDefault="00200323" w:rsidP="00123E23">
            <w:pPr>
              <w:pStyle w:val="Compact"/>
              <w:rPr>
                <w:rFonts w:cs="Times New Roman"/>
              </w:rPr>
            </w:pPr>
            <w:r w:rsidRPr="00FC150A">
              <w:rPr>
                <w:rFonts w:cs="Times New Roman"/>
              </w:rPr>
              <w:t>-0.05 (0.07)</w:t>
            </w:r>
          </w:p>
        </w:tc>
        <w:tc>
          <w:tcPr>
            <w:tcW w:w="484" w:type="pct"/>
          </w:tcPr>
          <w:p w14:paraId="58825550" w14:textId="77777777" w:rsidR="00200323" w:rsidRPr="00FC150A" w:rsidRDefault="00200323" w:rsidP="00123E23">
            <w:pPr>
              <w:pStyle w:val="Compact"/>
              <w:rPr>
                <w:rFonts w:cs="Times New Roman"/>
              </w:rPr>
            </w:pPr>
            <w:r w:rsidRPr="00FC150A">
              <w:rPr>
                <w:rFonts w:cs="Times New Roman"/>
              </w:rPr>
              <w:t>-0.03 (0.06)</w:t>
            </w:r>
          </w:p>
        </w:tc>
        <w:tc>
          <w:tcPr>
            <w:tcW w:w="516" w:type="pct"/>
          </w:tcPr>
          <w:p w14:paraId="1B0FD4C0" w14:textId="77777777" w:rsidR="00200323" w:rsidRPr="00FC150A" w:rsidRDefault="00200323" w:rsidP="00123E23">
            <w:pPr>
              <w:pStyle w:val="Compact"/>
              <w:rPr>
                <w:rFonts w:cs="Times New Roman"/>
              </w:rPr>
            </w:pPr>
            <w:r w:rsidRPr="00FC150A">
              <w:rPr>
                <w:rFonts w:cs="Times New Roman"/>
              </w:rPr>
              <w:t>-0.08 (0.06)</w:t>
            </w:r>
          </w:p>
        </w:tc>
        <w:tc>
          <w:tcPr>
            <w:tcW w:w="516" w:type="pct"/>
          </w:tcPr>
          <w:p w14:paraId="496198CD" w14:textId="77777777" w:rsidR="00200323" w:rsidRPr="00FC150A" w:rsidRDefault="00200323" w:rsidP="00123E23">
            <w:pPr>
              <w:pStyle w:val="Compact"/>
              <w:rPr>
                <w:rFonts w:cs="Times New Roman"/>
              </w:rPr>
            </w:pPr>
            <w:r w:rsidRPr="00FC150A">
              <w:rPr>
                <w:rFonts w:cs="Times New Roman"/>
              </w:rPr>
              <w:t>-0.01 (0.04)</w:t>
            </w:r>
          </w:p>
        </w:tc>
        <w:tc>
          <w:tcPr>
            <w:tcW w:w="516" w:type="pct"/>
          </w:tcPr>
          <w:p w14:paraId="402FBC27" w14:textId="77777777" w:rsidR="00200323" w:rsidRPr="00FC150A" w:rsidRDefault="00200323" w:rsidP="00123E23">
            <w:pPr>
              <w:pStyle w:val="Compact"/>
              <w:rPr>
                <w:rFonts w:cs="Times New Roman"/>
              </w:rPr>
            </w:pPr>
            <w:r w:rsidRPr="00FC150A">
              <w:rPr>
                <w:rFonts w:cs="Times New Roman"/>
              </w:rPr>
              <w:t>0.05 (0.05)</w:t>
            </w:r>
          </w:p>
        </w:tc>
        <w:tc>
          <w:tcPr>
            <w:tcW w:w="548" w:type="pct"/>
          </w:tcPr>
          <w:p w14:paraId="0251E92E" w14:textId="77777777" w:rsidR="00200323" w:rsidRPr="00FC150A" w:rsidRDefault="00200323" w:rsidP="00123E23">
            <w:pPr>
              <w:pStyle w:val="Compact"/>
              <w:rPr>
                <w:rFonts w:cs="Times New Roman"/>
              </w:rPr>
            </w:pPr>
            <w:r w:rsidRPr="00FC150A">
              <w:rPr>
                <w:rFonts w:cs="Times New Roman"/>
              </w:rPr>
              <w:t>-0.06 (0.06)</w:t>
            </w:r>
          </w:p>
        </w:tc>
        <w:tc>
          <w:tcPr>
            <w:tcW w:w="516" w:type="pct"/>
          </w:tcPr>
          <w:p w14:paraId="1B6B485B" w14:textId="77777777" w:rsidR="00200323" w:rsidRPr="00FC150A" w:rsidRDefault="00200323" w:rsidP="00123E23">
            <w:pPr>
              <w:pStyle w:val="Compact"/>
              <w:rPr>
                <w:rFonts w:cs="Times New Roman"/>
              </w:rPr>
            </w:pPr>
            <w:r w:rsidRPr="00FC150A">
              <w:rPr>
                <w:rFonts w:cs="Times New Roman"/>
              </w:rPr>
              <w:t>-0.09 (0.08)</w:t>
            </w:r>
          </w:p>
        </w:tc>
        <w:tc>
          <w:tcPr>
            <w:tcW w:w="548" w:type="pct"/>
          </w:tcPr>
          <w:p w14:paraId="7DC378D7" w14:textId="77777777" w:rsidR="00200323" w:rsidRPr="00FC150A" w:rsidRDefault="00200323" w:rsidP="00123E23">
            <w:pPr>
              <w:pStyle w:val="Compact"/>
              <w:rPr>
                <w:rFonts w:cs="Times New Roman"/>
              </w:rPr>
            </w:pPr>
            <w:r w:rsidRPr="00FC150A">
              <w:rPr>
                <w:rFonts w:cs="Times New Roman"/>
              </w:rPr>
              <w:t>0.15 (0.07)</w:t>
            </w:r>
          </w:p>
        </w:tc>
      </w:tr>
      <w:tr w:rsidR="00952C8B" w:rsidRPr="00FC150A" w14:paraId="20B11685" w14:textId="77777777" w:rsidTr="00952C8B">
        <w:tc>
          <w:tcPr>
            <w:tcW w:w="839" w:type="pct"/>
          </w:tcPr>
          <w:p w14:paraId="4480141F" w14:textId="77777777" w:rsidR="00200323" w:rsidRPr="00FC150A" w:rsidRDefault="00200323" w:rsidP="00123E23">
            <w:pPr>
              <w:pStyle w:val="Compact"/>
              <w:rPr>
                <w:rFonts w:cs="Times New Roman"/>
              </w:rPr>
            </w:pPr>
            <w:r w:rsidRPr="00FC150A">
              <w:rPr>
                <w:rFonts w:cs="Times New Roman"/>
              </w:rPr>
              <w:t>Client CCAPS frequency</w:t>
            </w:r>
          </w:p>
        </w:tc>
        <w:tc>
          <w:tcPr>
            <w:tcW w:w="516" w:type="pct"/>
          </w:tcPr>
          <w:p w14:paraId="0090C92D" w14:textId="77777777" w:rsidR="00200323" w:rsidRPr="00FC150A" w:rsidRDefault="00200323" w:rsidP="00123E23">
            <w:pPr>
              <w:pStyle w:val="Compact"/>
              <w:rPr>
                <w:rFonts w:cs="Times New Roman"/>
              </w:rPr>
            </w:pPr>
            <w:r w:rsidRPr="00FC150A">
              <w:rPr>
                <w:rFonts w:cs="Times New Roman"/>
              </w:rPr>
              <w:t>-0.06 (0.04)</w:t>
            </w:r>
          </w:p>
        </w:tc>
        <w:tc>
          <w:tcPr>
            <w:tcW w:w="484" w:type="pct"/>
          </w:tcPr>
          <w:p w14:paraId="4D8263A4"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1E356F6F" w14:textId="77777777" w:rsidR="00200323" w:rsidRPr="00FC150A" w:rsidRDefault="00200323" w:rsidP="00123E23">
            <w:pPr>
              <w:pStyle w:val="Compact"/>
              <w:rPr>
                <w:rFonts w:cs="Times New Roman"/>
              </w:rPr>
            </w:pPr>
            <w:r w:rsidRPr="00FC150A">
              <w:rPr>
                <w:rFonts w:cs="Times New Roman"/>
              </w:rPr>
              <w:t>-0.04 (0.05)</w:t>
            </w:r>
          </w:p>
        </w:tc>
        <w:tc>
          <w:tcPr>
            <w:tcW w:w="516" w:type="pct"/>
          </w:tcPr>
          <w:p w14:paraId="0300C700"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4FDEFE07"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38C420C5" w14:textId="77777777" w:rsidR="00200323" w:rsidRPr="00FC150A" w:rsidRDefault="00200323" w:rsidP="00123E23">
            <w:pPr>
              <w:pStyle w:val="Compact"/>
              <w:rPr>
                <w:rFonts w:cs="Times New Roman"/>
              </w:rPr>
            </w:pPr>
            <w:r w:rsidRPr="00FC150A">
              <w:rPr>
                <w:rFonts w:cs="Times New Roman"/>
              </w:rPr>
              <w:t>-0.1 (0.04)</w:t>
            </w:r>
          </w:p>
        </w:tc>
        <w:tc>
          <w:tcPr>
            <w:tcW w:w="516" w:type="pct"/>
          </w:tcPr>
          <w:p w14:paraId="572A0852" w14:textId="77777777" w:rsidR="00200323" w:rsidRPr="00FC150A" w:rsidRDefault="00200323" w:rsidP="00123E23">
            <w:pPr>
              <w:pStyle w:val="Compact"/>
              <w:rPr>
                <w:rFonts w:cs="Times New Roman"/>
              </w:rPr>
            </w:pPr>
            <w:r w:rsidRPr="00FC150A">
              <w:rPr>
                <w:rFonts w:cs="Times New Roman"/>
              </w:rPr>
              <w:t>-0.09 (0.04)</w:t>
            </w:r>
          </w:p>
        </w:tc>
        <w:tc>
          <w:tcPr>
            <w:tcW w:w="548" w:type="pct"/>
          </w:tcPr>
          <w:p w14:paraId="028E1B11" w14:textId="77777777" w:rsidR="00200323" w:rsidRPr="00FC150A" w:rsidRDefault="00200323" w:rsidP="00123E23">
            <w:pPr>
              <w:pStyle w:val="Compact"/>
              <w:rPr>
                <w:rFonts w:cs="Times New Roman"/>
              </w:rPr>
            </w:pPr>
            <w:r w:rsidRPr="00FC150A">
              <w:rPr>
                <w:rFonts w:cs="Times New Roman"/>
              </w:rPr>
              <w:t>-0.12* (0.04)</w:t>
            </w:r>
          </w:p>
        </w:tc>
      </w:tr>
      <w:tr w:rsidR="00952C8B" w:rsidRPr="00FC150A" w14:paraId="35C9E7E9" w14:textId="77777777" w:rsidTr="00952C8B">
        <w:tc>
          <w:tcPr>
            <w:tcW w:w="839" w:type="pct"/>
          </w:tcPr>
          <w:p w14:paraId="44B9C0C3" w14:textId="77777777" w:rsidR="00200323" w:rsidRPr="00FC150A" w:rsidRDefault="00200323" w:rsidP="00123E23">
            <w:pPr>
              <w:pStyle w:val="Compact"/>
              <w:rPr>
                <w:rFonts w:cs="Times New Roman"/>
              </w:rPr>
            </w:pPr>
            <w:r w:rsidRPr="00FC150A">
              <w:rPr>
                <w:rFonts w:cs="Times New Roman"/>
              </w:rPr>
              <w:t>Center CCAPS frequency</w:t>
            </w:r>
          </w:p>
        </w:tc>
        <w:tc>
          <w:tcPr>
            <w:tcW w:w="516" w:type="pct"/>
          </w:tcPr>
          <w:p w14:paraId="2524DE85" w14:textId="77777777" w:rsidR="00200323" w:rsidRPr="00FC150A" w:rsidRDefault="00200323" w:rsidP="00123E23">
            <w:pPr>
              <w:pStyle w:val="Compact"/>
              <w:rPr>
                <w:rFonts w:cs="Times New Roman"/>
              </w:rPr>
            </w:pPr>
            <w:r w:rsidRPr="00FC150A">
              <w:rPr>
                <w:rFonts w:cs="Times New Roman"/>
              </w:rPr>
              <w:t>-0.01 (0.06)</w:t>
            </w:r>
          </w:p>
        </w:tc>
        <w:tc>
          <w:tcPr>
            <w:tcW w:w="484" w:type="pct"/>
          </w:tcPr>
          <w:p w14:paraId="12795A74" w14:textId="77777777" w:rsidR="00200323" w:rsidRPr="00FC150A" w:rsidRDefault="00200323" w:rsidP="00123E23">
            <w:pPr>
              <w:pStyle w:val="Compact"/>
              <w:rPr>
                <w:rFonts w:cs="Times New Roman"/>
              </w:rPr>
            </w:pPr>
            <w:r w:rsidRPr="00FC150A">
              <w:rPr>
                <w:rFonts w:cs="Times New Roman"/>
              </w:rPr>
              <w:t>-0.02 (0.06)</w:t>
            </w:r>
          </w:p>
        </w:tc>
        <w:tc>
          <w:tcPr>
            <w:tcW w:w="516" w:type="pct"/>
          </w:tcPr>
          <w:p w14:paraId="548FC837" w14:textId="77777777" w:rsidR="00200323" w:rsidRPr="00FC150A" w:rsidRDefault="00200323" w:rsidP="00123E23">
            <w:pPr>
              <w:pStyle w:val="Compact"/>
              <w:rPr>
                <w:rFonts w:cs="Times New Roman"/>
              </w:rPr>
            </w:pPr>
            <w:r w:rsidRPr="00FC150A">
              <w:rPr>
                <w:rFonts w:cs="Times New Roman"/>
              </w:rPr>
              <w:t>0.06 (0.05)</w:t>
            </w:r>
          </w:p>
        </w:tc>
        <w:tc>
          <w:tcPr>
            <w:tcW w:w="516" w:type="pct"/>
          </w:tcPr>
          <w:p w14:paraId="2B00C90A"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582D3D0D" w14:textId="77777777" w:rsidR="00200323" w:rsidRPr="00FC150A" w:rsidRDefault="00200323" w:rsidP="00123E23">
            <w:pPr>
              <w:pStyle w:val="Compact"/>
              <w:rPr>
                <w:rFonts w:cs="Times New Roman"/>
              </w:rPr>
            </w:pPr>
            <w:r w:rsidRPr="00FC150A">
              <w:rPr>
                <w:rFonts w:cs="Times New Roman"/>
              </w:rPr>
              <w:t>0.01 (0.05)</w:t>
            </w:r>
          </w:p>
        </w:tc>
        <w:tc>
          <w:tcPr>
            <w:tcW w:w="548" w:type="pct"/>
          </w:tcPr>
          <w:p w14:paraId="5A8C134F" w14:textId="77777777" w:rsidR="00200323" w:rsidRPr="00FC150A" w:rsidRDefault="00200323" w:rsidP="00123E23">
            <w:pPr>
              <w:pStyle w:val="Compact"/>
              <w:rPr>
                <w:rFonts w:cs="Times New Roman"/>
              </w:rPr>
            </w:pPr>
            <w:r w:rsidRPr="00FC150A">
              <w:rPr>
                <w:rFonts w:cs="Times New Roman"/>
              </w:rPr>
              <w:t>0.00 (0.06)</w:t>
            </w:r>
          </w:p>
        </w:tc>
        <w:tc>
          <w:tcPr>
            <w:tcW w:w="516" w:type="pct"/>
          </w:tcPr>
          <w:p w14:paraId="4ACD93A4" w14:textId="77777777" w:rsidR="00200323" w:rsidRPr="00FC150A" w:rsidRDefault="00200323" w:rsidP="00123E23">
            <w:pPr>
              <w:pStyle w:val="Compact"/>
              <w:rPr>
                <w:rFonts w:cs="Times New Roman"/>
              </w:rPr>
            </w:pPr>
            <w:r w:rsidRPr="00FC150A">
              <w:rPr>
                <w:rFonts w:cs="Times New Roman"/>
              </w:rPr>
              <w:t>0.02 (0.07)</w:t>
            </w:r>
          </w:p>
        </w:tc>
        <w:tc>
          <w:tcPr>
            <w:tcW w:w="548" w:type="pct"/>
          </w:tcPr>
          <w:p w14:paraId="4BA5E187" w14:textId="77777777" w:rsidR="00200323" w:rsidRPr="00FC150A" w:rsidRDefault="00200323" w:rsidP="00123E23">
            <w:pPr>
              <w:pStyle w:val="Compact"/>
              <w:rPr>
                <w:rFonts w:cs="Times New Roman"/>
              </w:rPr>
            </w:pPr>
            <w:r w:rsidRPr="00FC150A">
              <w:rPr>
                <w:rFonts w:cs="Times New Roman"/>
              </w:rPr>
              <w:t>-0.07 (0.06)</w:t>
            </w:r>
          </w:p>
        </w:tc>
      </w:tr>
      <w:tr w:rsidR="00952C8B" w:rsidRPr="00FC150A" w14:paraId="7832613E" w14:textId="77777777" w:rsidTr="00952C8B">
        <w:tc>
          <w:tcPr>
            <w:tcW w:w="839" w:type="pct"/>
          </w:tcPr>
          <w:p w14:paraId="1DD2B6C1" w14:textId="77777777" w:rsidR="00200323" w:rsidRPr="00FC150A" w:rsidRDefault="00200323" w:rsidP="00123E23">
            <w:pPr>
              <w:pStyle w:val="Compact"/>
              <w:rPr>
                <w:rFonts w:cs="Times New Roman"/>
              </w:rPr>
            </w:pPr>
            <w:r w:rsidRPr="00FC150A">
              <w:rPr>
                <w:rFonts w:cs="Times New Roman"/>
              </w:rPr>
              <w:t>Client Appointment N</w:t>
            </w:r>
          </w:p>
        </w:tc>
        <w:tc>
          <w:tcPr>
            <w:tcW w:w="516" w:type="pct"/>
          </w:tcPr>
          <w:p w14:paraId="37B9CD2D" w14:textId="77777777" w:rsidR="00200323" w:rsidRPr="00FC150A" w:rsidRDefault="00200323" w:rsidP="00123E23">
            <w:pPr>
              <w:pStyle w:val="Compact"/>
              <w:rPr>
                <w:rFonts w:cs="Times New Roman"/>
              </w:rPr>
            </w:pPr>
            <w:r w:rsidRPr="00FC150A">
              <w:rPr>
                <w:rFonts w:cs="Times New Roman"/>
              </w:rPr>
              <w:t>0.19** (0.04)</w:t>
            </w:r>
          </w:p>
        </w:tc>
        <w:tc>
          <w:tcPr>
            <w:tcW w:w="484" w:type="pct"/>
          </w:tcPr>
          <w:p w14:paraId="6E0100A0" w14:textId="77777777" w:rsidR="00200323" w:rsidRPr="00FC150A" w:rsidRDefault="00200323" w:rsidP="00123E23">
            <w:pPr>
              <w:pStyle w:val="Compact"/>
              <w:rPr>
                <w:rFonts w:cs="Times New Roman"/>
              </w:rPr>
            </w:pPr>
            <w:r w:rsidRPr="00FC150A">
              <w:rPr>
                <w:rFonts w:cs="Times New Roman"/>
              </w:rPr>
              <w:t>0.17** (0.03)</w:t>
            </w:r>
          </w:p>
        </w:tc>
        <w:tc>
          <w:tcPr>
            <w:tcW w:w="516" w:type="pct"/>
          </w:tcPr>
          <w:p w14:paraId="3781ECB1" w14:textId="77777777" w:rsidR="00200323" w:rsidRPr="00FC150A" w:rsidRDefault="00200323" w:rsidP="00123E23">
            <w:pPr>
              <w:pStyle w:val="Compact"/>
              <w:rPr>
                <w:rFonts w:cs="Times New Roman"/>
              </w:rPr>
            </w:pPr>
            <w:r w:rsidRPr="00FC150A">
              <w:rPr>
                <w:rFonts w:cs="Times New Roman"/>
              </w:rPr>
              <w:t>0.21** (0.04)</w:t>
            </w:r>
          </w:p>
        </w:tc>
        <w:tc>
          <w:tcPr>
            <w:tcW w:w="516" w:type="pct"/>
          </w:tcPr>
          <w:p w14:paraId="0E6211CE" w14:textId="77777777" w:rsidR="00200323" w:rsidRPr="00FC150A" w:rsidRDefault="00200323" w:rsidP="00123E23">
            <w:pPr>
              <w:pStyle w:val="Compact"/>
              <w:rPr>
                <w:rFonts w:cs="Times New Roman"/>
              </w:rPr>
            </w:pPr>
            <w:r w:rsidRPr="00FC150A">
              <w:rPr>
                <w:rFonts w:cs="Times New Roman"/>
              </w:rPr>
              <w:t>0.28** (0.03)</w:t>
            </w:r>
          </w:p>
        </w:tc>
        <w:tc>
          <w:tcPr>
            <w:tcW w:w="516" w:type="pct"/>
          </w:tcPr>
          <w:p w14:paraId="6351B498" w14:textId="77777777" w:rsidR="00200323" w:rsidRPr="00FC150A" w:rsidRDefault="00200323" w:rsidP="00123E23">
            <w:pPr>
              <w:pStyle w:val="Compact"/>
              <w:rPr>
                <w:rFonts w:cs="Times New Roman"/>
              </w:rPr>
            </w:pPr>
            <w:r w:rsidRPr="00FC150A">
              <w:rPr>
                <w:rFonts w:cs="Times New Roman"/>
              </w:rPr>
              <w:t>0.17** (0.03)</w:t>
            </w:r>
          </w:p>
        </w:tc>
        <w:tc>
          <w:tcPr>
            <w:tcW w:w="548" w:type="pct"/>
          </w:tcPr>
          <w:p w14:paraId="508A243A" w14:textId="77777777" w:rsidR="00200323" w:rsidRPr="00FC150A" w:rsidRDefault="00200323" w:rsidP="00123E23">
            <w:pPr>
              <w:pStyle w:val="Compact"/>
              <w:rPr>
                <w:rFonts w:cs="Times New Roman"/>
              </w:rPr>
            </w:pPr>
            <w:r w:rsidRPr="00FC150A">
              <w:rPr>
                <w:rFonts w:cs="Times New Roman"/>
              </w:rPr>
              <w:t>0.14** (0.04)</w:t>
            </w:r>
          </w:p>
        </w:tc>
        <w:tc>
          <w:tcPr>
            <w:tcW w:w="516" w:type="pct"/>
          </w:tcPr>
          <w:p w14:paraId="5E9CAC52" w14:textId="4B7C312A" w:rsidR="00200323" w:rsidRPr="00FC150A" w:rsidRDefault="00200323" w:rsidP="00123E23">
            <w:pPr>
              <w:pStyle w:val="Compact"/>
              <w:rPr>
                <w:rFonts w:cs="Times New Roman"/>
              </w:rPr>
            </w:pPr>
            <w:r w:rsidRPr="00FC150A">
              <w:rPr>
                <w:rFonts w:cs="Times New Roman"/>
              </w:rPr>
              <w:t>0.1</w:t>
            </w:r>
            <w:r w:rsidR="00372A39">
              <w:rPr>
                <w:rFonts w:cs="Times New Roman"/>
              </w:rPr>
              <w:t>0</w:t>
            </w:r>
            <w:r w:rsidRPr="00FC150A">
              <w:rPr>
                <w:rFonts w:cs="Times New Roman"/>
              </w:rPr>
              <w:t xml:space="preserve"> (0.04)</w:t>
            </w:r>
          </w:p>
        </w:tc>
        <w:tc>
          <w:tcPr>
            <w:tcW w:w="548" w:type="pct"/>
          </w:tcPr>
          <w:p w14:paraId="3B8BAB2B" w14:textId="77777777" w:rsidR="00200323" w:rsidRPr="00FC150A" w:rsidRDefault="00200323" w:rsidP="00123E23">
            <w:pPr>
              <w:pStyle w:val="Compact"/>
              <w:rPr>
                <w:rFonts w:cs="Times New Roman"/>
              </w:rPr>
            </w:pPr>
            <w:r w:rsidRPr="00FC150A">
              <w:rPr>
                <w:rFonts w:cs="Times New Roman"/>
              </w:rPr>
              <w:t>0.18** (0.04)</w:t>
            </w:r>
          </w:p>
        </w:tc>
      </w:tr>
      <w:tr w:rsidR="00952C8B" w:rsidRPr="00FC150A" w14:paraId="57201947" w14:textId="77777777" w:rsidTr="00952C8B">
        <w:tc>
          <w:tcPr>
            <w:tcW w:w="839" w:type="pct"/>
          </w:tcPr>
          <w:p w14:paraId="3FC97272" w14:textId="77777777" w:rsidR="00200323" w:rsidRPr="00FC150A" w:rsidRDefault="00200323" w:rsidP="00123E23">
            <w:pPr>
              <w:pStyle w:val="Compact"/>
              <w:rPr>
                <w:rFonts w:cs="Times New Roman"/>
              </w:rPr>
            </w:pPr>
            <w:r w:rsidRPr="00FC150A">
              <w:rPr>
                <w:rFonts w:cs="Times New Roman"/>
              </w:rPr>
              <w:t>Center Appointment N</w:t>
            </w:r>
          </w:p>
        </w:tc>
        <w:tc>
          <w:tcPr>
            <w:tcW w:w="516" w:type="pct"/>
          </w:tcPr>
          <w:p w14:paraId="2E38610C" w14:textId="77777777" w:rsidR="00200323" w:rsidRPr="00FC150A" w:rsidRDefault="00200323" w:rsidP="00123E23">
            <w:pPr>
              <w:pStyle w:val="Compact"/>
              <w:rPr>
                <w:rFonts w:cs="Times New Roman"/>
              </w:rPr>
            </w:pPr>
            <w:r w:rsidRPr="00FC150A">
              <w:rPr>
                <w:rFonts w:cs="Times New Roman"/>
              </w:rPr>
              <w:t>-0.13 (0.07)</w:t>
            </w:r>
          </w:p>
        </w:tc>
        <w:tc>
          <w:tcPr>
            <w:tcW w:w="484" w:type="pct"/>
          </w:tcPr>
          <w:p w14:paraId="43EFD6D6" w14:textId="77777777" w:rsidR="00200323" w:rsidRPr="00FC150A" w:rsidRDefault="00200323" w:rsidP="00123E23">
            <w:pPr>
              <w:pStyle w:val="Compact"/>
              <w:rPr>
                <w:rFonts w:cs="Times New Roman"/>
              </w:rPr>
            </w:pPr>
            <w:r w:rsidRPr="00FC150A">
              <w:rPr>
                <w:rFonts w:cs="Times New Roman"/>
              </w:rPr>
              <w:t>0.05 (0.07)</w:t>
            </w:r>
          </w:p>
        </w:tc>
        <w:tc>
          <w:tcPr>
            <w:tcW w:w="516" w:type="pct"/>
          </w:tcPr>
          <w:p w14:paraId="6311A289" w14:textId="77777777" w:rsidR="00200323" w:rsidRPr="00FC150A" w:rsidRDefault="00200323" w:rsidP="00123E23">
            <w:pPr>
              <w:pStyle w:val="Compact"/>
              <w:rPr>
                <w:rFonts w:cs="Times New Roman"/>
              </w:rPr>
            </w:pPr>
            <w:r w:rsidRPr="00FC150A">
              <w:rPr>
                <w:rFonts w:cs="Times New Roman"/>
              </w:rPr>
              <w:t>-0.05 (0.07)</w:t>
            </w:r>
          </w:p>
        </w:tc>
        <w:tc>
          <w:tcPr>
            <w:tcW w:w="516" w:type="pct"/>
          </w:tcPr>
          <w:p w14:paraId="369556F5" w14:textId="77777777" w:rsidR="00200323" w:rsidRPr="00FC150A" w:rsidRDefault="00200323" w:rsidP="00123E23">
            <w:pPr>
              <w:pStyle w:val="Compact"/>
              <w:rPr>
                <w:rFonts w:cs="Times New Roman"/>
              </w:rPr>
            </w:pPr>
            <w:r w:rsidRPr="00FC150A">
              <w:rPr>
                <w:rFonts w:cs="Times New Roman"/>
              </w:rPr>
              <w:t>0.00 (0.04)</w:t>
            </w:r>
          </w:p>
        </w:tc>
        <w:tc>
          <w:tcPr>
            <w:tcW w:w="516" w:type="pct"/>
          </w:tcPr>
          <w:p w14:paraId="1A35D224" w14:textId="77777777" w:rsidR="00200323" w:rsidRPr="00FC150A" w:rsidRDefault="00200323" w:rsidP="00123E23">
            <w:pPr>
              <w:pStyle w:val="Compact"/>
              <w:rPr>
                <w:rFonts w:cs="Times New Roman"/>
              </w:rPr>
            </w:pPr>
            <w:r w:rsidRPr="00FC150A">
              <w:rPr>
                <w:rFonts w:cs="Times New Roman"/>
              </w:rPr>
              <w:t>-0.09 (0.06)</w:t>
            </w:r>
          </w:p>
        </w:tc>
        <w:tc>
          <w:tcPr>
            <w:tcW w:w="548" w:type="pct"/>
          </w:tcPr>
          <w:p w14:paraId="1DCB8074" w14:textId="77777777" w:rsidR="00200323" w:rsidRPr="00FC150A" w:rsidRDefault="00200323" w:rsidP="00123E23">
            <w:pPr>
              <w:pStyle w:val="Compact"/>
              <w:rPr>
                <w:rFonts w:cs="Times New Roman"/>
              </w:rPr>
            </w:pPr>
            <w:r w:rsidRPr="00FC150A">
              <w:rPr>
                <w:rFonts w:cs="Times New Roman"/>
              </w:rPr>
              <w:t>0.02 (0.07)</w:t>
            </w:r>
          </w:p>
        </w:tc>
        <w:tc>
          <w:tcPr>
            <w:tcW w:w="516" w:type="pct"/>
          </w:tcPr>
          <w:p w14:paraId="230B9FA9" w14:textId="77777777" w:rsidR="00200323" w:rsidRPr="00FC150A" w:rsidRDefault="00200323" w:rsidP="00123E23">
            <w:pPr>
              <w:pStyle w:val="Compact"/>
              <w:rPr>
                <w:rFonts w:cs="Times New Roman"/>
              </w:rPr>
            </w:pPr>
            <w:r w:rsidRPr="00FC150A">
              <w:rPr>
                <w:rFonts w:cs="Times New Roman"/>
              </w:rPr>
              <w:t>0.16 (0.08)</w:t>
            </w:r>
          </w:p>
        </w:tc>
        <w:tc>
          <w:tcPr>
            <w:tcW w:w="548" w:type="pct"/>
          </w:tcPr>
          <w:p w14:paraId="0FF8CEBE" w14:textId="77777777" w:rsidR="00200323" w:rsidRPr="00FC150A" w:rsidRDefault="00200323" w:rsidP="00123E23">
            <w:pPr>
              <w:pStyle w:val="Compact"/>
              <w:rPr>
                <w:rFonts w:cs="Times New Roman"/>
              </w:rPr>
            </w:pPr>
            <w:r w:rsidRPr="00FC150A">
              <w:rPr>
                <w:rFonts w:cs="Times New Roman"/>
              </w:rPr>
              <w:t>0.21* (0.07)</w:t>
            </w:r>
          </w:p>
        </w:tc>
      </w:tr>
      <w:tr w:rsidR="00952C8B" w:rsidRPr="00FC150A" w14:paraId="041D8335" w14:textId="77777777" w:rsidTr="00952C8B">
        <w:tc>
          <w:tcPr>
            <w:tcW w:w="839" w:type="pct"/>
          </w:tcPr>
          <w:p w14:paraId="057692DC" w14:textId="77777777" w:rsidR="00200323" w:rsidRPr="00FC150A" w:rsidRDefault="00200323" w:rsidP="00123E23">
            <w:pPr>
              <w:pStyle w:val="Compact"/>
              <w:rPr>
                <w:rFonts w:cs="Times New Roman"/>
              </w:rPr>
            </w:pPr>
            <w:r w:rsidRPr="00FC150A">
              <w:rPr>
                <w:rFonts w:cs="Times New Roman"/>
              </w:rPr>
              <w:t>Hospitalization</w:t>
            </w:r>
          </w:p>
        </w:tc>
        <w:tc>
          <w:tcPr>
            <w:tcW w:w="516" w:type="pct"/>
          </w:tcPr>
          <w:p w14:paraId="30ECC223" w14:textId="77777777" w:rsidR="00200323" w:rsidRPr="00FC150A" w:rsidRDefault="00200323" w:rsidP="00123E23">
            <w:pPr>
              <w:pStyle w:val="Compact"/>
              <w:rPr>
                <w:rFonts w:cs="Times New Roman"/>
              </w:rPr>
            </w:pPr>
            <w:r w:rsidRPr="00FC150A">
              <w:rPr>
                <w:rFonts w:cs="Times New Roman"/>
              </w:rPr>
              <w:t>0.18** (0.03)</w:t>
            </w:r>
          </w:p>
        </w:tc>
        <w:tc>
          <w:tcPr>
            <w:tcW w:w="484" w:type="pct"/>
          </w:tcPr>
          <w:p w14:paraId="05E085BF" w14:textId="77777777" w:rsidR="00200323" w:rsidRPr="00FC150A" w:rsidRDefault="00200323" w:rsidP="00123E23">
            <w:pPr>
              <w:pStyle w:val="Compact"/>
              <w:rPr>
                <w:rFonts w:cs="Times New Roman"/>
              </w:rPr>
            </w:pPr>
            <w:r w:rsidRPr="00FC150A">
              <w:rPr>
                <w:rFonts w:cs="Times New Roman"/>
              </w:rPr>
              <w:t>0.14** (0.03)</w:t>
            </w:r>
          </w:p>
        </w:tc>
        <w:tc>
          <w:tcPr>
            <w:tcW w:w="516" w:type="pct"/>
          </w:tcPr>
          <w:p w14:paraId="11779960" w14:textId="52A20E57" w:rsidR="00200323" w:rsidRPr="00FC150A" w:rsidRDefault="00200323" w:rsidP="00123E23">
            <w:pPr>
              <w:pStyle w:val="Compact"/>
              <w:rPr>
                <w:rFonts w:cs="Times New Roman"/>
              </w:rPr>
            </w:pPr>
            <w:r w:rsidRPr="00FC150A">
              <w:rPr>
                <w:rFonts w:cs="Times New Roman"/>
              </w:rPr>
              <w:t>0.1</w:t>
            </w:r>
            <w:r w:rsidR="00372A39">
              <w:rPr>
                <w:rFonts w:cs="Times New Roman"/>
              </w:rPr>
              <w:t>0</w:t>
            </w:r>
            <w:r w:rsidRPr="00FC150A">
              <w:rPr>
                <w:rFonts w:cs="Times New Roman"/>
              </w:rPr>
              <w:t>* (0.04)</w:t>
            </w:r>
          </w:p>
        </w:tc>
        <w:tc>
          <w:tcPr>
            <w:tcW w:w="516" w:type="pct"/>
          </w:tcPr>
          <w:p w14:paraId="3443B910" w14:textId="77777777" w:rsidR="00200323" w:rsidRPr="00FC150A" w:rsidRDefault="00200323" w:rsidP="00123E23">
            <w:pPr>
              <w:pStyle w:val="Compact"/>
              <w:rPr>
                <w:rFonts w:cs="Times New Roman"/>
              </w:rPr>
            </w:pPr>
            <w:r w:rsidRPr="00FC150A">
              <w:rPr>
                <w:rFonts w:cs="Times New Roman"/>
              </w:rPr>
              <w:t>0.15** (0.02)</w:t>
            </w:r>
          </w:p>
        </w:tc>
        <w:tc>
          <w:tcPr>
            <w:tcW w:w="516" w:type="pct"/>
          </w:tcPr>
          <w:p w14:paraId="251F75B4" w14:textId="77777777" w:rsidR="00200323" w:rsidRPr="00FC150A" w:rsidRDefault="00200323" w:rsidP="00123E23">
            <w:pPr>
              <w:pStyle w:val="Compact"/>
              <w:rPr>
                <w:rFonts w:cs="Times New Roman"/>
              </w:rPr>
            </w:pPr>
            <w:r w:rsidRPr="00FC150A">
              <w:rPr>
                <w:rFonts w:cs="Times New Roman"/>
              </w:rPr>
              <w:t>0.13** (0.02)</w:t>
            </w:r>
          </w:p>
        </w:tc>
        <w:tc>
          <w:tcPr>
            <w:tcW w:w="548" w:type="pct"/>
          </w:tcPr>
          <w:p w14:paraId="42F33A88" w14:textId="77777777" w:rsidR="00200323" w:rsidRPr="00FC150A" w:rsidRDefault="00200323" w:rsidP="00123E23">
            <w:pPr>
              <w:pStyle w:val="Compact"/>
              <w:rPr>
                <w:rFonts w:cs="Times New Roman"/>
              </w:rPr>
            </w:pPr>
            <w:r w:rsidRPr="00FC150A">
              <w:rPr>
                <w:rFonts w:cs="Times New Roman"/>
              </w:rPr>
              <w:t>0.16** (0.03)</w:t>
            </w:r>
          </w:p>
        </w:tc>
        <w:tc>
          <w:tcPr>
            <w:tcW w:w="516" w:type="pct"/>
          </w:tcPr>
          <w:p w14:paraId="08193978" w14:textId="77777777" w:rsidR="00200323" w:rsidRPr="00FC150A" w:rsidRDefault="00200323" w:rsidP="00123E23">
            <w:pPr>
              <w:pStyle w:val="Compact"/>
              <w:rPr>
                <w:rFonts w:cs="Times New Roman"/>
              </w:rPr>
            </w:pPr>
            <w:r w:rsidRPr="00FC150A">
              <w:rPr>
                <w:rFonts w:cs="Times New Roman"/>
              </w:rPr>
              <w:t>0.16** (0.03)</w:t>
            </w:r>
          </w:p>
        </w:tc>
        <w:tc>
          <w:tcPr>
            <w:tcW w:w="548" w:type="pct"/>
          </w:tcPr>
          <w:p w14:paraId="4ABE5DB3" w14:textId="77777777" w:rsidR="00200323" w:rsidRPr="00FC150A" w:rsidRDefault="00200323" w:rsidP="00123E23">
            <w:pPr>
              <w:pStyle w:val="Compact"/>
              <w:rPr>
                <w:rFonts w:cs="Times New Roman"/>
              </w:rPr>
            </w:pPr>
            <w:r w:rsidRPr="00FC150A">
              <w:rPr>
                <w:rFonts w:cs="Times New Roman"/>
              </w:rPr>
              <w:t>0.18** (0.03)</w:t>
            </w:r>
          </w:p>
        </w:tc>
      </w:tr>
      <w:tr w:rsidR="00952C8B" w:rsidRPr="00FC150A" w14:paraId="44D1A426" w14:textId="77777777" w:rsidTr="00952C8B">
        <w:tc>
          <w:tcPr>
            <w:tcW w:w="839" w:type="pct"/>
          </w:tcPr>
          <w:p w14:paraId="7B3F404C" w14:textId="77777777" w:rsidR="00200323" w:rsidRPr="00FC150A" w:rsidRDefault="00200323" w:rsidP="00123E23">
            <w:pPr>
              <w:pStyle w:val="Compact"/>
              <w:rPr>
                <w:rFonts w:cs="Times New Roman"/>
              </w:rPr>
            </w:pPr>
            <w:r w:rsidRPr="00FC150A">
              <w:rPr>
                <w:rFonts w:cs="Times New Roman"/>
              </w:rPr>
              <w:t>Feedback * Client baseline</w:t>
            </w:r>
          </w:p>
        </w:tc>
        <w:tc>
          <w:tcPr>
            <w:tcW w:w="516" w:type="pct"/>
          </w:tcPr>
          <w:p w14:paraId="44929EB7"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47DFBD1A"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6D667A7D" w14:textId="77777777" w:rsidR="00200323" w:rsidRPr="00FC150A" w:rsidRDefault="00200323" w:rsidP="00123E23">
            <w:pPr>
              <w:pStyle w:val="Compact"/>
              <w:rPr>
                <w:rFonts w:cs="Times New Roman"/>
              </w:rPr>
            </w:pPr>
            <w:r w:rsidRPr="00FC150A">
              <w:rPr>
                <w:rFonts w:cs="Times New Roman"/>
              </w:rPr>
              <w:t>0.05 (0.04)</w:t>
            </w:r>
          </w:p>
        </w:tc>
        <w:tc>
          <w:tcPr>
            <w:tcW w:w="516" w:type="pct"/>
          </w:tcPr>
          <w:p w14:paraId="0F760AC5"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3E87D6B2" w14:textId="77777777" w:rsidR="00200323" w:rsidRPr="00FC150A" w:rsidRDefault="00200323" w:rsidP="00123E23">
            <w:pPr>
              <w:pStyle w:val="Compact"/>
              <w:rPr>
                <w:rFonts w:cs="Times New Roman"/>
              </w:rPr>
            </w:pPr>
            <w:r w:rsidRPr="00FC150A">
              <w:rPr>
                <w:rFonts w:cs="Times New Roman"/>
              </w:rPr>
              <w:t>-0.02 (0.03)</w:t>
            </w:r>
          </w:p>
        </w:tc>
        <w:tc>
          <w:tcPr>
            <w:tcW w:w="548" w:type="pct"/>
          </w:tcPr>
          <w:p w14:paraId="7C444E2A"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6377A9DA" w14:textId="77777777" w:rsidR="00200323" w:rsidRPr="00FC150A" w:rsidRDefault="00200323" w:rsidP="00123E23">
            <w:pPr>
              <w:pStyle w:val="Compact"/>
              <w:rPr>
                <w:rFonts w:cs="Times New Roman"/>
              </w:rPr>
            </w:pPr>
            <w:r w:rsidRPr="00FC150A">
              <w:rPr>
                <w:rFonts w:cs="Times New Roman"/>
              </w:rPr>
              <w:t>0.07 (0.04)</w:t>
            </w:r>
          </w:p>
        </w:tc>
        <w:tc>
          <w:tcPr>
            <w:tcW w:w="548" w:type="pct"/>
          </w:tcPr>
          <w:p w14:paraId="00BBEF22" w14:textId="77777777" w:rsidR="00200323" w:rsidRPr="00FC150A" w:rsidRDefault="00200323" w:rsidP="00123E23">
            <w:pPr>
              <w:pStyle w:val="Compact"/>
              <w:rPr>
                <w:rFonts w:cs="Times New Roman"/>
              </w:rPr>
            </w:pPr>
            <w:r w:rsidRPr="00FC150A">
              <w:rPr>
                <w:rFonts w:cs="Times New Roman"/>
              </w:rPr>
              <w:t>0.04 (0.04)</w:t>
            </w:r>
          </w:p>
        </w:tc>
      </w:tr>
      <w:tr w:rsidR="00952C8B" w:rsidRPr="00FC150A" w14:paraId="5903B24B" w14:textId="77777777" w:rsidTr="00952C8B">
        <w:tc>
          <w:tcPr>
            <w:tcW w:w="839" w:type="pct"/>
          </w:tcPr>
          <w:p w14:paraId="39931382" w14:textId="77777777" w:rsidR="00200323" w:rsidRPr="00FC150A" w:rsidRDefault="00200323" w:rsidP="00123E23">
            <w:pPr>
              <w:pStyle w:val="Compact"/>
              <w:rPr>
                <w:rFonts w:cs="Times New Roman"/>
              </w:rPr>
            </w:pPr>
            <w:r w:rsidRPr="00FC150A">
              <w:rPr>
                <w:rFonts w:cs="Times New Roman"/>
              </w:rPr>
              <w:t>Feedback * Center baseline</w:t>
            </w:r>
          </w:p>
        </w:tc>
        <w:tc>
          <w:tcPr>
            <w:tcW w:w="516" w:type="pct"/>
          </w:tcPr>
          <w:p w14:paraId="5A602F07" w14:textId="77777777" w:rsidR="00200323" w:rsidRPr="00FC150A" w:rsidRDefault="00200323" w:rsidP="00123E23">
            <w:pPr>
              <w:pStyle w:val="Compact"/>
              <w:rPr>
                <w:rFonts w:cs="Times New Roman"/>
              </w:rPr>
            </w:pPr>
            <w:r w:rsidRPr="00FC150A">
              <w:rPr>
                <w:rFonts w:cs="Times New Roman"/>
              </w:rPr>
              <w:t>0.01 (0.05)</w:t>
            </w:r>
          </w:p>
        </w:tc>
        <w:tc>
          <w:tcPr>
            <w:tcW w:w="484" w:type="pct"/>
          </w:tcPr>
          <w:p w14:paraId="36F9005A"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098F4A40" w14:textId="77777777" w:rsidR="00200323" w:rsidRPr="00FC150A" w:rsidRDefault="00200323" w:rsidP="00123E23">
            <w:pPr>
              <w:pStyle w:val="Compact"/>
              <w:rPr>
                <w:rFonts w:cs="Times New Roman"/>
              </w:rPr>
            </w:pPr>
            <w:r w:rsidRPr="00FC150A">
              <w:rPr>
                <w:rFonts w:cs="Times New Roman"/>
              </w:rPr>
              <w:t>-0.08 (0.05)</w:t>
            </w:r>
          </w:p>
        </w:tc>
        <w:tc>
          <w:tcPr>
            <w:tcW w:w="516" w:type="pct"/>
          </w:tcPr>
          <w:p w14:paraId="59202CA6"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425DCD5F"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239C9306" w14:textId="77777777" w:rsidR="00200323" w:rsidRPr="00FC150A" w:rsidRDefault="00200323" w:rsidP="00123E23">
            <w:pPr>
              <w:pStyle w:val="Compact"/>
              <w:rPr>
                <w:rFonts w:cs="Times New Roman"/>
              </w:rPr>
            </w:pPr>
            <w:r w:rsidRPr="00FC150A">
              <w:rPr>
                <w:rFonts w:cs="Times New Roman"/>
              </w:rPr>
              <w:t>0.05 (0.04)</w:t>
            </w:r>
          </w:p>
        </w:tc>
        <w:tc>
          <w:tcPr>
            <w:tcW w:w="516" w:type="pct"/>
          </w:tcPr>
          <w:p w14:paraId="48C11B08" w14:textId="77777777" w:rsidR="00200323" w:rsidRPr="00FC150A" w:rsidRDefault="00200323" w:rsidP="00123E23">
            <w:pPr>
              <w:pStyle w:val="Compact"/>
              <w:rPr>
                <w:rFonts w:cs="Times New Roman"/>
              </w:rPr>
            </w:pPr>
            <w:r w:rsidRPr="00FC150A">
              <w:rPr>
                <w:rFonts w:cs="Times New Roman"/>
              </w:rPr>
              <w:t>0.03 (0.05)</w:t>
            </w:r>
          </w:p>
        </w:tc>
        <w:tc>
          <w:tcPr>
            <w:tcW w:w="548" w:type="pct"/>
          </w:tcPr>
          <w:p w14:paraId="3336D12E" w14:textId="77777777" w:rsidR="00200323" w:rsidRPr="00FC150A" w:rsidRDefault="00200323" w:rsidP="00123E23">
            <w:pPr>
              <w:pStyle w:val="Compact"/>
              <w:rPr>
                <w:rFonts w:cs="Times New Roman"/>
              </w:rPr>
            </w:pPr>
            <w:r w:rsidRPr="00FC150A">
              <w:rPr>
                <w:rFonts w:cs="Times New Roman"/>
              </w:rPr>
              <w:t>-0.01 (0.05)</w:t>
            </w:r>
          </w:p>
        </w:tc>
      </w:tr>
      <w:tr w:rsidR="00952C8B" w:rsidRPr="00FC150A" w14:paraId="0FE5364D" w14:textId="77777777" w:rsidTr="00952C8B">
        <w:tc>
          <w:tcPr>
            <w:tcW w:w="839" w:type="pct"/>
          </w:tcPr>
          <w:p w14:paraId="7DDBC640" w14:textId="77777777" w:rsidR="00200323" w:rsidRPr="00FC150A" w:rsidRDefault="00200323" w:rsidP="00123E23">
            <w:pPr>
              <w:pStyle w:val="Compact"/>
              <w:rPr>
                <w:rFonts w:cs="Times New Roman"/>
              </w:rPr>
            </w:pPr>
            <w:r w:rsidRPr="00FC150A">
              <w:rPr>
                <w:rFonts w:cs="Times New Roman"/>
              </w:rPr>
              <w:t>Feedback * Client CCAPS frequency</w:t>
            </w:r>
          </w:p>
        </w:tc>
        <w:tc>
          <w:tcPr>
            <w:tcW w:w="516" w:type="pct"/>
          </w:tcPr>
          <w:p w14:paraId="735191BD" w14:textId="77777777" w:rsidR="00200323" w:rsidRPr="00FC150A" w:rsidRDefault="00200323" w:rsidP="00123E23">
            <w:pPr>
              <w:pStyle w:val="Compact"/>
              <w:rPr>
                <w:rFonts w:cs="Times New Roman"/>
              </w:rPr>
            </w:pPr>
            <w:r w:rsidRPr="00FC150A">
              <w:rPr>
                <w:rFonts w:cs="Times New Roman"/>
              </w:rPr>
              <w:t>-0.02 (0.04)</w:t>
            </w:r>
          </w:p>
        </w:tc>
        <w:tc>
          <w:tcPr>
            <w:tcW w:w="484" w:type="pct"/>
          </w:tcPr>
          <w:p w14:paraId="1B50EFAE" w14:textId="77777777" w:rsidR="00200323" w:rsidRPr="00FC150A" w:rsidRDefault="00200323" w:rsidP="00123E23">
            <w:pPr>
              <w:pStyle w:val="Compact"/>
              <w:rPr>
                <w:rFonts w:cs="Times New Roman"/>
              </w:rPr>
            </w:pPr>
            <w:r w:rsidRPr="00FC150A">
              <w:rPr>
                <w:rFonts w:cs="Times New Roman"/>
              </w:rPr>
              <w:t>0.03 (0.03)</w:t>
            </w:r>
          </w:p>
        </w:tc>
        <w:tc>
          <w:tcPr>
            <w:tcW w:w="516" w:type="pct"/>
          </w:tcPr>
          <w:p w14:paraId="0B07AEF8"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40D021E2"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0BB0A103"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121DB5A0"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18CD842F" w14:textId="77777777" w:rsidR="00200323" w:rsidRPr="00FC150A" w:rsidRDefault="00200323" w:rsidP="00123E23">
            <w:pPr>
              <w:pStyle w:val="Compact"/>
              <w:rPr>
                <w:rFonts w:cs="Times New Roman"/>
              </w:rPr>
            </w:pPr>
            <w:r w:rsidRPr="00FC150A">
              <w:rPr>
                <w:rFonts w:cs="Times New Roman"/>
              </w:rPr>
              <w:t>0.01 (0.04)</w:t>
            </w:r>
          </w:p>
        </w:tc>
        <w:tc>
          <w:tcPr>
            <w:tcW w:w="548" w:type="pct"/>
          </w:tcPr>
          <w:p w14:paraId="1F54B660" w14:textId="77777777" w:rsidR="00200323" w:rsidRPr="00FC150A" w:rsidRDefault="00200323" w:rsidP="00123E23">
            <w:pPr>
              <w:pStyle w:val="Compact"/>
              <w:rPr>
                <w:rFonts w:cs="Times New Roman"/>
              </w:rPr>
            </w:pPr>
            <w:r w:rsidRPr="00FC150A">
              <w:rPr>
                <w:rFonts w:cs="Times New Roman"/>
              </w:rPr>
              <w:t>-0.02 (0.04)</w:t>
            </w:r>
          </w:p>
        </w:tc>
      </w:tr>
      <w:tr w:rsidR="00952C8B" w:rsidRPr="00FC150A" w14:paraId="58FE3BE9" w14:textId="77777777" w:rsidTr="00952C8B">
        <w:tc>
          <w:tcPr>
            <w:tcW w:w="839" w:type="pct"/>
          </w:tcPr>
          <w:p w14:paraId="6760EF01" w14:textId="77777777" w:rsidR="00200323" w:rsidRPr="00FC150A" w:rsidRDefault="00200323" w:rsidP="00123E23">
            <w:pPr>
              <w:pStyle w:val="Compact"/>
              <w:rPr>
                <w:rFonts w:cs="Times New Roman"/>
              </w:rPr>
            </w:pPr>
            <w:r w:rsidRPr="00FC150A">
              <w:rPr>
                <w:rFonts w:cs="Times New Roman"/>
              </w:rPr>
              <w:t>Feedback * Center CCAPS frequency</w:t>
            </w:r>
          </w:p>
        </w:tc>
        <w:tc>
          <w:tcPr>
            <w:tcW w:w="516" w:type="pct"/>
          </w:tcPr>
          <w:p w14:paraId="0CBDDAB3"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6A7BB6A1" w14:textId="77777777" w:rsidR="00200323" w:rsidRPr="00FC150A" w:rsidRDefault="00200323" w:rsidP="00123E23">
            <w:pPr>
              <w:pStyle w:val="Compact"/>
              <w:rPr>
                <w:rFonts w:cs="Times New Roman"/>
              </w:rPr>
            </w:pPr>
            <w:r w:rsidRPr="00FC150A">
              <w:rPr>
                <w:rFonts w:cs="Times New Roman"/>
              </w:rPr>
              <w:t>0.03 (0.03)</w:t>
            </w:r>
          </w:p>
        </w:tc>
        <w:tc>
          <w:tcPr>
            <w:tcW w:w="516" w:type="pct"/>
          </w:tcPr>
          <w:p w14:paraId="271A21C5"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308E4FE5"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5E9BC90D"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197CCECB" w14:textId="77777777" w:rsidR="00200323" w:rsidRPr="00FC150A" w:rsidRDefault="00200323" w:rsidP="00123E23">
            <w:pPr>
              <w:pStyle w:val="Compact"/>
              <w:rPr>
                <w:rFonts w:cs="Times New Roman"/>
              </w:rPr>
            </w:pPr>
            <w:r w:rsidRPr="00FC150A">
              <w:rPr>
                <w:rFonts w:cs="Times New Roman"/>
              </w:rPr>
              <w:t>-0.01 (0.04)</w:t>
            </w:r>
          </w:p>
        </w:tc>
        <w:tc>
          <w:tcPr>
            <w:tcW w:w="516" w:type="pct"/>
          </w:tcPr>
          <w:p w14:paraId="6415F7C4" w14:textId="77777777" w:rsidR="00200323" w:rsidRPr="00FC150A" w:rsidRDefault="00200323" w:rsidP="00123E23">
            <w:pPr>
              <w:pStyle w:val="Compact"/>
              <w:rPr>
                <w:rFonts w:cs="Times New Roman"/>
              </w:rPr>
            </w:pPr>
            <w:r w:rsidRPr="00FC150A">
              <w:rPr>
                <w:rFonts w:cs="Times New Roman"/>
              </w:rPr>
              <w:t>-0.02 (0.04)</w:t>
            </w:r>
          </w:p>
        </w:tc>
        <w:tc>
          <w:tcPr>
            <w:tcW w:w="548" w:type="pct"/>
          </w:tcPr>
          <w:p w14:paraId="39CF18FC" w14:textId="77777777" w:rsidR="00200323" w:rsidRPr="00FC150A" w:rsidRDefault="00200323" w:rsidP="00123E23">
            <w:pPr>
              <w:pStyle w:val="Compact"/>
              <w:rPr>
                <w:rFonts w:cs="Times New Roman"/>
              </w:rPr>
            </w:pPr>
            <w:r w:rsidRPr="00FC150A">
              <w:rPr>
                <w:rFonts w:cs="Times New Roman"/>
              </w:rPr>
              <w:t>-0.03 (0.04)</w:t>
            </w:r>
          </w:p>
        </w:tc>
      </w:tr>
      <w:tr w:rsidR="00952C8B" w:rsidRPr="00FC150A" w14:paraId="3CDBA1F7" w14:textId="77777777" w:rsidTr="00952C8B">
        <w:tc>
          <w:tcPr>
            <w:tcW w:w="839" w:type="pct"/>
          </w:tcPr>
          <w:p w14:paraId="2C4D349C" w14:textId="77777777" w:rsidR="00200323" w:rsidRPr="00FC150A" w:rsidRDefault="00200323" w:rsidP="00123E23">
            <w:pPr>
              <w:pStyle w:val="Compact"/>
              <w:rPr>
                <w:rFonts w:cs="Times New Roman"/>
              </w:rPr>
            </w:pPr>
            <w:r w:rsidRPr="00FC150A">
              <w:rPr>
                <w:rFonts w:cs="Times New Roman"/>
              </w:rPr>
              <w:t>Feedback * Client Appointment N</w:t>
            </w:r>
          </w:p>
        </w:tc>
        <w:tc>
          <w:tcPr>
            <w:tcW w:w="516" w:type="pct"/>
          </w:tcPr>
          <w:p w14:paraId="28E80BC8"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6918B997" w14:textId="77777777" w:rsidR="00200323" w:rsidRPr="00FC150A" w:rsidRDefault="00200323" w:rsidP="00123E23">
            <w:pPr>
              <w:pStyle w:val="Compact"/>
              <w:rPr>
                <w:rFonts w:cs="Times New Roman"/>
              </w:rPr>
            </w:pPr>
            <w:r w:rsidRPr="00FC150A">
              <w:rPr>
                <w:rFonts w:cs="Times New Roman"/>
              </w:rPr>
              <w:t>-0.04 (0.03)</w:t>
            </w:r>
          </w:p>
        </w:tc>
        <w:tc>
          <w:tcPr>
            <w:tcW w:w="516" w:type="pct"/>
          </w:tcPr>
          <w:p w14:paraId="7494D010"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0BFED978" w14:textId="77777777" w:rsidR="00200323" w:rsidRPr="00FC150A" w:rsidRDefault="00200323" w:rsidP="00123E23">
            <w:pPr>
              <w:pStyle w:val="Compact"/>
              <w:rPr>
                <w:rFonts w:cs="Times New Roman"/>
              </w:rPr>
            </w:pPr>
            <w:r w:rsidRPr="00FC150A">
              <w:rPr>
                <w:rFonts w:cs="Times New Roman"/>
              </w:rPr>
              <w:t>0.02 (0.03)</w:t>
            </w:r>
          </w:p>
        </w:tc>
        <w:tc>
          <w:tcPr>
            <w:tcW w:w="516" w:type="pct"/>
          </w:tcPr>
          <w:p w14:paraId="4AE99A8C"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7EDAD169"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2BA0A035" w14:textId="77777777" w:rsidR="00200323" w:rsidRPr="00FC150A" w:rsidRDefault="00200323" w:rsidP="00123E23">
            <w:pPr>
              <w:pStyle w:val="Compact"/>
              <w:rPr>
                <w:rFonts w:cs="Times New Roman"/>
              </w:rPr>
            </w:pPr>
            <w:r w:rsidRPr="00FC150A">
              <w:rPr>
                <w:rFonts w:cs="Times New Roman"/>
              </w:rPr>
              <w:t>-0.01 (0.04)</w:t>
            </w:r>
          </w:p>
        </w:tc>
        <w:tc>
          <w:tcPr>
            <w:tcW w:w="548" w:type="pct"/>
          </w:tcPr>
          <w:p w14:paraId="4C2EDCDB" w14:textId="77777777" w:rsidR="00200323" w:rsidRPr="00FC150A" w:rsidRDefault="00200323" w:rsidP="00123E23">
            <w:pPr>
              <w:pStyle w:val="Compact"/>
              <w:rPr>
                <w:rFonts w:cs="Times New Roman"/>
              </w:rPr>
            </w:pPr>
            <w:r w:rsidRPr="00FC150A">
              <w:rPr>
                <w:rFonts w:cs="Times New Roman"/>
              </w:rPr>
              <w:t>-0.01 (0.04)</w:t>
            </w:r>
          </w:p>
        </w:tc>
      </w:tr>
      <w:tr w:rsidR="00952C8B" w:rsidRPr="00FC150A" w14:paraId="7360F5D6" w14:textId="77777777" w:rsidTr="00952C8B">
        <w:tc>
          <w:tcPr>
            <w:tcW w:w="839" w:type="pct"/>
          </w:tcPr>
          <w:p w14:paraId="50E1437E" w14:textId="77777777" w:rsidR="00200323" w:rsidRPr="00FC150A" w:rsidRDefault="00200323" w:rsidP="00123E23">
            <w:pPr>
              <w:pStyle w:val="Compact"/>
              <w:rPr>
                <w:rFonts w:cs="Times New Roman"/>
              </w:rPr>
            </w:pPr>
            <w:r w:rsidRPr="00FC150A">
              <w:rPr>
                <w:rFonts w:cs="Times New Roman"/>
              </w:rPr>
              <w:t>Feedback * Center Appointment N</w:t>
            </w:r>
          </w:p>
        </w:tc>
        <w:tc>
          <w:tcPr>
            <w:tcW w:w="516" w:type="pct"/>
          </w:tcPr>
          <w:p w14:paraId="6CE70C8A" w14:textId="77777777" w:rsidR="00200323" w:rsidRPr="00FC150A" w:rsidRDefault="00200323" w:rsidP="00123E23">
            <w:pPr>
              <w:pStyle w:val="Compact"/>
              <w:rPr>
                <w:rFonts w:cs="Times New Roman"/>
              </w:rPr>
            </w:pPr>
            <w:r w:rsidRPr="00FC150A">
              <w:rPr>
                <w:rFonts w:cs="Times New Roman"/>
              </w:rPr>
              <w:t>-0.09 (0.04)</w:t>
            </w:r>
          </w:p>
        </w:tc>
        <w:tc>
          <w:tcPr>
            <w:tcW w:w="484" w:type="pct"/>
          </w:tcPr>
          <w:p w14:paraId="76D90D2E" w14:textId="77777777" w:rsidR="00200323" w:rsidRPr="00FC150A" w:rsidRDefault="00200323" w:rsidP="00123E23">
            <w:pPr>
              <w:pStyle w:val="Compact"/>
              <w:rPr>
                <w:rFonts w:cs="Times New Roman"/>
              </w:rPr>
            </w:pPr>
            <w:r w:rsidRPr="00FC150A">
              <w:rPr>
                <w:rFonts w:cs="Times New Roman"/>
              </w:rPr>
              <w:t>0.06 (0.04)</w:t>
            </w:r>
          </w:p>
        </w:tc>
        <w:tc>
          <w:tcPr>
            <w:tcW w:w="516" w:type="pct"/>
          </w:tcPr>
          <w:p w14:paraId="7FDB9212" w14:textId="77777777" w:rsidR="00200323" w:rsidRPr="00FC150A" w:rsidRDefault="00200323" w:rsidP="00123E23">
            <w:pPr>
              <w:pStyle w:val="Compact"/>
              <w:rPr>
                <w:rFonts w:cs="Times New Roman"/>
              </w:rPr>
            </w:pPr>
            <w:r w:rsidRPr="00FC150A">
              <w:rPr>
                <w:rFonts w:cs="Times New Roman"/>
              </w:rPr>
              <w:t>-0.01 (0.05)</w:t>
            </w:r>
          </w:p>
        </w:tc>
        <w:tc>
          <w:tcPr>
            <w:tcW w:w="516" w:type="pct"/>
          </w:tcPr>
          <w:p w14:paraId="257FC031"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30FCD0D3" w14:textId="77777777" w:rsidR="00200323" w:rsidRPr="00FC150A" w:rsidRDefault="00200323" w:rsidP="00123E23">
            <w:pPr>
              <w:pStyle w:val="Compact"/>
              <w:rPr>
                <w:rFonts w:cs="Times New Roman"/>
              </w:rPr>
            </w:pPr>
            <w:r w:rsidRPr="00FC150A">
              <w:rPr>
                <w:rFonts w:cs="Times New Roman"/>
              </w:rPr>
              <w:t>0.06 (0.04)</w:t>
            </w:r>
          </w:p>
        </w:tc>
        <w:tc>
          <w:tcPr>
            <w:tcW w:w="548" w:type="pct"/>
          </w:tcPr>
          <w:p w14:paraId="6DE3EAE4" w14:textId="77777777" w:rsidR="00200323" w:rsidRPr="00FC150A" w:rsidRDefault="00200323" w:rsidP="00123E23">
            <w:pPr>
              <w:pStyle w:val="Compact"/>
              <w:rPr>
                <w:rFonts w:cs="Times New Roman"/>
              </w:rPr>
            </w:pPr>
            <w:r w:rsidRPr="00FC150A">
              <w:rPr>
                <w:rFonts w:cs="Times New Roman"/>
              </w:rPr>
              <w:t>0.04 (0.05)</w:t>
            </w:r>
          </w:p>
        </w:tc>
        <w:tc>
          <w:tcPr>
            <w:tcW w:w="516" w:type="pct"/>
          </w:tcPr>
          <w:p w14:paraId="5BB72E87" w14:textId="77777777" w:rsidR="00200323" w:rsidRPr="00FC150A" w:rsidRDefault="00200323" w:rsidP="00123E23">
            <w:pPr>
              <w:pStyle w:val="Compact"/>
              <w:rPr>
                <w:rFonts w:cs="Times New Roman"/>
              </w:rPr>
            </w:pPr>
            <w:r w:rsidRPr="00FC150A">
              <w:rPr>
                <w:rFonts w:cs="Times New Roman"/>
              </w:rPr>
              <w:t>-0.12 (0.05)</w:t>
            </w:r>
          </w:p>
        </w:tc>
        <w:tc>
          <w:tcPr>
            <w:tcW w:w="548" w:type="pct"/>
          </w:tcPr>
          <w:p w14:paraId="1D80DB12" w14:textId="77777777" w:rsidR="00200323" w:rsidRPr="00FC150A" w:rsidRDefault="00200323" w:rsidP="00123E23">
            <w:pPr>
              <w:pStyle w:val="Compact"/>
              <w:rPr>
                <w:rFonts w:cs="Times New Roman"/>
              </w:rPr>
            </w:pPr>
            <w:r w:rsidRPr="00FC150A">
              <w:rPr>
                <w:rFonts w:cs="Times New Roman"/>
              </w:rPr>
              <w:t>0.06 (0.05)</w:t>
            </w:r>
          </w:p>
        </w:tc>
      </w:tr>
      <w:tr w:rsidR="00952C8B" w:rsidRPr="00FC150A" w14:paraId="595EC6B7" w14:textId="77777777" w:rsidTr="00952C8B">
        <w:tc>
          <w:tcPr>
            <w:tcW w:w="839" w:type="pct"/>
            <w:tcBorders>
              <w:bottom w:val="single" w:sz="4" w:space="0" w:color="auto"/>
            </w:tcBorders>
          </w:tcPr>
          <w:p w14:paraId="69C40AB3" w14:textId="77777777" w:rsidR="00200323" w:rsidRPr="00FC150A" w:rsidRDefault="00200323" w:rsidP="00123E23">
            <w:pPr>
              <w:pStyle w:val="Compact"/>
              <w:rPr>
                <w:rFonts w:cs="Times New Roman"/>
              </w:rPr>
            </w:pPr>
            <w:r w:rsidRPr="00FC150A">
              <w:rPr>
                <w:rFonts w:cs="Times New Roman"/>
              </w:rPr>
              <w:t>Feedback * Hospitalization</w:t>
            </w:r>
          </w:p>
        </w:tc>
        <w:tc>
          <w:tcPr>
            <w:tcW w:w="516" w:type="pct"/>
            <w:tcBorders>
              <w:bottom w:val="single" w:sz="4" w:space="0" w:color="auto"/>
            </w:tcBorders>
          </w:tcPr>
          <w:p w14:paraId="20DB6DE4" w14:textId="77777777" w:rsidR="00200323" w:rsidRPr="00FC150A" w:rsidRDefault="00200323" w:rsidP="00123E23">
            <w:pPr>
              <w:pStyle w:val="Compact"/>
              <w:rPr>
                <w:rFonts w:cs="Times New Roman"/>
              </w:rPr>
            </w:pPr>
            <w:r w:rsidRPr="00FC150A">
              <w:rPr>
                <w:rFonts w:cs="Times New Roman"/>
              </w:rPr>
              <w:t>0.02 (0.03)</w:t>
            </w:r>
          </w:p>
        </w:tc>
        <w:tc>
          <w:tcPr>
            <w:tcW w:w="484" w:type="pct"/>
            <w:tcBorders>
              <w:bottom w:val="single" w:sz="4" w:space="0" w:color="auto"/>
            </w:tcBorders>
          </w:tcPr>
          <w:p w14:paraId="1D1376C8" w14:textId="77777777" w:rsidR="00200323" w:rsidRPr="00FC150A" w:rsidRDefault="00200323" w:rsidP="00123E23">
            <w:pPr>
              <w:pStyle w:val="Compact"/>
              <w:rPr>
                <w:rFonts w:cs="Times New Roman"/>
              </w:rPr>
            </w:pPr>
            <w:r w:rsidRPr="00FC150A">
              <w:rPr>
                <w:rFonts w:cs="Times New Roman"/>
              </w:rPr>
              <w:t>-0.02 (0.03)</w:t>
            </w:r>
          </w:p>
        </w:tc>
        <w:tc>
          <w:tcPr>
            <w:tcW w:w="516" w:type="pct"/>
            <w:tcBorders>
              <w:bottom w:val="single" w:sz="4" w:space="0" w:color="auto"/>
            </w:tcBorders>
          </w:tcPr>
          <w:p w14:paraId="0EC09DEB" w14:textId="77777777" w:rsidR="00200323" w:rsidRPr="00FC150A" w:rsidRDefault="00200323" w:rsidP="00123E23">
            <w:pPr>
              <w:pStyle w:val="Compact"/>
              <w:rPr>
                <w:rFonts w:cs="Times New Roman"/>
              </w:rPr>
            </w:pPr>
            <w:r w:rsidRPr="00FC150A">
              <w:rPr>
                <w:rFonts w:cs="Times New Roman"/>
              </w:rPr>
              <w:t>0.02 (0.04)</w:t>
            </w:r>
          </w:p>
        </w:tc>
        <w:tc>
          <w:tcPr>
            <w:tcW w:w="516" w:type="pct"/>
            <w:tcBorders>
              <w:bottom w:val="single" w:sz="4" w:space="0" w:color="auto"/>
            </w:tcBorders>
          </w:tcPr>
          <w:p w14:paraId="0E76E9E2" w14:textId="77777777" w:rsidR="00200323" w:rsidRPr="00FC150A" w:rsidRDefault="00200323" w:rsidP="00123E23">
            <w:pPr>
              <w:pStyle w:val="Compact"/>
              <w:rPr>
                <w:rFonts w:cs="Times New Roman"/>
              </w:rPr>
            </w:pPr>
            <w:r w:rsidRPr="00FC150A">
              <w:rPr>
                <w:rFonts w:cs="Times New Roman"/>
              </w:rPr>
              <w:t>0.01 (0.02)</w:t>
            </w:r>
          </w:p>
        </w:tc>
        <w:tc>
          <w:tcPr>
            <w:tcW w:w="516" w:type="pct"/>
            <w:tcBorders>
              <w:bottom w:val="single" w:sz="4" w:space="0" w:color="auto"/>
            </w:tcBorders>
          </w:tcPr>
          <w:p w14:paraId="02F74EB5" w14:textId="77777777" w:rsidR="00200323" w:rsidRPr="00FC150A" w:rsidRDefault="00200323" w:rsidP="00123E23">
            <w:pPr>
              <w:pStyle w:val="Compact"/>
              <w:rPr>
                <w:rFonts w:cs="Times New Roman"/>
              </w:rPr>
            </w:pPr>
            <w:r w:rsidRPr="00FC150A">
              <w:rPr>
                <w:rFonts w:cs="Times New Roman"/>
              </w:rPr>
              <w:t>0.02 (0.02)</w:t>
            </w:r>
          </w:p>
        </w:tc>
        <w:tc>
          <w:tcPr>
            <w:tcW w:w="548" w:type="pct"/>
            <w:tcBorders>
              <w:bottom w:val="single" w:sz="4" w:space="0" w:color="auto"/>
            </w:tcBorders>
          </w:tcPr>
          <w:p w14:paraId="649333CB" w14:textId="77777777" w:rsidR="00200323" w:rsidRPr="00FC150A" w:rsidRDefault="00200323" w:rsidP="00123E23">
            <w:pPr>
              <w:pStyle w:val="Compact"/>
              <w:rPr>
                <w:rFonts w:cs="Times New Roman"/>
              </w:rPr>
            </w:pPr>
            <w:r w:rsidRPr="00FC150A">
              <w:rPr>
                <w:rFonts w:cs="Times New Roman"/>
              </w:rPr>
              <w:t>-0.02 (0.03)</w:t>
            </w:r>
          </w:p>
        </w:tc>
        <w:tc>
          <w:tcPr>
            <w:tcW w:w="516" w:type="pct"/>
            <w:tcBorders>
              <w:bottom w:val="single" w:sz="4" w:space="0" w:color="auto"/>
            </w:tcBorders>
          </w:tcPr>
          <w:p w14:paraId="7E36DBDF" w14:textId="77777777" w:rsidR="00200323" w:rsidRPr="00FC150A" w:rsidRDefault="00200323" w:rsidP="00123E23">
            <w:pPr>
              <w:pStyle w:val="Compact"/>
              <w:rPr>
                <w:rFonts w:cs="Times New Roman"/>
              </w:rPr>
            </w:pPr>
            <w:r w:rsidRPr="00FC150A">
              <w:rPr>
                <w:rFonts w:cs="Times New Roman"/>
              </w:rPr>
              <w:t>-0.03 (0.03)</w:t>
            </w:r>
          </w:p>
        </w:tc>
        <w:tc>
          <w:tcPr>
            <w:tcW w:w="548" w:type="pct"/>
            <w:tcBorders>
              <w:bottom w:val="single" w:sz="4" w:space="0" w:color="auto"/>
            </w:tcBorders>
          </w:tcPr>
          <w:p w14:paraId="199DE4CA" w14:textId="77777777" w:rsidR="00200323" w:rsidRPr="00FC150A" w:rsidRDefault="00200323" w:rsidP="00123E23">
            <w:pPr>
              <w:pStyle w:val="Compact"/>
              <w:rPr>
                <w:rFonts w:cs="Times New Roman"/>
              </w:rPr>
            </w:pPr>
            <w:r w:rsidRPr="00FC150A">
              <w:rPr>
                <w:rFonts w:cs="Times New Roman"/>
              </w:rPr>
              <w:t>0.01 (0.03)</w:t>
            </w:r>
          </w:p>
        </w:tc>
      </w:tr>
      <w:tr w:rsidR="00952C8B" w:rsidRPr="00FC150A" w14:paraId="5927A291" w14:textId="77777777" w:rsidTr="00952C8B">
        <w:tc>
          <w:tcPr>
            <w:tcW w:w="839" w:type="pct"/>
            <w:tcBorders>
              <w:top w:val="single" w:sz="4" w:space="0" w:color="auto"/>
              <w:bottom w:val="single" w:sz="4" w:space="0" w:color="auto"/>
            </w:tcBorders>
          </w:tcPr>
          <w:p w14:paraId="23FA3033" w14:textId="77777777" w:rsidR="00200323" w:rsidRPr="00FC150A" w:rsidRDefault="00200323" w:rsidP="00123E23">
            <w:pPr>
              <w:pStyle w:val="Compact"/>
              <w:rPr>
                <w:rFonts w:cs="Times New Roman"/>
              </w:rPr>
            </w:pPr>
            <w:r w:rsidRPr="00FC150A">
              <w:rPr>
                <w:rFonts w:cs="Times New Roman"/>
              </w:rPr>
              <w:t>Intercept variance</w:t>
            </w:r>
          </w:p>
        </w:tc>
        <w:tc>
          <w:tcPr>
            <w:tcW w:w="516" w:type="pct"/>
            <w:tcBorders>
              <w:top w:val="single" w:sz="4" w:space="0" w:color="auto"/>
              <w:bottom w:val="single" w:sz="4" w:space="0" w:color="auto"/>
            </w:tcBorders>
          </w:tcPr>
          <w:p w14:paraId="5017E693" w14:textId="77777777" w:rsidR="00200323" w:rsidRPr="00FC150A" w:rsidRDefault="00200323" w:rsidP="00123E23">
            <w:pPr>
              <w:pStyle w:val="Compact"/>
              <w:rPr>
                <w:rFonts w:cs="Times New Roman"/>
              </w:rPr>
            </w:pPr>
            <w:r w:rsidRPr="00FC150A">
              <w:rPr>
                <w:rFonts w:cs="Times New Roman"/>
              </w:rPr>
              <w:t>0.31</w:t>
            </w:r>
          </w:p>
        </w:tc>
        <w:tc>
          <w:tcPr>
            <w:tcW w:w="484" w:type="pct"/>
            <w:tcBorders>
              <w:top w:val="single" w:sz="4" w:space="0" w:color="auto"/>
              <w:bottom w:val="single" w:sz="4" w:space="0" w:color="auto"/>
            </w:tcBorders>
          </w:tcPr>
          <w:p w14:paraId="3FF56B45" w14:textId="77777777" w:rsidR="00200323" w:rsidRPr="00FC150A" w:rsidRDefault="00200323" w:rsidP="00123E23">
            <w:pPr>
              <w:pStyle w:val="Compact"/>
              <w:rPr>
                <w:rFonts w:cs="Times New Roman"/>
              </w:rPr>
            </w:pPr>
            <w:r w:rsidRPr="00FC150A">
              <w:rPr>
                <w:rFonts w:cs="Times New Roman"/>
              </w:rPr>
              <w:t>0.3</w:t>
            </w:r>
          </w:p>
        </w:tc>
        <w:tc>
          <w:tcPr>
            <w:tcW w:w="516" w:type="pct"/>
            <w:tcBorders>
              <w:top w:val="single" w:sz="4" w:space="0" w:color="auto"/>
              <w:bottom w:val="single" w:sz="4" w:space="0" w:color="auto"/>
            </w:tcBorders>
          </w:tcPr>
          <w:p w14:paraId="4521160D" w14:textId="77777777" w:rsidR="00200323" w:rsidRPr="00FC150A" w:rsidRDefault="00200323" w:rsidP="00123E23">
            <w:pPr>
              <w:pStyle w:val="Compact"/>
              <w:rPr>
                <w:rFonts w:cs="Times New Roman"/>
              </w:rPr>
            </w:pPr>
            <w:r w:rsidRPr="00FC150A">
              <w:rPr>
                <w:rFonts w:cs="Times New Roman"/>
              </w:rPr>
              <w:t>0.23</w:t>
            </w:r>
          </w:p>
        </w:tc>
        <w:tc>
          <w:tcPr>
            <w:tcW w:w="516" w:type="pct"/>
            <w:tcBorders>
              <w:top w:val="single" w:sz="4" w:space="0" w:color="auto"/>
              <w:bottom w:val="single" w:sz="4" w:space="0" w:color="auto"/>
            </w:tcBorders>
          </w:tcPr>
          <w:p w14:paraId="2157BE5A" w14:textId="77777777" w:rsidR="00200323" w:rsidRPr="00FC150A" w:rsidRDefault="00200323" w:rsidP="00123E23">
            <w:pPr>
              <w:pStyle w:val="Compact"/>
              <w:rPr>
                <w:rFonts w:cs="Times New Roman"/>
              </w:rPr>
            </w:pPr>
            <w:r w:rsidRPr="00FC150A">
              <w:rPr>
                <w:rFonts w:cs="Times New Roman"/>
              </w:rPr>
              <w:t>0.19</w:t>
            </w:r>
          </w:p>
        </w:tc>
        <w:tc>
          <w:tcPr>
            <w:tcW w:w="516" w:type="pct"/>
            <w:tcBorders>
              <w:top w:val="single" w:sz="4" w:space="0" w:color="auto"/>
              <w:bottom w:val="single" w:sz="4" w:space="0" w:color="auto"/>
            </w:tcBorders>
          </w:tcPr>
          <w:p w14:paraId="3E2E3D11" w14:textId="77777777" w:rsidR="00200323" w:rsidRPr="00FC150A" w:rsidRDefault="00200323" w:rsidP="00123E23">
            <w:pPr>
              <w:pStyle w:val="Compact"/>
              <w:rPr>
                <w:rFonts w:cs="Times New Roman"/>
              </w:rPr>
            </w:pPr>
            <w:r w:rsidRPr="00FC150A">
              <w:rPr>
                <w:rFonts w:cs="Times New Roman"/>
              </w:rPr>
              <w:t>0.25</w:t>
            </w:r>
          </w:p>
        </w:tc>
        <w:tc>
          <w:tcPr>
            <w:tcW w:w="548" w:type="pct"/>
            <w:tcBorders>
              <w:top w:val="single" w:sz="4" w:space="0" w:color="auto"/>
              <w:bottom w:val="single" w:sz="4" w:space="0" w:color="auto"/>
            </w:tcBorders>
          </w:tcPr>
          <w:p w14:paraId="0EE97BC3" w14:textId="77777777" w:rsidR="00200323" w:rsidRPr="00FC150A" w:rsidRDefault="00200323" w:rsidP="00123E23">
            <w:pPr>
              <w:pStyle w:val="Compact"/>
              <w:rPr>
                <w:rFonts w:cs="Times New Roman"/>
              </w:rPr>
            </w:pPr>
            <w:r w:rsidRPr="00FC150A">
              <w:rPr>
                <w:rFonts w:cs="Times New Roman"/>
              </w:rPr>
              <w:t>0.35</w:t>
            </w:r>
          </w:p>
        </w:tc>
        <w:tc>
          <w:tcPr>
            <w:tcW w:w="516" w:type="pct"/>
            <w:tcBorders>
              <w:top w:val="single" w:sz="4" w:space="0" w:color="auto"/>
              <w:bottom w:val="single" w:sz="4" w:space="0" w:color="auto"/>
            </w:tcBorders>
          </w:tcPr>
          <w:p w14:paraId="2E3D9F5D" w14:textId="77777777" w:rsidR="00200323" w:rsidRPr="00FC150A" w:rsidRDefault="00200323" w:rsidP="00123E23">
            <w:pPr>
              <w:pStyle w:val="Compact"/>
              <w:rPr>
                <w:rFonts w:cs="Times New Roman"/>
              </w:rPr>
            </w:pPr>
            <w:r w:rsidRPr="00FC150A">
              <w:rPr>
                <w:rFonts w:cs="Times New Roman"/>
              </w:rPr>
              <w:t>0.42</w:t>
            </w:r>
          </w:p>
        </w:tc>
        <w:tc>
          <w:tcPr>
            <w:tcW w:w="548" w:type="pct"/>
            <w:tcBorders>
              <w:top w:val="single" w:sz="4" w:space="0" w:color="auto"/>
              <w:bottom w:val="single" w:sz="4" w:space="0" w:color="auto"/>
            </w:tcBorders>
          </w:tcPr>
          <w:p w14:paraId="0D177D1E" w14:textId="77777777" w:rsidR="00200323" w:rsidRPr="00FC150A" w:rsidRDefault="00200323" w:rsidP="00123E23">
            <w:pPr>
              <w:pStyle w:val="Compact"/>
              <w:rPr>
                <w:rFonts w:cs="Times New Roman"/>
              </w:rPr>
            </w:pPr>
            <w:r w:rsidRPr="00FC150A">
              <w:rPr>
                <w:rFonts w:cs="Times New Roman"/>
              </w:rPr>
              <w:t>0.27</w:t>
            </w:r>
          </w:p>
        </w:tc>
      </w:tr>
      <w:tr w:rsidR="00952C8B" w:rsidRPr="00FC150A" w14:paraId="046E0853" w14:textId="77777777" w:rsidTr="00952C8B">
        <w:tc>
          <w:tcPr>
            <w:tcW w:w="839" w:type="pct"/>
            <w:tcBorders>
              <w:top w:val="single" w:sz="4" w:space="0" w:color="auto"/>
            </w:tcBorders>
          </w:tcPr>
          <w:p w14:paraId="60947721" w14:textId="77777777" w:rsidR="00200323" w:rsidRPr="00FC150A" w:rsidRDefault="00200323" w:rsidP="00123E23">
            <w:pPr>
              <w:pStyle w:val="Compact"/>
              <w:rPr>
                <w:rFonts w:cs="Times New Roman"/>
              </w:rPr>
            </w:pPr>
            <w:r w:rsidRPr="00FC150A">
              <w:rPr>
                <w:rFonts w:cs="Times New Roman"/>
              </w:rPr>
              <w:t>Center N</w:t>
            </w:r>
          </w:p>
        </w:tc>
        <w:tc>
          <w:tcPr>
            <w:tcW w:w="516" w:type="pct"/>
            <w:tcBorders>
              <w:top w:val="single" w:sz="4" w:space="0" w:color="auto"/>
            </w:tcBorders>
          </w:tcPr>
          <w:p w14:paraId="3AAB20C1" w14:textId="77777777" w:rsidR="00200323" w:rsidRPr="00FC150A" w:rsidRDefault="00200323" w:rsidP="00123E23">
            <w:pPr>
              <w:pStyle w:val="Compact"/>
              <w:rPr>
                <w:rFonts w:cs="Times New Roman"/>
              </w:rPr>
            </w:pPr>
            <w:r w:rsidRPr="00FC150A">
              <w:rPr>
                <w:rFonts w:cs="Times New Roman"/>
              </w:rPr>
              <w:t>71</w:t>
            </w:r>
          </w:p>
        </w:tc>
        <w:tc>
          <w:tcPr>
            <w:tcW w:w="484" w:type="pct"/>
            <w:tcBorders>
              <w:top w:val="single" w:sz="4" w:space="0" w:color="auto"/>
            </w:tcBorders>
          </w:tcPr>
          <w:p w14:paraId="521457F1"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717E8B7E"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1EBA63E6"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6F974399" w14:textId="77777777" w:rsidR="00200323" w:rsidRPr="00FC150A" w:rsidRDefault="00200323" w:rsidP="00123E23">
            <w:pPr>
              <w:pStyle w:val="Compact"/>
              <w:rPr>
                <w:rFonts w:cs="Times New Roman"/>
              </w:rPr>
            </w:pPr>
            <w:r w:rsidRPr="00FC150A">
              <w:rPr>
                <w:rFonts w:cs="Times New Roman"/>
              </w:rPr>
              <w:t>71</w:t>
            </w:r>
          </w:p>
        </w:tc>
        <w:tc>
          <w:tcPr>
            <w:tcW w:w="548" w:type="pct"/>
            <w:tcBorders>
              <w:top w:val="single" w:sz="4" w:space="0" w:color="auto"/>
            </w:tcBorders>
          </w:tcPr>
          <w:p w14:paraId="190924A5"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0ECF7C53" w14:textId="77777777" w:rsidR="00200323" w:rsidRPr="00FC150A" w:rsidRDefault="00200323" w:rsidP="00123E23">
            <w:pPr>
              <w:pStyle w:val="Compact"/>
              <w:rPr>
                <w:rFonts w:cs="Times New Roman"/>
              </w:rPr>
            </w:pPr>
            <w:r w:rsidRPr="00FC150A">
              <w:rPr>
                <w:rFonts w:cs="Times New Roman"/>
              </w:rPr>
              <w:t>71</w:t>
            </w:r>
          </w:p>
        </w:tc>
        <w:tc>
          <w:tcPr>
            <w:tcW w:w="548" w:type="pct"/>
            <w:tcBorders>
              <w:top w:val="single" w:sz="4" w:space="0" w:color="auto"/>
            </w:tcBorders>
          </w:tcPr>
          <w:p w14:paraId="48E14056" w14:textId="77777777" w:rsidR="00200323" w:rsidRPr="00FC150A" w:rsidRDefault="00200323" w:rsidP="00123E23">
            <w:pPr>
              <w:pStyle w:val="Compact"/>
              <w:rPr>
                <w:rFonts w:cs="Times New Roman"/>
              </w:rPr>
            </w:pPr>
            <w:r w:rsidRPr="00FC150A">
              <w:rPr>
                <w:rFonts w:cs="Times New Roman"/>
              </w:rPr>
              <w:t>71</w:t>
            </w:r>
          </w:p>
        </w:tc>
      </w:tr>
      <w:tr w:rsidR="00952C8B" w:rsidRPr="00FC150A" w14:paraId="12FA2ACF" w14:textId="77777777" w:rsidTr="00952C8B">
        <w:tc>
          <w:tcPr>
            <w:tcW w:w="839" w:type="pct"/>
            <w:tcBorders>
              <w:bottom w:val="single" w:sz="4" w:space="0" w:color="auto"/>
            </w:tcBorders>
          </w:tcPr>
          <w:p w14:paraId="0C420CE8" w14:textId="77777777" w:rsidR="00200323" w:rsidRPr="00FC150A" w:rsidRDefault="00200323" w:rsidP="00123E23">
            <w:pPr>
              <w:pStyle w:val="Compact"/>
              <w:rPr>
                <w:rFonts w:cs="Times New Roman"/>
              </w:rPr>
            </w:pPr>
            <w:r w:rsidRPr="00FC150A">
              <w:rPr>
                <w:rFonts w:cs="Times New Roman"/>
              </w:rPr>
              <w:t>Client N</w:t>
            </w:r>
          </w:p>
        </w:tc>
        <w:tc>
          <w:tcPr>
            <w:tcW w:w="516" w:type="pct"/>
            <w:tcBorders>
              <w:bottom w:val="single" w:sz="4" w:space="0" w:color="auto"/>
            </w:tcBorders>
          </w:tcPr>
          <w:p w14:paraId="5CF5CEF6" w14:textId="77777777" w:rsidR="00200323" w:rsidRPr="00FC150A" w:rsidRDefault="00200323" w:rsidP="00123E23">
            <w:pPr>
              <w:pStyle w:val="Compact"/>
              <w:rPr>
                <w:rFonts w:cs="Times New Roman"/>
              </w:rPr>
            </w:pPr>
            <w:r w:rsidRPr="00FC150A">
              <w:rPr>
                <w:rFonts w:cs="Times New Roman"/>
              </w:rPr>
              <w:t>33191</w:t>
            </w:r>
          </w:p>
        </w:tc>
        <w:tc>
          <w:tcPr>
            <w:tcW w:w="484" w:type="pct"/>
            <w:tcBorders>
              <w:bottom w:val="single" w:sz="4" w:space="0" w:color="auto"/>
            </w:tcBorders>
          </w:tcPr>
          <w:p w14:paraId="5D11936C" w14:textId="77777777" w:rsidR="00200323" w:rsidRPr="00FC150A" w:rsidRDefault="00200323" w:rsidP="00123E23">
            <w:pPr>
              <w:pStyle w:val="Compact"/>
              <w:rPr>
                <w:rFonts w:cs="Times New Roman"/>
              </w:rPr>
            </w:pPr>
            <w:r w:rsidRPr="00FC150A">
              <w:rPr>
                <w:rFonts w:cs="Times New Roman"/>
              </w:rPr>
              <w:t>30756</w:t>
            </w:r>
          </w:p>
        </w:tc>
        <w:tc>
          <w:tcPr>
            <w:tcW w:w="516" w:type="pct"/>
            <w:tcBorders>
              <w:bottom w:val="single" w:sz="4" w:space="0" w:color="auto"/>
            </w:tcBorders>
          </w:tcPr>
          <w:p w14:paraId="06519132" w14:textId="77777777" w:rsidR="00200323" w:rsidRPr="00FC150A" w:rsidRDefault="00200323" w:rsidP="00123E23">
            <w:pPr>
              <w:pStyle w:val="Compact"/>
              <w:rPr>
                <w:rFonts w:cs="Times New Roman"/>
              </w:rPr>
            </w:pPr>
            <w:r w:rsidRPr="00FC150A">
              <w:rPr>
                <w:rFonts w:cs="Times New Roman"/>
              </w:rPr>
              <w:t>29432</w:t>
            </w:r>
          </w:p>
        </w:tc>
        <w:tc>
          <w:tcPr>
            <w:tcW w:w="516" w:type="pct"/>
            <w:tcBorders>
              <w:bottom w:val="single" w:sz="4" w:space="0" w:color="auto"/>
            </w:tcBorders>
          </w:tcPr>
          <w:p w14:paraId="023BE16B" w14:textId="77777777" w:rsidR="00200323" w:rsidRPr="00FC150A" w:rsidRDefault="00200323" w:rsidP="00123E23">
            <w:pPr>
              <w:pStyle w:val="Compact"/>
              <w:rPr>
                <w:rFonts w:cs="Times New Roman"/>
              </w:rPr>
            </w:pPr>
            <w:r w:rsidRPr="00FC150A">
              <w:rPr>
                <w:rFonts w:cs="Times New Roman"/>
              </w:rPr>
              <w:t>27861</w:t>
            </w:r>
          </w:p>
        </w:tc>
        <w:tc>
          <w:tcPr>
            <w:tcW w:w="516" w:type="pct"/>
            <w:tcBorders>
              <w:bottom w:val="single" w:sz="4" w:space="0" w:color="auto"/>
            </w:tcBorders>
          </w:tcPr>
          <w:p w14:paraId="4E436677" w14:textId="77777777" w:rsidR="00200323" w:rsidRPr="00FC150A" w:rsidRDefault="00200323" w:rsidP="00123E23">
            <w:pPr>
              <w:pStyle w:val="Compact"/>
              <w:rPr>
                <w:rFonts w:cs="Times New Roman"/>
              </w:rPr>
            </w:pPr>
            <w:r w:rsidRPr="00FC150A">
              <w:rPr>
                <w:rFonts w:cs="Times New Roman"/>
              </w:rPr>
              <w:t>35366</w:t>
            </w:r>
          </w:p>
        </w:tc>
        <w:tc>
          <w:tcPr>
            <w:tcW w:w="548" w:type="pct"/>
            <w:tcBorders>
              <w:bottom w:val="single" w:sz="4" w:space="0" w:color="auto"/>
            </w:tcBorders>
          </w:tcPr>
          <w:p w14:paraId="0ABEBD9A" w14:textId="77777777" w:rsidR="00200323" w:rsidRPr="00FC150A" w:rsidRDefault="00200323" w:rsidP="00123E23">
            <w:pPr>
              <w:pStyle w:val="Compact"/>
              <w:rPr>
                <w:rFonts w:cs="Times New Roman"/>
              </w:rPr>
            </w:pPr>
            <w:r w:rsidRPr="00FC150A">
              <w:rPr>
                <w:rFonts w:cs="Times New Roman"/>
              </w:rPr>
              <w:t>38685</w:t>
            </w:r>
          </w:p>
        </w:tc>
        <w:tc>
          <w:tcPr>
            <w:tcW w:w="516" w:type="pct"/>
            <w:tcBorders>
              <w:bottom w:val="single" w:sz="4" w:space="0" w:color="auto"/>
            </w:tcBorders>
          </w:tcPr>
          <w:p w14:paraId="527C634F" w14:textId="77777777" w:rsidR="00200323" w:rsidRPr="00FC150A" w:rsidRDefault="00200323" w:rsidP="00123E23">
            <w:pPr>
              <w:pStyle w:val="Compact"/>
              <w:rPr>
                <w:rFonts w:cs="Times New Roman"/>
              </w:rPr>
            </w:pPr>
            <w:r w:rsidRPr="00FC150A">
              <w:rPr>
                <w:rFonts w:cs="Times New Roman"/>
              </w:rPr>
              <w:t>38337</w:t>
            </w:r>
          </w:p>
        </w:tc>
        <w:tc>
          <w:tcPr>
            <w:tcW w:w="548" w:type="pct"/>
            <w:tcBorders>
              <w:bottom w:val="single" w:sz="4" w:space="0" w:color="auto"/>
            </w:tcBorders>
          </w:tcPr>
          <w:p w14:paraId="08FAA78B" w14:textId="77777777" w:rsidR="00200323" w:rsidRPr="00FC150A" w:rsidRDefault="00200323" w:rsidP="00123E23">
            <w:pPr>
              <w:pStyle w:val="Compact"/>
              <w:rPr>
                <w:rFonts w:cs="Times New Roman"/>
              </w:rPr>
            </w:pPr>
            <w:r w:rsidRPr="00FC150A">
              <w:rPr>
                <w:rFonts w:cs="Times New Roman"/>
              </w:rPr>
              <w:t>38070</w:t>
            </w:r>
          </w:p>
        </w:tc>
      </w:tr>
      <w:tr w:rsidR="00952C8B" w:rsidRPr="00FC150A" w14:paraId="2CCBD149" w14:textId="77777777" w:rsidTr="00952C8B">
        <w:tc>
          <w:tcPr>
            <w:tcW w:w="5000" w:type="pct"/>
            <w:gridSpan w:val="9"/>
            <w:tcBorders>
              <w:top w:val="single" w:sz="4" w:space="0" w:color="auto"/>
            </w:tcBorders>
          </w:tcPr>
          <w:p w14:paraId="6A788679" w14:textId="1708D2AA" w:rsidR="00952C8B" w:rsidRPr="007E26FD" w:rsidRDefault="00952C8B" w:rsidP="00123E23">
            <w:pPr>
              <w:pStyle w:val="Compact"/>
              <w:rPr>
                <w:rFonts w:cs="Times New Roman"/>
                <w:szCs w:val="20"/>
              </w:rPr>
            </w:pPr>
            <w:r w:rsidRPr="007E26FD">
              <w:rPr>
                <w:rFonts w:cs="Times New Roman"/>
                <w:i/>
                <w:szCs w:val="20"/>
              </w:rPr>
              <w:t xml:space="preserve">Note. </w:t>
            </w:r>
            <w:r w:rsidRPr="007E26FD">
              <w:rPr>
                <w:rFonts w:cs="Times New Roman"/>
                <w:szCs w:val="20"/>
              </w:rPr>
              <w:t xml:space="preserve">Parameter values indicate coefficients, with standard errors in parentheses; Intercept variance corresponds to variance of random effects. * </w:t>
            </w:r>
            <w:r w:rsidRPr="007E26FD">
              <w:rPr>
                <w:rFonts w:cs="Times New Roman"/>
                <w:i/>
                <w:szCs w:val="20"/>
              </w:rPr>
              <w:t xml:space="preserve">p </w:t>
            </w:r>
            <w:r w:rsidRPr="007E26FD">
              <w:rPr>
                <w:rFonts w:cs="Times New Roman"/>
                <w:szCs w:val="20"/>
              </w:rPr>
              <w:t xml:space="preserve">&lt; .01, ** </w:t>
            </w:r>
            <w:r w:rsidRPr="007E26FD">
              <w:rPr>
                <w:rFonts w:cs="Times New Roman"/>
                <w:i/>
                <w:szCs w:val="20"/>
              </w:rPr>
              <w:t xml:space="preserve">p </w:t>
            </w:r>
            <w:r w:rsidRPr="007E26FD">
              <w:rPr>
                <w:rFonts w:cs="Times New Roman"/>
                <w:szCs w:val="20"/>
              </w:rPr>
              <w:t>&lt; .001</w:t>
            </w:r>
          </w:p>
        </w:tc>
      </w:tr>
    </w:tbl>
    <w:p w14:paraId="2248FA3A" w14:textId="77777777" w:rsidR="00200323" w:rsidRPr="00B41280" w:rsidRDefault="00200323" w:rsidP="00200323">
      <w:pPr>
        <w:pStyle w:val="Heading3"/>
        <w:rPr>
          <w:sz w:val="22"/>
          <w:szCs w:val="22"/>
        </w:rPr>
      </w:pPr>
      <w:bookmarkStart w:id="20" w:name="table-6"/>
      <w:r w:rsidRPr="00B41280">
        <w:rPr>
          <w:sz w:val="22"/>
          <w:szCs w:val="22"/>
        </w:rPr>
        <w:lastRenderedPageBreak/>
        <w:t>Table 6</w:t>
      </w:r>
      <w:bookmarkEnd w:id="20"/>
    </w:p>
    <w:p w14:paraId="64B4514B" w14:textId="77777777" w:rsidR="00200323" w:rsidRPr="00B41280" w:rsidRDefault="00200323" w:rsidP="00200323">
      <w:pPr>
        <w:pStyle w:val="Heading4"/>
        <w:rPr>
          <w:sz w:val="22"/>
          <w:szCs w:val="22"/>
        </w:rPr>
      </w:pPr>
      <w:bookmarkStart w:id="21" w:name="X8368ab107de08a8c68eac99d799d1e231df633f"/>
      <w:r w:rsidRPr="00B41280">
        <w:rPr>
          <w:sz w:val="22"/>
          <w:szCs w:val="22"/>
        </w:rPr>
        <w:t>Effects of Feedback on Pre to Post Treatment Change</w:t>
      </w:r>
      <w:bookmarkEnd w:id="21"/>
    </w:p>
    <w:tbl>
      <w:tblPr>
        <w:tblStyle w:val="Table"/>
        <w:tblW w:w="5382" w:type="pct"/>
        <w:tblLook w:val="07E0" w:firstRow="1" w:lastRow="1" w:firstColumn="1" w:lastColumn="1" w:noHBand="1" w:noVBand="1"/>
      </w:tblPr>
      <w:tblGrid>
        <w:gridCol w:w="2158"/>
        <w:gridCol w:w="1440"/>
        <w:gridCol w:w="1529"/>
        <w:gridCol w:w="1348"/>
        <w:gridCol w:w="1440"/>
        <w:gridCol w:w="1445"/>
        <w:gridCol w:w="1526"/>
        <w:gridCol w:w="1529"/>
        <w:gridCol w:w="1535"/>
      </w:tblGrid>
      <w:tr w:rsidR="00B41280" w:rsidRPr="00B41280" w14:paraId="60757130" w14:textId="77777777" w:rsidTr="00B41280">
        <w:tc>
          <w:tcPr>
            <w:tcW w:w="774" w:type="pct"/>
            <w:tcBorders>
              <w:top w:val="single" w:sz="4" w:space="0" w:color="auto"/>
              <w:bottom w:val="single" w:sz="2" w:space="0" w:color="auto"/>
            </w:tcBorders>
            <w:vAlign w:val="bottom"/>
          </w:tcPr>
          <w:p w14:paraId="749F9C5C" w14:textId="77777777" w:rsidR="00200323" w:rsidRPr="00B41280" w:rsidRDefault="00200323" w:rsidP="00123E23">
            <w:pPr>
              <w:rPr>
                <w:rFonts w:ascii="Times New Roman" w:hAnsi="Times New Roman" w:cs="Times New Roman"/>
                <w:sz w:val="22"/>
                <w:szCs w:val="22"/>
              </w:rPr>
            </w:pPr>
          </w:p>
        </w:tc>
        <w:tc>
          <w:tcPr>
            <w:tcW w:w="516" w:type="pct"/>
            <w:tcBorders>
              <w:top w:val="single" w:sz="4" w:space="0" w:color="auto"/>
              <w:bottom w:val="single" w:sz="2" w:space="0" w:color="auto"/>
            </w:tcBorders>
            <w:vAlign w:val="bottom"/>
          </w:tcPr>
          <w:p w14:paraId="2A3E67C4" w14:textId="77777777" w:rsidR="00200323" w:rsidRPr="00B41280" w:rsidRDefault="00200323" w:rsidP="00123E23">
            <w:pPr>
              <w:pStyle w:val="Compact"/>
              <w:rPr>
                <w:rFonts w:cs="Times New Roman"/>
                <w:sz w:val="22"/>
                <w:szCs w:val="22"/>
              </w:rPr>
            </w:pPr>
            <w:r w:rsidRPr="00B41280">
              <w:rPr>
                <w:rFonts w:cs="Times New Roman"/>
                <w:sz w:val="22"/>
                <w:szCs w:val="22"/>
              </w:rPr>
              <w:t>Depression</w:t>
            </w:r>
          </w:p>
        </w:tc>
        <w:tc>
          <w:tcPr>
            <w:tcW w:w="548" w:type="pct"/>
            <w:tcBorders>
              <w:top w:val="single" w:sz="4" w:space="0" w:color="auto"/>
              <w:bottom w:val="single" w:sz="2" w:space="0" w:color="auto"/>
            </w:tcBorders>
            <w:vAlign w:val="bottom"/>
          </w:tcPr>
          <w:p w14:paraId="371F84DF" w14:textId="77777777" w:rsidR="00200323" w:rsidRPr="00B41280" w:rsidRDefault="00200323" w:rsidP="00123E23">
            <w:pPr>
              <w:pStyle w:val="Compact"/>
              <w:rPr>
                <w:rFonts w:cs="Times New Roman"/>
                <w:sz w:val="22"/>
                <w:szCs w:val="22"/>
              </w:rPr>
            </w:pPr>
            <w:r w:rsidRPr="00B41280">
              <w:rPr>
                <w:rFonts w:cs="Times New Roman"/>
                <w:sz w:val="22"/>
                <w:szCs w:val="22"/>
              </w:rPr>
              <w:t>Generalized Anxiety</w:t>
            </w:r>
          </w:p>
        </w:tc>
        <w:tc>
          <w:tcPr>
            <w:tcW w:w="483" w:type="pct"/>
            <w:tcBorders>
              <w:top w:val="single" w:sz="4" w:space="0" w:color="auto"/>
              <w:bottom w:val="single" w:sz="2" w:space="0" w:color="auto"/>
            </w:tcBorders>
            <w:vAlign w:val="bottom"/>
          </w:tcPr>
          <w:p w14:paraId="4F394178" w14:textId="77777777" w:rsidR="00200323" w:rsidRPr="00B41280" w:rsidRDefault="00200323" w:rsidP="00123E23">
            <w:pPr>
              <w:pStyle w:val="Compact"/>
              <w:rPr>
                <w:rFonts w:cs="Times New Roman"/>
                <w:sz w:val="22"/>
                <w:szCs w:val="22"/>
              </w:rPr>
            </w:pPr>
            <w:r w:rsidRPr="00B41280">
              <w:rPr>
                <w:rFonts w:cs="Times New Roman"/>
                <w:sz w:val="22"/>
                <w:szCs w:val="22"/>
              </w:rPr>
              <w:t>Social Anxiety</w:t>
            </w:r>
          </w:p>
        </w:tc>
        <w:tc>
          <w:tcPr>
            <w:tcW w:w="516" w:type="pct"/>
            <w:tcBorders>
              <w:top w:val="single" w:sz="4" w:space="0" w:color="auto"/>
              <w:bottom w:val="single" w:sz="2" w:space="0" w:color="auto"/>
            </w:tcBorders>
            <w:vAlign w:val="bottom"/>
          </w:tcPr>
          <w:p w14:paraId="629165FE" w14:textId="77777777" w:rsidR="00200323" w:rsidRPr="00B41280" w:rsidRDefault="00200323" w:rsidP="00123E23">
            <w:pPr>
              <w:pStyle w:val="Compact"/>
              <w:rPr>
                <w:rFonts w:cs="Times New Roman"/>
                <w:sz w:val="22"/>
                <w:szCs w:val="22"/>
              </w:rPr>
            </w:pPr>
            <w:r w:rsidRPr="00B41280">
              <w:rPr>
                <w:rFonts w:cs="Times New Roman"/>
                <w:sz w:val="22"/>
                <w:szCs w:val="22"/>
              </w:rPr>
              <w:t>Academic Distress</w:t>
            </w:r>
          </w:p>
        </w:tc>
        <w:tc>
          <w:tcPr>
            <w:tcW w:w="518" w:type="pct"/>
            <w:tcBorders>
              <w:top w:val="single" w:sz="4" w:space="0" w:color="auto"/>
              <w:bottom w:val="single" w:sz="2" w:space="0" w:color="auto"/>
            </w:tcBorders>
            <w:vAlign w:val="bottom"/>
          </w:tcPr>
          <w:p w14:paraId="7F02B376" w14:textId="77777777" w:rsidR="00200323" w:rsidRPr="00B41280" w:rsidRDefault="00200323" w:rsidP="00123E23">
            <w:pPr>
              <w:pStyle w:val="Compact"/>
              <w:rPr>
                <w:rFonts w:cs="Times New Roman"/>
                <w:sz w:val="22"/>
                <w:szCs w:val="22"/>
              </w:rPr>
            </w:pPr>
            <w:r w:rsidRPr="00B41280">
              <w:rPr>
                <w:rFonts w:cs="Times New Roman"/>
                <w:sz w:val="22"/>
                <w:szCs w:val="22"/>
              </w:rPr>
              <w:t>Eating Concerns</w:t>
            </w:r>
          </w:p>
        </w:tc>
        <w:tc>
          <w:tcPr>
            <w:tcW w:w="547" w:type="pct"/>
            <w:tcBorders>
              <w:top w:val="single" w:sz="4" w:space="0" w:color="auto"/>
              <w:bottom w:val="single" w:sz="2" w:space="0" w:color="auto"/>
            </w:tcBorders>
            <w:vAlign w:val="bottom"/>
          </w:tcPr>
          <w:p w14:paraId="25ABAF2E" w14:textId="77777777" w:rsidR="00200323" w:rsidRPr="00B41280" w:rsidRDefault="00200323" w:rsidP="00123E23">
            <w:pPr>
              <w:pStyle w:val="Compact"/>
              <w:rPr>
                <w:rFonts w:cs="Times New Roman"/>
                <w:sz w:val="22"/>
                <w:szCs w:val="22"/>
              </w:rPr>
            </w:pPr>
            <w:r w:rsidRPr="00B41280">
              <w:rPr>
                <w:rFonts w:cs="Times New Roman"/>
                <w:sz w:val="22"/>
                <w:szCs w:val="22"/>
              </w:rPr>
              <w:t>Hostility</w:t>
            </w:r>
          </w:p>
        </w:tc>
        <w:tc>
          <w:tcPr>
            <w:tcW w:w="548" w:type="pct"/>
            <w:tcBorders>
              <w:top w:val="single" w:sz="4" w:space="0" w:color="auto"/>
              <w:bottom w:val="single" w:sz="2" w:space="0" w:color="auto"/>
            </w:tcBorders>
            <w:vAlign w:val="bottom"/>
          </w:tcPr>
          <w:p w14:paraId="466C2E2F" w14:textId="77777777" w:rsidR="00200323" w:rsidRPr="00B41280" w:rsidRDefault="00200323" w:rsidP="00123E23">
            <w:pPr>
              <w:pStyle w:val="Compact"/>
              <w:rPr>
                <w:rFonts w:cs="Times New Roman"/>
                <w:sz w:val="22"/>
                <w:szCs w:val="22"/>
              </w:rPr>
            </w:pPr>
            <w:r w:rsidRPr="00B41280">
              <w:rPr>
                <w:rFonts w:cs="Times New Roman"/>
                <w:sz w:val="22"/>
                <w:szCs w:val="22"/>
              </w:rPr>
              <w:t>Alcohol Use</w:t>
            </w:r>
          </w:p>
        </w:tc>
        <w:tc>
          <w:tcPr>
            <w:tcW w:w="548" w:type="pct"/>
            <w:tcBorders>
              <w:top w:val="single" w:sz="4" w:space="0" w:color="auto"/>
              <w:bottom w:val="single" w:sz="2" w:space="0" w:color="auto"/>
            </w:tcBorders>
            <w:vAlign w:val="bottom"/>
          </w:tcPr>
          <w:p w14:paraId="3F349CF0" w14:textId="77777777" w:rsidR="00200323" w:rsidRPr="00B41280" w:rsidRDefault="00200323" w:rsidP="00123E23">
            <w:pPr>
              <w:pStyle w:val="Compact"/>
              <w:rPr>
                <w:rFonts w:cs="Times New Roman"/>
                <w:sz w:val="22"/>
                <w:szCs w:val="22"/>
              </w:rPr>
            </w:pPr>
            <w:r w:rsidRPr="00B41280">
              <w:rPr>
                <w:rFonts w:cs="Times New Roman"/>
                <w:sz w:val="22"/>
                <w:szCs w:val="22"/>
              </w:rPr>
              <w:t>Distress Index</w:t>
            </w:r>
          </w:p>
        </w:tc>
      </w:tr>
      <w:tr w:rsidR="00B41280" w:rsidRPr="00B41280" w14:paraId="7DF848BC" w14:textId="77777777" w:rsidTr="00B41280">
        <w:tc>
          <w:tcPr>
            <w:tcW w:w="774" w:type="pct"/>
            <w:tcBorders>
              <w:top w:val="single" w:sz="2" w:space="0" w:color="auto"/>
            </w:tcBorders>
          </w:tcPr>
          <w:p w14:paraId="14841BA7" w14:textId="77777777" w:rsidR="00200323" w:rsidRPr="00B41280" w:rsidRDefault="00200323" w:rsidP="00123E23">
            <w:pPr>
              <w:pStyle w:val="Compact"/>
              <w:rPr>
                <w:rFonts w:cs="Times New Roman"/>
                <w:sz w:val="22"/>
                <w:szCs w:val="22"/>
              </w:rPr>
            </w:pPr>
            <w:r w:rsidRPr="00B41280">
              <w:rPr>
                <w:rFonts w:cs="Times New Roman"/>
                <w:sz w:val="22"/>
                <w:szCs w:val="22"/>
              </w:rPr>
              <w:t>Intercept</w:t>
            </w:r>
          </w:p>
        </w:tc>
        <w:tc>
          <w:tcPr>
            <w:tcW w:w="516" w:type="pct"/>
            <w:tcBorders>
              <w:top w:val="single" w:sz="2" w:space="0" w:color="auto"/>
            </w:tcBorders>
          </w:tcPr>
          <w:p w14:paraId="2B2587A6" w14:textId="77777777" w:rsidR="00200323" w:rsidRPr="00B41280" w:rsidRDefault="00200323" w:rsidP="00123E23">
            <w:pPr>
              <w:pStyle w:val="Compact"/>
              <w:rPr>
                <w:rFonts w:cs="Times New Roman"/>
                <w:sz w:val="22"/>
                <w:szCs w:val="22"/>
              </w:rPr>
            </w:pPr>
            <w:r w:rsidRPr="00B41280">
              <w:rPr>
                <w:rFonts w:cs="Times New Roman"/>
                <w:sz w:val="22"/>
                <w:szCs w:val="22"/>
              </w:rPr>
              <w:t>-0.07* (0.02)</w:t>
            </w:r>
          </w:p>
        </w:tc>
        <w:tc>
          <w:tcPr>
            <w:tcW w:w="548" w:type="pct"/>
            <w:tcBorders>
              <w:top w:val="single" w:sz="2" w:space="0" w:color="auto"/>
            </w:tcBorders>
          </w:tcPr>
          <w:p w14:paraId="59D1A4B3" w14:textId="77777777" w:rsidR="00200323" w:rsidRPr="00B41280" w:rsidRDefault="00200323" w:rsidP="00123E23">
            <w:pPr>
              <w:pStyle w:val="Compact"/>
              <w:rPr>
                <w:rFonts w:cs="Times New Roman"/>
                <w:sz w:val="22"/>
                <w:szCs w:val="22"/>
              </w:rPr>
            </w:pPr>
            <w:r w:rsidRPr="00B41280">
              <w:rPr>
                <w:rFonts w:cs="Times New Roman"/>
                <w:sz w:val="22"/>
                <w:szCs w:val="22"/>
              </w:rPr>
              <w:t>-0.06** (0.02)</w:t>
            </w:r>
          </w:p>
        </w:tc>
        <w:tc>
          <w:tcPr>
            <w:tcW w:w="483" w:type="pct"/>
            <w:tcBorders>
              <w:top w:val="single" w:sz="2" w:space="0" w:color="auto"/>
            </w:tcBorders>
          </w:tcPr>
          <w:p w14:paraId="5AA8461C" w14:textId="77777777" w:rsidR="00200323" w:rsidRPr="00B41280" w:rsidRDefault="00200323" w:rsidP="00123E23">
            <w:pPr>
              <w:pStyle w:val="Compact"/>
              <w:rPr>
                <w:rFonts w:cs="Times New Roman"/>
                <w:sz w:val="22"/>
                <w:szCs w:val="22"/>
              </w:rPr>
            </w:pPr>
            <w:r w:rsidRPr="00B41280">
              <w:rPr>
                <w:rFonts w:cs="Times New Roman"/>
                <w:sz w:val="22"/>
                <w:szCs w:val="22"/>
              </w:rPr>
              <w:t>-0.03 (0.02)</w:t>
            </w:r>
          </w:p>
        </w:tc>
        <w:tc>
          <w:tcPr>
            <w:tcW w:w="516" w:type="pct"/>
            <w:tcBorders>
              <w:top w:val="single" w:sz="2" w:space="0" w:color="auto"/>
            </w:tcBorders>
          </w:tcPr>
          <w:p w14:paraId="04968D45" w14:textId="77777777" w:rsidR="00200323" w:rsidRPr="00B41280" w:rsidRDefault="00200323" w:rsidP="00123E23">
            <w:pPr>
              <w:pStyle w:val="Compact"/>
              <w:rPr>
                <w:rFonts w:cs="Times New Roman"/>
                <w:sz w:val="22"/>
                <w:szCs w:val="22"/>
              </w:rPr>
            </w:pPr>
            <w:r w:rsidRPr="00B41280">
              <w:rPr>
                <w:rFonts w:cs="Times New Roman"/>
                <w:sz w:val="22"/>
                <w:szCs w:val="22"/>
              </w:rPr>
              <w:t>-0.05* (0.02)</w:t>
            </w:r>
          </w:p>
        </w:tc>
        <w:tc>
          <w:tcPr>
            <w:tcW w:w="518" w:type="pct"/>
            <w:tcBorders>
              <w:top w:val="single" w:sz="2" w:space="0" w:color="auto"/>
            </w:tcBorders>
          </w:tcPr>
          <w:p w14:paraId="1EB65587" w14:textId="77777777" w:rsidR="00200323" w:rsidRPr="00B41280" w:rsidRDefault="00200323" w:rsidP="00123E23">
            <w:pPr>
              <w:pStyle w:val="Compact"/>
              <w:rPr>
                <w:rFonts w:cs="Times New Roman"/>
                <w:sz w:val="22"/>
                <w:szCs w:val="22"/>
              </w:rPr>
            </w:pPr>
            <w:r w:rsidRPr="00B41280">
              <w:rPr>
                <w:rFonts w:cs="Times New Roman"/>
                <w:sz w:val="22"/>
                <w:szCs w:val="22"/>
              </w:rPr>
              <w:t>-0.04* (0.01)</w:t>
            </w:r>
          </w:p>
        </w:tc>
        <w:tc>
          <w:tcPr>
            <w:tcW w:w="547" w:type="pct"/>
            <w:tcBorders>
              <w:top w:val="single" w:sz="2" w:space="0" w:color="auto"/>
            </w:tcBorders>
          </w:tcPr>
          <w:p w14:paraId="53FBDE21" w14:textId="77777777" w:rsidR="00200323" w:rsidRPr="00B41280" w:rsidRDefault="00200323" w:rsidP="00123E23">
            <w:pPr>
              <w:pStyle w:val="Compact"/>
              <w:rPr>
                <w:rFonts w:cs="Times New Roman"/>
                <w:sz w:val="22"/>
                <w:szCs w:val="22"/>
              </w:rPr>
            </w:pPr>
            <w:r w:rsidRPr="00B41280">
              <w:rPr>
                <w:rFonts w:cs="Times New Roman"/>
                <w:sz w:val="22"/>
                <w:szCs w:val="22"/>
              </w:rPr>
              <w:t>-0.06** (0.02)</w:t>
            </w:r>
          </w:p>
        </w:tc>
        <w:tc>
          <w:tcPr>
            <w:tcW w:w="548" w:type="pct"/>
            <w:tcBorders>
              <w:top w:val="single" w:sz="2" w:space="0" w:color="auto"/>
            </w:tcBorders>
          </w:tcPr>
          <w:p w14:paraId="008579C6" w14:textId="77777777" w:rsidR="00200323" w:rsidRPr="00B41280" w:rsidRDefault="00200323" w:rsidP="00123E23">
            <w:pPr>
              <w:pStyle w:val="Compact"/>
              <w:rPr>
                <w:rFonts w:cs="Times New Roman"/>
                <w:sz w:val="22"/>
                <w:szCs w:val="22"/>
              </w:rPr>
            </w:pPr>
            <w:r w:rsidRPr="00B41280">
              <w:rPr>
                <w:rFonts w:cs="Times New Roman"/>
                <w:sz w:val="22"/>
                <w:szCs w:val="22"/>
              </w:rPr>
              <w:t>-0.05** (0.02)</w:t>
            </w:r>
          </w:p>
        </w:tc>
        <w:tc>
          <w:tcPr>
            <w:tcW w:w="548" w:type="pct"/>
            <w:tcBorders>
              <w:top w:val="single" w:sz="2" w:space="0" w:color="auto"/>
            </w:tcBorders>
          </w:tcPr>
          <w:p w14:paraId="1B9D55FB" w14:textId="77777777" w:rsidR="00200323" w:rsidRPr="00B41280" w:rsidRDefault="00200323" w:rsidP="00123E23">
            <w:pPr>
              <w:pStyle w:val="Compact"/>
              <w:rPr>
                <w:rFonts w:cs="Times New Roman"/>
                <w:sz w:val="22"/>
                <w:szCs w:val="22"/>
              </w:rPr>
            </w:pPr>
            <w:r w:rsidRPr="00B41280">
              <w:rPr>
                <w:rFonts w:cs="Times New Roman"/>
                <w:sz w:val="22"/>
                <w:szCs w:val="22"/>
              </w:rPr>
              <w:t>-0.09** (0.02)</w:t>
            </w:r>
          </w:p>
        </w:tc>
      </w:tr>
      <w:tr w:rsidR="00B41280" w:rsidRPr="00B41280" w14:paraId="32CDF433" w14:textId="77777777" w:rsidTr="00B41280">
        <w:tc>
          <w:tcPr>
            <w:tcW w:w="774" w:type="pct"/>
            <w:tcBorders>
              <w:bottom w:val="single" w:sz="4" w:space="0" w:color="auto"/>
            </w:tcBorders>
          </w:tcPr>
          <w:p w14:paraId="390B55BC" w14:textId="77777777" w:rsidR="00200323" w:rsidRPr="00B41280" w:rsidRDefault="00200323" w:rsidP="00123E23">
            <w:pPr>
              <w:pStyle w:val="Compact"/>
              <w:rPr>
                <w:rFonts w:cs="Times New Roman"/>
                <w:sz w:val="22"/>
                <w:szCs w:val="22"/>
              </w:rPr>
            </w:pPr>
            <w:r w:rsidRPr="00B41280">
              <w:rPr>
                <w:rFonts w:cs="Times New Roman"/>
                <w:sz w:val="22"/>
                <w:szCs w:val="22"/>
              </w:rPr>
              <w:t>Feedback</w:t>
            </w:r>
          </w:p>
        </w:tc>
        <w:tc>
          <w:tcPr>
            <w:tcW w:w="516" w:type="pct"/>
            <w:tcBorders>
              <w:bottom w:val="single" w:sz="4" w:space="0" w:color="auto"/>
            </w:tcBorders>
          </w:tcPr>
          <w:p w14:paraId="02E4F214"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2427A882"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483" w:type="pct"/>
            <w:tcBorders>
              <w:bottom w:val="single" w:sz="4" w:space="0" w:color="auto"/>
            </w:tcBorders>
          </w:tcPr>
          <w:p w14:paraId="20784265"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516" w:type="pct"/>
            <w:tcBorders>
              <w:bottom w:val="single" w:sz="4" w:space="0" w:color="auto"/>
            </w:tcBorders>
          </w:tcPr>
          <w:p w14:paraId="4097EBE4"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18" w:type="pct"/>
            <w:tcBorders>
              <w:bottom w:val="single" w:sz="4" w:space="0" w:color="auto"/>
            </w:tcBorders>
          </w:tcPr>
          <w:p w14:paraId="1F416372"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547" w:type="pct"/>
            <w:tcBorders>
              <w:bottom w:val="single" w:sz="4" w:space="0" w:color="auto"/>
            </w:tcBorders>
          </w:tcPr>
          <w:p w14:paraId="2A90C92F"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0F82CF78"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285DD555"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r>
      <w:tr w:rsidR="00B41280" w:rsidRPr="00B41280" w14:paraId="638F3913" w14:textId="77777777" w:rsidTr="00B41280">
        <w:tc>
          <w:tcPr>
            <w:tcW w:w="774" w:type="pct"/>
            <w:tcBorders>
              <w:top w:val="single" w:sz="4" w:space="0" w:color="auto"/>
            </w:tcBorders>
          </w:tcPr>
          <w:p w14:paraId="221E0599" w14:textId="77777777" w:rsidR="00200323" w:rsidRPr="00B41280" w:rsidRDefault="00200323" w:rsidP="00123E23">
            <w:pPr>
              <w:pStyle w:val="Compact"/>
              <w:rPr>
                <w:rFonts w:cs="Times New Roman"/>
                <w:sz w:val="22"/>
                <w:szCs w:val="22"/>
              </w:rPr>
            </w:pPr>
            <w:r w:rsidRPr="00B41280">
              <w:rPr>
                <w:rFonts w:cs="Times New Roman"/>
                <w:sz w:val="22"/>
                <w:szCs w:val="22"/>
              </w:rPr>
              <w:t>Intercept variance</w:t>
            </w:r>
          </w:p>
        </w:tc>
        <w:tc>
          <w:tcPr>
            <w:tcW w:w="516" w:type="pct"/>
            <w:tcBorders>
              <w:top w:val="single" w:sz="4" w:space="0" w:color="auto"/>
            </w:tcBorders>
          </w:tcPr>
          <w:p w14:paraId="74C9737A" w14:textId="77777777" w:rsidR="00200323" w:rsidRPr="00B41280" w:rsidRDefault="00200323" w:rsidP="00123E23">
            <w:pPr>
              <w:pStyle w:val="Compact"/>
              <w:rPr>
                <w:rFonts w:cs="Times New Roman"/>
                <w:sz w:val="22"/>
                <w:szCs w:val="22"/>
              </w:rPr>
            </w:pPr>
            <w:r w:rsidRPr="00B41280">
              <w:rPr>
                <w:rFonts w:cs="Times New Roman"/>
                <w:sz w:val="22"/>
                <w:szCs w:val="22"/>
              </w:rPr>
              <w:t>0.16</w:t>
            </w:r>
          </w:p>
        </w:tc>
        <w:tc>
          <w:tcPr>
            <w:tcW w:w="548" w:type="pct"/>
            <w:tcBorders>
              <w:top w:val="single" w:sz="4" w:space="0" w:color="auto"/>
            </w:tcBorders>
          </w:tcPr>
          <w:p w14:paraId="6F6018A9"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483" w:type="pct"/>
            <w:tcBorders>
              <w:top w:val="single" w:sz="4" w:space="0" w:color="auto"/>
            </w:tcBorders>
          </w:tcPr>
          <w:p w14:paraId="549F09A6" w14:textId="77777777" w:rsidR="00200323" w:rsidRPr="00B41280" w:rsidRDefault="00200323" w:rsidP="00123E23">
            <w:pPr>
              <w:pStyle w:val="Compact"/>
              <w:rPr>
                <w:rFonts w:cs="Times New Roman"/>
                <w:sz w:val="22"/>
                <w:szCs w:val="22"/>
              </w:rPr>
            </w:pPr>
            <w:r w:rsidRPr="00B41280">
              <w:rPr>
                <w:rFonts w:cs="Times New Roman"/>
                <w:sz w:val="22"/>
                <w:szCs w:val="22"/>
              </w:rPr>
              <w:t>0.11</w:t>
            </w:r>
          </w:p>
        </w:tc>
        <w:tc>
          <w:tcPr>
            <w:tcW w:w="516" w:type="pct"/>
            <w:tcBorders>
              <w:top w:val="single" w:sz="4" w:space="0" w:color="auto"/>
            </w:tcBorders>
          </w:tcPr>
          <w:p w14:paraId="744201B0" w14:textId="77777777" w:rsidR="00200323" w:rsidRPr="00B41280" w:rsidRDefault="00200323" w:rsidP="00123E23">
            <w:pPr>
              <w:pStyle w:val="Compact"/>
              <w:rPr>
                <w:rFonts w:cs="Times New Roman"/>
                <w:sz w:val="22"/>
                <w:szCs w:val="22"/>
              </w:rPr>
            </w:pPr>
            <w:r w:rsidRPr="00B41280">
              <w:rPr>
                <w:rFonts w:cs="Times New Roman"/>
                <w:sz w:val="22"/>
                <w:szCs w:val="22"/>
              </w:rPr>
              <w:t>0.13</w:t>
            </w:r>
          </w:p>
        </w:tc>
        <w:tc>
          <w:tcPr>
            <w:tcW w:w="518" w:type="pct"/>
            <w:tcBorders>
              <w:top w:val="single" w:sz="4" w:space="0" w:color="auto"/>
            </w:tcBorders>
          </w:tcPr>
          <w:p w14:paraId="2347BBB8" w14:textId="77777777" w:rsidR="00200323" w:rsidRPr="00B41280" w:rsidRDefault="00200323" w:rsidP="00123E23">
            <w:pPr>
              <w:pStyle w:val="Compact"/>
              <w:rPr>
                <w:rFonts w:cs="Times New Roman"/>
                <w:sz w:val="22"/>
                <w:szCs w:val="22"/>
              </w:rPr>
            </w:pPr>
            <w:r w:rsidRPr="00B41280">
              <w:rPr>
                <w:rFonts w:cs="Times New Roman"/>
                <w:sz w:val="22"/>
                <w:szCs w:val="22"/>
              </w:rPr>
              <w:t>0.09</w:t>
            </w:r>
          </w:p>
        </w:tc>
        <w:tc>
          <w:tcPr>
            <w:tcW w:w="547" w:type="pct"/>
            <w:tcBorders>
              <w:top w:val="single" w:sz="4" w:space="0" w:color="auto"/>
            </w:tcBorders>
          </w:tcPr>
          <w:p w14:paraId="11F94236"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548" w:type="pct"/>
            <w:tcBorders>
              <w:top w:val="single" w:sz="4" w:space="0" w:color="auto"/>
            </w:tcBorders>
          </w:tcPr>
          <w:p w14:paraId="226DC638" w14:textId="77777777" w:rsidR="00200323" w:rsidRPr="00B41280" w:rsidRDefault="00200323" w:rsidP="00123E23">
            <w:pPr>
              <w:pStyle w:val="Compact"/>
              <w:rPr>
                <w:rFonts w:cs="Times New Roman"/>
                <w:sz w:val="22"/>
                <w:szCs w:val="22"/>
              </w:rPr>
            </w:pPr>
            <w:r w:rsidRPr="00B41280">
              <w:rPr>
                <w:rFonts w:cs="Times New Roman"/>
                <w:sz w:val="22"/>
                <w:szCs w:val="22"/>
              </w:rPr>
              <w:t>0.11</w:t>
            </w:r>
          </w:p>
        </w:tc>
        <w:tc>
          <w:tcPr>
            <w:tcW w:w="548" w:type="pct"/>
            <w:tcBorders>
              <w:top w:val="single" w:sz="4" w:space="0" w:color="auto"/>
            </w:tcBorders>
          </w:tcPr>
          <w:p w14:paraId="685A1973" w14:textId="77777777" w:rsidR="00200323" w:rsidRPr="00B41280" w:rsidRDefault="00200323" w:rsidP="00123E23">
            <w:pPr>
              <w:pStyle w:val="Compact"/>
              <w:rPr>
                <w:rFonts w:cs="Times New Roman"/>
                <w:sz w:val="22"/>
                <w:szCs w:val="22"/>
              </w:rPr>
            </w:pPr>
            <w:r w:rsidRPr="00B41280">
              <w:rPr>
                <w:rFonts w:cs="Times New Roman"/>
                <w:sz w:val="22"/>
                <w:szCs w:val="22"/>
              </w:rPr>
              <w:t>0.18</w:t>
            </w:r>
          </w:p>
        </w:tc>
      </w:tr>
      <w:tr w:rsidR="00B41280" w:rsidRPr="00B41280" w14:paraId="6BF6B131" w14:textId="77777777" w:rsidTr="00B41280">
        <w:tc>
          <w:tcPr>
            <w:tcW w:w="774" w:type="pct"/>
          </w:tcPr>
          <w:p w14:paraId="088D881D" w14:textId="77777777" w:rsidR="00200323" w:rsidRPr="00B41280" w:rsidRDefault="00200323" w:rsidP="00123E23">
            <w:pPr>
              <w:pStyle w:val="Compact"/>
              <w:rPr>
                <w:rFonts w:cs="Times New Roman"/>
                <w:sz w:val="22"/>
                <w:szCs w:val="22"/>
              </w:rPr>
            </w:pPr>
            <w:r w:rsidRPr="00B41280">
              <w:rPr>
                <w:rFonts w:cs="Times New Roman"/>
                <w:sz w:val="22"/>
                <w:szCs w:val="22"/>
              </w:rPr>
              <w:t>Feedback variance</w:t>
            </w:r>
          </w:p>
        </w:tc>
        <w:tc>
          <w:tcPr>
            <w:tcW w:w="516" w:type="pct"/>
          </w:tcPr>
          <w:p w14:paraId="38AB7DD4"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48" w:type="pct"/>
          </w:tcPr>
          <w:p w14:paraId="2606F7D2"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483" w:type="pct"/>
          </w:tcPr>
          <w:p w14:paraId="745E09E7"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16" w:type="pct"/>
          </w:tcPr>
          <w:p w14:paraId="56AEE238" w14:textId="77777777" w:rsidR="00200323" w:rsidRPr="00B41280" w:rsidRDefault="00200323" w:rsidP="00123E23">
            <w:pPr>
              <w:pStyle w:val="Compact"/>
              <w:rPr>
                <w:rFonts w:cs="Times New Roman"/>
                <w:sz w:val="22"/>
                <w:szCs w:val="22"/>
              </w:rPr>
            </w:pPr>
            <w:r w:rsidRPr="00B41280">
              <w:rPr>
                <w:rFonts w:cs="Times New Roman"/>
                <w:sz w:val="22"/>
                <w:szCs w:val="22"/>
              </w:rPr>
              <w:t>0.00</w:t>
            </w:r>
          </w:p>
        </w:tc>
        <w:tc>
          <w:tcPr>
            <w:tcW w:w="518" w:type="pct"/>
          </w:tcPr>
          <w:p w14:paraId="0E296F90" w14:textId="77777777" w:rsidR="00200323" w:rsidRPr="00B41280" w:rsidRDefault="00200323" w:rsidP="00123E23">
            <w:pPr>
              <w:pStyle w:val="Compact"/>
              <w:rPr>
                <w:rFonts w:cs="Times New Roman"/>
                <w:sz w:val="22"/>
                <w:szCs w:val="22"/>
              </w:rPr>
            </w:pPr>
            <w:r w:rsidRPr="00B41280">
              <w:rPr>
                <w:rFonts w:cs="Times New Roman"/>
                <w:sz w:val="22"/>
                <w:szCs w:val="22"/>
              </w:rPr>
              <w:t>0.02</w:t>
            </w:r>
          </w:p>
        </w:tc>
        <w:tc>
          <w:tcPr>
            <w:tcW w:w="547" w:type="pct"/>
          </w:tcPr>
          <w:p w14:paraId="66A9AC65" w14:textId="77777777" w:rsidR="00200323" w:rsidRPr="00B41280" w:rsidRDefault="00200323" w:rsidP="00123E23">
            <w:pPr>
              <w:pStyle w:val="Compact"/>
              <w:rPr>
                <w:rFonts w:cs="Times New Roman"/>
                <w:sz w:val="22"/>
                <w:szCs w:val="22"/>
              </w:rPr>
            </w:pPr>
            <w:r w:rsidRPr="00B41280">
              <w:rPr>
                <w:rFonts w:cs="Times New Roman"/>
                <w:sz w:val="22"/>
                <w:szCs w:val="22"/>
              </w:rPr>
              <w:t>0.03</w:t>
            </w:r>
          </w:p>
        </w:tc>
        <w:tc>
          <w:tcPr>
            <w:tcW w:w="548" w:type="pct"/>
          </w:tcPr>
          <w:p w14:paraId="16478AAA"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48" w:type="pct"/>
          </w:tcPr>
          <w:p w14:paraId="519F6BC8" w14:textId="77777777" w:rsidR="00200323" w:rsidRPr="00B41280" w:rsidRDefault="00200323" w:rsidP="00123E23">
            <w:pPr>
              <w:pStyle w:val="Compact"/>
              <w:rPr>
                <w:rFonts w:cs="Times New Roman"/>
                <w:sz w:val="22"/>
                <w:szCs w:val="22"/>
              </w:rPr>
            </w:pPr>
            <w:r w:rsidRPr="00B41280">
              <w:rPr>
                <w:rFonts w:cs="Times New Roman"/>
                <w:sz w:val="22"/>
                <w:szCs w:val="22"/>
              </w:rPr>
              <w:t>0.05</w:t>
            </w:r>
          </w:p>
        </w:tc>
      </w:tr>
      <w:tr w:rsidR="00B41280" w:rsidRPr="00B41280" w14:paraId="55C679B9" w14:textId="77777777" w:rsidTr="00B41280">
        <w:tc>
          <w:tcPr>
            <w:tcW w:w="774" w:type="pct"/>
          </w:tcPr>
          <w:p w14:paraId="71F8A753" w14:textId="77777777" w:rsidR="00200323" w:rsidRPr="00B41280" w:rsidRDefault="00200323" w:rsidP="00123E23">
            <w:pPr>
              <w:pStyle w:val="Compact"/>
              <w:rPr>
                <w:rFonts w:cs="Times New Roman"/>
                <w:sz w:val="22"/>
                <w:szCs w:val="22"/>
              </w:rPr>
            </w:pPr>
            <w:r w:rsidRPr="00B41280">
              <w:rPr>
                <w:rFonts w:cs="Times New Roman"/>
                <w:sz w:val="22"/>
                <w:szCs w:val="22"/>
              </w:rPr>
              <w:t>Covariance</w:t>
            </w:r>
          </w:p>
        </w:tc>
        <w:tc>
          <w:tcPr>
            <w:tcW w:w="516" w:type="pct"/>
          </w:tcPr>
          <w:p w14:paraId="6B38052C"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548" w:type="pct"/>
          </w:tcPr>
          <w:p w14:paraId="5F2B6A16" w14:textId="77777777" w:rsidR="00200323" w:rsidRPr="00B41280" w:rsidRDefault="00200323" w:rsidP="00123E23">
            <w:pPr>
              <w:pStyle w:val="Compact"/>
              <w:rPr>
                <w:rFonts w:cs="Times New Roman"/>
                <w:sz w:val="22"/>
                <w:szCs w:val="22"/>
              </w:rPr>
            </w:pPr>
            <w:r w:rsidRPr="00B41280">
              <w:rPr>
                <w:rFonts w:cs="Times New Roman"/>
                <w:sz w:val="22"/>
                <w:szCs w:val="22"/>
              </w:rPr>
              <w:t>0.3</w:t>
            </w:r>
          </w:p>
        </w:tc>
        <w:tc>
          <w:tcPr>
            <w:tcW w:w="483" w:type="pct"/>
          </w:tcPr>
          <w:p w14:paraId="1F91A6A2" w14:textId="77777777" w:rsidR="00200323" w:rsidRPr="00B41280" w:rsidRDefault="00200323" w:rsidP="00123E23">
            <w:pPr>
              <w:pStyle w:val="Compact"/>
              <w:rPr>
                <w:rFonts w:cs="Times New Roman"/>
                <w:sz w:val="22"/>
                <w:szCs w:val="22"/>
              </w:rPr>
            </w:pPr>
            <w:r w:rsidRPr="00B41280">
              <w:rPr>
                <w:rFonts w:cs="Times New Roman"/>
                <w:sz w:val="22"/>
                <w:szCs w:val="22"/>
              </w:rPr>
              <w:t>0.28</w:t>
            </w:r>
          </w:p>
        </w:tc>
        <w:tc>
          <w:tcPr>
            <w:tcW w:w="516" w:type="pct"/>
          </w:tcPr>
          <w:p w14:paraId="31B26A1F" w14:textId="77777777" w:rsidR="00200323" w:rsidRPr="00B41280" w:rsidRDefault="00200323" w:rsidP="00123E23">
            <w:pPr>
              <w:pStyle w:val="Compact"/>
              <w:rPr>
                <w:rFonts w:cs="Times New Roman"/>
                <w:sz w:val="22"/>
                <w:szCs w:val="22"/>
              </w:rPr>
            </w:pPr>
            <w:r w:rsidRPr="00B41280">
              <w:rPr>
                <w:rFonts w:cs="Times New Roman"/>
                <w:sz w:val="22"/>
                <w:szCs w:val="22"/>
              </w:rPr>
              <w:t>0.00</w:t>
            </w:r>
          </w:p>
        </w:tc>
        <w:tc>
          <w:tcPr>
            <w:tcW w:w="518" w:type="pct"/>
          </w:tcPr>
          <w:p w14:paraId="249DF5DD" w14:textId="77777777" w:rsidR="00200323" w:rsidRPr="00B41280" w:rsidRDefault="00200323" w:rsidP="00123E23">
            <w:pPr>
              <w:pStyle w:val="Compact"/>
              <w:rPr>
                <w:rFonts w:cs="Times New Roman"/>
                <w:sz w:val="22"/>
                <w:szCs w:val="22"/>
              </w:rPr>
            </w:pPr>
            <w:r w:rsidRPr="00B41280">
              <w:rPr>
                <w:rFonts w:cs="Times New Roman"/>
                <w:sz w:val="22"/>
                <w:szCs w:val="22"/>
              </w:rPr>
              <w:t>0.4</w:t>
            </w:r>
          </w:p>
        </w:tc>
        <w:tc>
          <w:tcPr>
            <w:tcW w:w="547" w:type="pct"/>
          </w:tcPr>
          <w:p w14:paraId="5AEDE784" w14:textId="77777777" w:rsidR="00200323" w:rsidRPr="00B41280" w:rsidRDefault="00200323" w:rsidP="00123E23">
            <w:pPr>
              <w:pStyle w:val="Compact"/>
              <w:rPr>
                <w:rFonts w:cs="Times New Roman"/>
                <w:sz w:val="22"/>
                <w:szCs w:val="22"/>
              </w:rPr>
            </w:pPr>
            <w:r w:rsidRPr="00B41280">
              <w:rPr>
                <w:rFonts w:cs="Times New Roman"/>
                <w:sz w:val="22"/>
                <w:szCs w:val="22"/>
              </w:rPr>
              <w:t>0.07</w:t>
            </w:r>
          </w:p>
        </w:tc>
        <w:tc>
          <w:tcPr>
            <w:tcW w:w="548" w:type="pct"/>
          </w:tcPr>
          <w:p w14:paraId="73D790B0" w14:textId="77777777" w:rsidR="00200323" w:rsidRPr="00B41280" w:rsidRDefault="00200323" w:rsidP="00123E23">
            <w:pPr>
              <w:pStyle w:val="Compact"/>
              <w:rPr>
                <w:rFonts w:cs="Times New Roman"/>
                <w:sz w:val="22"/>
                <w:szCs w:val="22"/>
              </w:rPr>
            </w:pPr>
            <w:r w:rsidRPr="00B41280">
              <w:rPr>
                <w:rFonts w:cs="Times New Roman"/>
                <w:sz w:val="22"/>
                <w:szCs w:val="22"/>
              </w:rPr>
              <w:t>-0.13</w:t>
            </w:r>
          </w:p>
        </w:tc>
        <w:tc>
          <w:tcPr>
            <w:tcW w:w="548" w:type="pct"/>
          </w:tcPr>
          <w:p w14:paraId="2FD692B2" w14:textId="77777777" w:rsidR="00200323" w:rsidRPr="00B41280" w:rsidRDefault="00200323" w:rsidP="00123E23">
            <w:pPr>
              <w:pStyle w:val="Compact"/>
              <w:rPr>
                <w:rFonts w:cs="Times New Roman"/>
                <w:sz w:val="22"/>
                <w:szCs w:val="22"/>
              </w:rPr>
            </w:pPr>
            <w:r w:rsidRPr="00B41280">
              <w:rPr>
                <w:rFonts w:cs="Times New Roman"/>
                <w:sz w:val="22"/>
                <w:szCs w:val="22"/>
              </w:rPr>
              <w:t>0.18</w:t>
            </w:r>
          </w:p>
        </w:tc>
      </w:tr>
      <w:tr w:rsidR="00B41280" w:rsidRPr="00B41280" w14:paraId="7CE030BF" w14:textId="77777777" w:rsidTr="00B41280">
        <w:tc>
          <w:tcPr>
            <w:tcW w:w="774" w:type="pct"/>
            <w:tcBorders>
              <w:bottom w:val="single" w:sz="4" w:space="0" w:color="auto"/>
            </w:tcBorders>
          </w:tcPr>
          <w:p w14:paraId="3A389DDA" w14:textId="77777777" w:rsidR="00200323" w:rsidRPr="00B41280" w:rsidRDefault="00200323" w:rsidP="00123E23">
            <w:pPr>
              <w:pStyle w:val="Compact"/>
              <w:rPr>
                <w:rFonts w:cs="Times New Roman"/>
                <w:sz w:val="22"/>
                <w:szCs w:val="22"/>
              </w:rPr>
            </w:pPr>
            <w:r w:rsidRPr="00B41280">
              <w:rPr>
                <w:rFonts w:cs="Times New Roman"/>
                <w:sz w:val="22"/>
                <w:szCs w:val="22"/>
              </w:rPr>
              <w:t>Residual variance</w:t>
            </w:r>
          </w:p>
        </w:tc>
        <w:tc>
          <w:tcPr>
            <w:tcW w:w="516" w:type="pct"/>
            <w:tcBorders>
              <w:bottom w:val="single" w:sz="4" w:space="0" w:color="auto"/>
            </w:tcBorders>
          </w:tcPr>
          <w:p w14:paraId="290C8066"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5FA6987A"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483" w:type="pct"/>
            <w:tcBorders>
              <w:bottom w:val="single" w:sz="4" w:space="0" w:color="auto"/>
            </w:tcBorders>
          </w:tcPr>
          <w:p w14:paraId="15346ED8"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16" w:type="pct"/>
            <w:tcBorders>
              <w:bottom w:val="single" w:sz="4" w:space="0" w:color="auto"/>
            </w:tcBorders>
          </w:tcPr>
          <w:p w14:paraId="178D04E0"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18" w:type="pct"/>
            <w:tcBorders>
              <w:bottom w:val="single" w:sz="4" w:space="0" w:color="auto"/>
            </w:tcBorders>
          </w:tcPr>
          <w:p w14:paraId="1800C5E4" w14:textId="77777777" w:rsidR="00200323" w:rsidRPr="00B41280" w:rsidRDefault="00200323" w:rsidP="00123E23">
            <w:pPr>
              <w:pStyle w:val="Compact"/>
              <w:rPr>
                <w:rFonts w:cs="Times New Roman"/>
                <w:sz w:val="22"/>
                <w:szCs w:val="22"/>
              </w:rPr>
            </w:pPr>
            <w:r w:rsidRPr="00B41280">
              <w:rPr>
                <w:rFonts w:cs="Times New Roman"/>
                <w:sz w:val="22"/>
                <w:szCs w:val="22"/>
              </w:rPr>
              <w:t>1</w:t>
            </w:r>
          </w:p>
        </w:tc>
        <w:tc>
          <w:tcPr>
            <w:tcW w:w="547" w:type="pct"/>
            <w:tcBorders>
              <w:bottom w:val="single" w:sz="4" w:space="0" w:color="auto"/>
            </w:tcBorders>
          </w:tcPr>
          <w:p w14:paraId="70B47E5D"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57609B03"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3027AB37"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r>
      <w:tr w:rsidR="00B41280" w:rsidRPr="00B41280" w14:paraId="7B1D8610" w14:textId="77777777" w:rsidTr="00B41280">
        <w:tc>
          <w:tcPr>
            <w:tcW w:w="774" w:type="pct"/>
            <w:tcBorders>
              <w:top w:val="single" w:sz="4" w:space="0" w:color="auto"/>
            </w:tcBorders>
          </w:tcPr>
          <w:p w14:paraId="3FBB1270" w14:textId="77777777" w:rsidR="00200323" w:rsidRPr="00B41280" w:rsidRDefault="00200323" w:rsidP="00123E23">
            <w:pPr>
              <w:pStyle w:val="Compact"/>
              <w:rPr>
                <w:rFonts w:cs="Times New Roman"/>
                <w:sz w:val="22"/>
                <w:szCs w:val="22"/>
              </w:rPr>
            </w:pPr>
            <w:r w:rsidRPr="00B41280">
              <w:rPr>
                <w:rFonts w:cs="Times New Roman"/>
                <w:sz w:val="22"/>
                <w:szCs w:val="22"/>
              </w:rPr>
              <w:t>Center intercept ICC</w:t>
            </w:r>
          </w:p>
        </w:tc>
        <w:tc>
          <w:tcPr>
            <w:tcW w:w="516" w:type="pct"/>
            <w:tcBorders>
              <w:top w:val="single" w:sz="4" w:space="0" w:color="auto"/>
            </w:tcBorders>
          </w:tcPr>
          <w:p w14:paraId="06BF20B1" w14:textId="77777777" w:rsidR="00200323" w:rsidRPr="00B41280" w:rsidRDefault="00200323" w:rsidP="00123E23">
            <w:pPr>
              <w:pStyle w:val="Compact"/>
              <w:rPr>
                <w:rFonts w:cs="Times New Roman"/>
                <w:sz w:val="22"/>
                <w:szCs w:val="22"/>
              </w:rPr>
            </w:pPr>
            <w:r w:rsidRPr="00B41280">
              <w:rPr>
                <w:rFonts w:cs="Times New Roman"/>
                <w:sz w:val="22"/>
                <w:szCs w:val="22"/>
              </w:rPr>
              <w:t>2.4%</w:t>
            </w:r>
          </w:p>
        </w:tc>
        <w:tc>
          <w:tcPr>
            <w:tcW w:w="548" w:type="pct"/>
            <w:tcBorders>
              <w:top w:val="single" w:sz="4" w:space="0" w:color="auto"/>
            </w:tcBorders>
          </w:tcPr>
          <w:p w14:paraId="6D55DD25" w14:textId="77777777" w:rsidR="00200323" w:rsidRPr="00B41280" w:rsidRDefault="00200323" w:rsidP="00123E23">
            <w:pPr>
              <w:pStyle w:val="Compact"/>
              <w:rPr>
                <w:rFonts w:cs="Times New Roman"/>
                <w:sz w:val="22"/>
                <w:szCs w:val="22"/>
              </w:rPr>
            </w:pPr>
            <w:r w:rsidRPr="00B41280">
              <w:rPr>
                <w:rFonts w:cs="Times New Roman"/>
                <w:sz w:val="22"/>
                <w:szCs w:val="22"/>
              </w:rPr>
              <w:t>1.9%</w:t>
            </w:r>
          </w:p>
        </w:tc>
        <w:tc>
          <w:tcPr>
            <w:tcW w:w="483" w:type="pct"/>
            <w:tcBorders>
              <w:top w:val="single" w:sz="4" w:space="0" w:color="auto"/>
            </w:tcBorders>
          </w:tcPr>
          <w:p w14:paraId="1211D326" w14:textId="77777777" w:rsidR="00200323" w:rsidRPr="00B41280" w:rsidRDefault="00200323" w:rsidP="00123E23">
            <w:pPr>
              <w:pStyle w:val="Compact"/>
              <w:rPr>
                <w:rFonts w:cs="Times New Roman"/>
                <w:sz w:val="22"/>
                <w:szCs w:val="22"/>
              </w:rPr>
            </w:pPr>
            <w:r w:rsidRPr="00B41280">
              <w:rPr>
                <w:rFonts w:cs="Times New Roman"/>
                <w:sz w:val="22"/>
                <w:szCs w:val="22"/>
              </w:rPr>
              <w:t>1.3%</w:t>
            </w:r>
          </w:p>
        </w:tc>
        <w:tc>
          <w:tcPr>
            <w:tcW w:w="516" w:type="pct"/>
            <w:tcBorders>
              <w:top w:val="single" w:sz="4" w:space="0" w:color="auto"/>
            </w:tcBorders>
          </w:tcPr>
          <w:p w14:paraId="50DE1246" w14:textId="77777777" w:rsidR="00200323" w:rsidRPr="00B41280" w:rsidRDefault="00200323" w:rsidP="00123E23">
            <w:pPr>
              <w:pStyle w:val="Compact"/>
              <w:rPr>
                <w:rFonts w:cs="Times New Roman"/>
                <w:sz w:val="22"/>
                <w:szCs w:val="22"/>
              </w:rPr>
            </w:pPr>
            <w:r w:rsidRPr="00B41280">
              <w:rPr>
                <w:rFonts w:cs="Times New Roman"/>
                <w:sz w:val="22"/>
                <w:szCs w:val="22"/>
              </w:rPr>
              <w:t>1.7%</w:t>
            </w:r>
          </w:p>
        </w:tc>
        <w:tc>
          <w:tcPr>
            <w:tcW w:w="518" w:type="pct"/>
            <w:tcBorders>
              <w:top w:val="single" w:sz="4" w:space="0" w:color="auto"/>
            </w:tcBorders>
          </w:tcPr>
          <w:p w14:paraId="726FED7B" w14:textId="77777777" w:rsidR="00200323" w:rsidRPr="00B41280" w:rsidRDefault="00200323" w:rsidP="00123E23">
            <w:pPr>
              <w:pStyle w:val="Compact"/>
              <w:rPr>
                <w:rFonts w:cs="Times New Roman"/>
                <w:sz w:val="22"/>
                <w:szCs w:val="22"/>
              </w:rPr>
            </w:pPr>
            <w:r w:rsidRPr="00B41280">
              <w:rPr>
                <w:rFonts w:cs="Times New Roman"/>
                <w:sz w:val="22"/>
                <w:szCs w:val="22"/>
              </w:rPr>
              <w:t>0.8%</w:t>
            </w:r>
          </w:p>
        </w:tc>
        <w:tc>
          <w:tcPr>
            <w:tcW w:w="547" w:type="pct"/>
            <w:tcBorders>
              <w:top w:val="single" w:sz="4" w:space="0" w:color="auto"/>
            </w:tcBorders>
          </w:tcPr>
          <w:p w14:paraId="4AF670A8" w14:textId="77777777" w:rsidR="00200323" w:rsidRPr="00B41280" w:rsidRDefault="00200323" w:rsidP="00123E23">
            <w:pPr>
              <w:pStyle w:val="Compact"/>
              <w:rPr>
                <w:rFonts w:cs="Times New Roman"/>
                <w:sz w:val="22"/>
                <w:szCs w:val="22"/>
              </w:rPr>
            </w:pPr>
            <w:r w:rsidRPr="00B41280">
              <w:rPr>
                <w:rFonts w:cs="Times New Roman"/>
                <w:sz w:val="22"/>
                <w:szCs w:val="22"/>
              </w:rPr>
              <w:t>1.8%</w:t>
            </w:r>
          </w:p>
        </w:tc>
        <w:tc>
          <w:tcPr>
            <w:tcW w:w="548" w:type="pct"/>
            <w:tcBorders>
              <w:top w:val="single" w:sz="4" w:space="0" w:color="auto"/>
            </w:tcBorders>
          </w:tcPr>
          <w:p w14:paraId="6B4CC94D" w14:textId="77777777" w:rsidR="00200323" w:rsidRPr="00B41280" w:rsidRDefault="00200323" w:rsidP="00123E23">
            <w:pPr>
              <w:pStyle w:val="Compact"/>
              <w:rPr>
                <w:rFonts w:cs="Times New Roman"/>
                <w:sz w:val="22"/>
                <w:szCs w:val="22"/>
              </w:rPr>
            </w:pPr>
            <w:r w:rsidRPr="00B41280">
              <w:rPr>
                <w:rFonts w:cs="Times New Roman"/>
                <w:sz w:val="22"/>
                <w:szCs w:val="22"/>
              </w:rPr>
              <w:t>1.2%</w:t>
            </w:r>
          </w:p>
        </w:tc>
        <w:tc>
          <w:tcPr>
            <w:tcW w:w="548" w:type="pct"/>
            <w:tcBorders>
              <w:top w:val="single" w:sz="4" w:space="0" w:color="auto"/>
            </w:tcBorders>
          </w:tcPr>
          <w:p w14:paraId="7BD37ADE" w14:textId="77777777" w:rsidR="00200323" w:rsidRPr="00B41280" w:rsidRDefault="00200323" w:rsidP="00123E23">
            <w:pPr>
              <w:pStyle w:val="Compact"/>
              <w:rPr>
                <w:rFonts w:cs="Times New Roman"/>
                <w:sz w:val="22"/>
                <w:szCs w:val="22"/>
              </w:rPr>
            </w:pPr>
            <w:r w:rsidRPr="00B41280">
              <w:rPr>
                <w:rFonts w:cs="Times New Roman"/>
                <w:sz w:val="22"/>
                <w:szCs w:val="22"/>
              </w:rPr>
              <w:t>3.2%</w:t>
            </w:r>
          </w:p>
        </w:tc>
      </w:tr>
      <w:tr w:rsidR="00B41280" w:rsidRPr="00B41280" w14:paraId="7F6175D0" w14:textId="77777777" w:rsidTr="00B41280">
        <w:tc>
          <w:tcPr>
            <w:tcW w:w="774" w:type="pct"/>
            <w:tcBorders>
              <w:bottom w:val="single" w:sz="4" w:space="0" w:color="auto"/>
            </w:tcBorders>
          </w:tcPr>
          <w:p w14:paraId="36AD17E9" w14:textId="77777777" w:rsidR="00200323" w:rsidRPr="00B41280" w:rsidRDefault="00200323" w:rsidP="00123E23">
            <w:pPr>
              <w:pStyle w:val="Compact"/>
              <w:rPr>
                <w:rFonts w:cs="Times New Roman"/>
                <w:sz w:val="22"/>
                <w:szCs w:val="22"/>
              </w:rPr>
            </w:pPr>
            <w:r w:rsidRPr="00B41280">
              <w:rPr>
                <w:rFonts w:cs="Times New Roman"/>
                <w:sz w:val="22"/>
                <w:szCs w:val="22"/>
              </w:rPr>
              <w:t>Center feedback ICC</w:t>
            </w:r>
          </w:p>
        </w:tc>
        <w:tc>
          <w:tcPr>
            <w:tcW w:w="516" w:type="pct"/>
            <w:tcBorders>
              <w:bottom w:val="single" w:sz="4" w:space="0" w:color="auto"/>
            </w:tcBorders>
          </w:tcPr>
          <w:p w14:paraId="297B287A"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48" w:type="pct"/>
            <w:tcBorders>
              <w:bottom w:val="single" w:sz="4" w:space="0" w:color="auto"/>
            </w:tcBorders>
          </w:tcPr>
          <w:p w14:paraId="74CC9A32"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483" w:type="pct"/>
            <w:tcBorders>
              <w:bottom w:val="single" w:sz="4" w:space="0" w:color="auto"/>
            </w:tcBorders>
          </w:tcPr>
          <w:p w14:paraId="6844741C"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16" w:type="pct"/>
            <w:tcBorders>
              <w:bottom w:val="single" w:sz="4" w:space="0" w:color="auto"/>
            </w:tcBorders>
          </w:tcPr>
          <w:p w14:paraId="2527516E" w14:textId="77777777" w:rsidR="00200323" w:rsidRPr="00B41280" w:rsidRDefault="00200323" w:rsidP="00123E23">
            <w:pPr>
              <w:pStyle w:val="Compact"/>
              <w:rPr>
                <w:rFonts w:cs="Times New Roman"/>
                <w:sz w:val="22"/>
                <w:szCs w:val="22"/>
              </w:rPr>
            </w:pPr>
            <w:r w:rsidRPr="00B41280">
              <w:rPr>
                <w:rFonts w:cs="Times New Roman"/>
                <w:sz w:val="22"/>
                <w:szCs w:val="22"/>
              </w:rPr>
              <w:t>0.0%</w:t>
            </w:r>
          </w:p>
        </w:tc>
        <w:tc>
          <w:tcPr>
            <w:tcW w:w="518" w:type="pct"/>
            <w:tcBorders>
              <w:bottom w:val="single" w:sz="4" w:space="0" w:color="auto"/>
            </w:tcBorders>
          </w:tcPr>
          <w:p w14:paraId="706BBB14" w14:textId="77777777" w:rsidR="00200323" w:rsidRPr="00B41280" w:rsidRDefault="00200323" w:rsidP="00123E23">
            <w:pPr>
              <w:pStyle w:val="Compact"/>
              <w:rPr>
                <w:rFonts w:cs="Times New Roman"/>
                <w:sz w:val="22"/>
                <w:szCs w:val="22"/>
              </w:rPr>
            </w:pPr>
            <w:r w:rsidRPr="00B41280">
              <w:rPr>
                <w:rFonts w:cs="Times New Roman"/>
                <w:sz w:val="22"/>
                <w:szCs w:val="22"/>
              </w:rPr>
              <w:t>0.1%</w:t>
            </w:r>
          </w:p>
        </w:tc>
        <w:tc>
          <w:tcPr>
            <w:tcW w:w="547" w:type="pct"/>
            <w:tcBorders>
              <w:bottom w:val="single" w:sz="4" w:space="0" w:color="auto"/>
            </w:tcBorders>
          </w:tcPr>
          <w:p w14:paraId="6FF4F176" w14:textId="77777777" w:rsidR="00200323" w:rsidRPr="00B41280" w:rsidRDefault="00200323" w:rsidP="00123E23">
            <w:pPr>
              <w:pStyle w:val="Compact"/>
              <w:rPr>
                <w:rFonts w:cs="Times New Roman"/>
                <w:sz w:val="22"/>
                <w:szCs w:val="22"/>
              </w:rPr>
            </w:pPr>
            <w:r w:rsidRPr="00B41280">
              <w:rPr>
                <w:rFonts w:cs="Times New Roman"/>
                <w:sz w:val="22"/>
                <w:szCs w:val="22"/>
              </w:rPr>
              <w:t>0.1%</w:t>
            </w:r>
          </w:p>
        </w:tc>
        <w:tc>
          <w:tcPr>
            <w:tcW w:w="548" w:type="pct"/>
            <w:tcBorders>
              <w:bottom w:val="single" w:sz="4" w:space="0" w:color="auto"/>
            </w:tcBorders>
          </w:tcPr>
          <w:p w14:paraId="22E03E2B"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48" w:type="pct"/>
            <w:tcBorders>
              <w:bottom w:val="single" w:sz="4" w:space="0" w:color="auto"/>
            </w:tcBorders>
          </w:tcPr>
          <w:p w14:paraId="0FBDCCAB" w14:textId="77777777" w:rsidR="00200323" w:rsidRPr="00B41280" w:rsidRDefault="00200323" w:rsidP="00123E23">
            <w:pPr>
              <w:pStyle w:val="Compact"/>
              <w:rPr>
                <w:rFonts w:cs="Times New Roman"/>
                <w:sz w:val="22"/>
                <w:szCs w:val="22"/>
              </w:rPr>
            </w:pPr>
            <w:r w:rsidRPr="00B41280">
              <w:rPr>
                <w:rFonts w:cs="Times New Roman"/>
                <w:sz w:val="22"/>
                <w:szCs w:val="22"/>
              </w:rPr>
              <w:t>0.2%</w:t>
            </w:r>
          </w:p>
        </w:tc>
      </w:tr>
      <w:tr w:rsidR="00B41280" w:rsidRPr="00B41280" w14:paraId="15A4BBA4" w14:textId="77777777" w:rsidTr="00B41280">
        <w:tc>
          <w:tcPr>
            <w:tcW w:w="774" w:type="pct"/>
            <w:tcBorders>
              <w:top w:val="single" w:sz="4" w:space="0" w:color="auto"/>
            </w:tcBorders>
          </w:tcPr>
          <w:p w14:paraId="58F1A785" w14:textId="77777777" w:rsidR="00200323" w:rsidRPr="00B41280" w:rsidRDefault="00200323" w:rsidP="00123E23">
            <w:pPr>
              <w:pStyle w:val="Compact"/>
              <w:rPr>
                <w:rFonts w:cs="Times New Roman"/>
                <w:sz w:val="22"/>
                <w:szCs w:val="22"/>
              </w:rPr>
            </w:pPr>
            <w:r w:rsidRPr="00B41280">
              <w:rPr>
                <w:rFonts w:cs="Times New Roman"/>
                <w:sz w:val="22"/>
                <w:szCs w:val="22"/>
              </w:rPr>
              <w:t>LRT for feedback</w:t>
            </w:r>
          </w:p>
        </w:tc>
        <w:tc>
          <w:tcPr>
            <w:tcW w:w="516" w:type="pct"/>
            <w:tcBorders>
              <w:top w:val="single" w:sz="4" w:space="0" w:color="auto"/>
            </w:tcBorders>
          </w:tcPr>
          <w:p w14:paraId="49B47601" w14:textId="77777777" w:rsidR="00200323" w:rsidRPr="00B41280" w:rsidRDefault="00200323" w:rsidP="00123E23">
            <w:pPr>
              <w:pStyle w:val="Compact"/>
              <w:rPr>
                <w:rFonts w:cs="Times New Roman"/>
                <w:sz w:val="22"/>
                <w:szCs w:val="22"/>
              </w:rPr>
            </w:pPr>
            <w:r w:rsidRPr="00B41280">
              <w:rPr>
                <w:rFonts w:cs="Times New Roman"/>
                <w:sz w:val="22"/>
                <w:szCs w:val="22"/>
              </w:rPr>
              <w:t>4.11</w:t>
            </w:r>
          </w:p>
        </w:tc>
        <w:tc>
          <w:tcPr>
            <w:tcW w:w="548" w:type="pct"/>
            <w:tcBorders>
              <w:top w:val="single" w:sz="4" w:space="0" w:color="auto"/>
            </w:tcBorders>
          </w:tcPr>
          <w:p w14:paraId="2B1FD24A" w14:textId="77777777" w:rsidR="00200323" w:rsidRPr="00B41280" w:rsidRDefault="00200323" w:rsidP="00123E23">
            <w:pPr>
              <w:pStyle w:val="Compact"/>
              <w:rPr>
                <w:rFonts w:cs="Times New Roman"/>
                <w:sz w:val="22"/>
                <w:szCs w:val="22"/>
              </w:rPr>
            </w:pPr>
            <w:r w:rsidRPr="00B41280">
              <w:rPr>
                <w:rFonts w:cs="Times New Roman"/>
                <w:sz w:val="22"/>
                <w:szCs w:val="22"/>
              </w:rPr>
              <w:t>1.86</w:t>
            </w:r>
          </w:p>
        </w:tc>
        <w:tc>
          <w:tcPr>
            <w:tcW w:w="483" w:type="pct"/>
            <w:tcBorders>
              <w:top w:val="single" w:sz="4" w:space="0" w:color="auto"/>
            </w:tcBorders>
          </w:tcPr>
          <w:p w14:paraId="7ED3371F" w14:textId="77777777" w:rsidR="00200323" w:rsidRPr="00B41280" w:rsidRDefault="00200323" w:rsidP="00123E23">
            <w:pPr>
              <w:pStyle w:val="Compact"/>
              <w:rPr>
                <w:rFonts w:cs="Times New Roman"/>
                <w:sz w:val="22"/>
                <w:szCs w:val="22"/>
              </w:rPr>
            </w:pPr>
            <w:r w:rsidRPr="00B41280">
              <w:rPr>
                <w:rFonts w:cs="Times New Roman"/>
                <w:sz w:val="22"/>
                <w:szCs w:val="22"/>
              </w:rPr>
              <w:t>6.06</w:t>
            </w:r>
          </w:p>
        </w:tc>
        <w:tc>
          <w:tcPr>
            <w:tcW w:w="516" w:type="pct"/>
            <w:tcBorders>
              <w:top w:val="single" w:sz="4" w:space="0" w:color="auto"/>
            </w:tcBorders>
          </w:tcPr>
          <w:p w14:paraId="07F6A317" w14:textId="77777777" w:rsidR="00200323" w:rsidRPr="00B41280" w:rsidRDefault="00200323" w:rsidP="00123E23">
            <w:pPr>
              <w:pStyle w:val="Compact"/>
              <w:rPr>
                <w:rFonts w:cs="Times New Roman"/>
                <w:sz w:val="22"/>
                <w:szCs w:val="22"/>
              </w:rPr>
            </w:pPr>
            <w:r w:rsidRPr="00B41280">
              <w:rPr>
                <w:rFonts w:cs="Times New Roman"/>
                <w:sz w:val="22"/>
                <w:szCs w:val="22"/>
              </w:rPr>
              <w:t>8.04*</w:t>
            </w:r>
          </w:p>
        </w:tc>
        <w:tc>
          <w:tcPr>
            <w:tcW w:w="518" w:type="pct"/>
            <w:tcBorders>
              <w:top w:val="single" w:sz="4" w:space="0" w:color="auto"/>
            </w:tcBorders>
          </w:tcPr>
          <w:p w14:paraId="1BDB6287" w14:textId="77777777" w:rsidR="00200323" w:rsidRPr="00B41280" w:rsidRDefault="00200323" w:rsidP="00123E23">
            <w:pPr>
              <w:pStyle w:val="Compact"/>
              <w:rPr>
                <w:rFonts w:cs="Times New Roman"/>
                <w:sz w:val="22"/>
                <w:szCs w:val="22"/>
              </w:rPr>
            </w:pPr>
            <w:r w:rsidRPr="00B41280">
              <w:rPr>
                <w:rFonts w:cs="Times New Roman"/>
                <w:sz w:val="22"/>
                <w:szCs w:val="22"/>
              </w:rPr>
              <w:t>1.57</w:t>
            </w:r>
          </w:p>
        </w:tc>
        <w:tc>
          <w:tcPr>
            <w:tcW w:w="547" w:type="pct"/>
            <w:tcBorders>
              <w:top w:val="single" w:sz="4" w:space="0" w:color="auto"/>
            </w:tcBorders>
          </w:tcPr>
          <w:p w14:paraId="4A5F9F39" w14:textId="77777777" w:rsidR="00200323" w:rsidRPr="00B41280" w:rsidRDefault="00200323" w:rsidP="00123E23">
            <w:pPr>
              <w:pStyle w:val="Compact"/>
              <w:rPr>
                <w:rFonts w:cs="Times New Roman"/>
                <w:sz w:val="22"/>
                <w:szCs w:val="22"/>
              </w:rPr>
            </w:pPr>
            <w:r w:rsidRPr="00B41280">
              <w:rPr>
                <w:rFonts w:cs="Times New Roman"/>
                <w:sz w:val="22"/>
                <w:szCs w:val="22"/>
              </w:rPr>
              <w:t>7.58*</w:t>
            </w:r>
          </w:p>
        </w:tc>
        <w:tc>
          <w:tcPr>
            <w:tcW w:w="548" w:type="pct"/>
            <w:tcBorders>
              <w:top w:val="single" w:sz="4" w:space="0" w:color="auto"/>
            </w:tcBorders>
          </w:tcPr>
          <w:p w14:paraId="516C20CD" w14:textId="77777777" w:rsidR="00200323" w:rsidRPr="00B41280" w:rsidRDefault="00200323" w:rsidP="00123E23">
            <w:pPr>
              <w:pStyle w:val="Compact"/>
              <w:rPr>
                <w:rFonts w:cs="Times New Roman"/>
                <w:sz w:val="22"/>
                <w:szCs w:val="22"/>
              </w:rPr>
            </w:pPr>
            <w:r w:rsidRPr="00B41280">
              <w:rPr>
                <w:rFonts w:cs="Times New Roman"/>
                <w:sz w:val="22"/>
                <w:szCs w:val="22"/>
              </w:rPr>
              <w:t>7.86*</w:t>
            </w:r>
          </w:p>
        </w:tc>
        <w:tc>
          <w:tcPr>
            <w:tcW w:w="548" w:type="pct"/>
            <w:tcBorders>
              <w:top w:val="single" w:sz="4" w:space="0" w:color="auto"/>
            </w:tcBorders>
          </w:tcPr>
          <w:p w14:paraId="3C33432C" w14:textId="77777777" w:rsidR="00200323" w:rsidRPr="00B41280" w:rsidRDefault="00200323" w:rsidP="00123E23">
            <w:pPr>
              <w:pStyle w:val="Compact"/>
              <w:rPr>
                <w:rFonts w:cs="Times New Roman"/>
                <w:sz w:val="22"/>
                <w:szCs w:val="22"/>
              </w:rPr>
            </w:pPr>
            <w:r w:rsidRPr="00B41280">
              <w:rPr>
                <w:rFonts w:cs="Times New Roman"/>
                <w:sz w:val="22"/>
                <w:szCs w:val="22"/>
              </w:rPr>
              <w:t>3.02</w:t>
            </w:r>
          </w:p>
        </w:tc>
      </w:tr>
      <w:tr w:rsidR="00B41280" w:rsidRPr="00B41280" w14:paraId="11E46E4D" w14:textId="77777777" w:rsidTr="00B41280">
        <w:tc>
          <w:tcPr>
            <w:tcW w:w="774" w:type="pct"/>
            <w:tcBorders>
              <w:bottom w:val="single" w:sz="4" w:space="0" w:color="auto"/>
            </w:tcBorders>
          </w:tcPr>
          <w:p w14:paraId="6BBF2F15" w14:textId="77777777" w:rsidR="00200323" w:rsidRPr="00B41280" w:rsidRDefault="00200323" w:rsidP="00123E23">
            <w:pPr>
              <w:pStyle w:val="Compact"/>
              <w:rPr>
                <w:rFonts w:cs="Times New Roman"/>
                <w:sz w:val="22"/>
                <w:szCs w:val="22"/>
              </w:rPr>
            </w:pPr>
            <w:r w:rsidRPr="00B41280">
              <w:rPr>
                <w:rFonts w:cs="Times New Roman"/>
                <w:sz w:val="22"/>
                <w:szCs w:val="22"/>
              </w:rPr>
              <w:t>LRT for random effect of feedback</w:t>
            </w:r>
          </w:p>
        </w:tc>
        <w:tc>
          <w:tcPr>
            <w:tcW w:w="516" w:type="pct"/>
            <w:tcBorders>
              <w:bottom w:val="single" w:sz="4" w:space="0" w:color="auto"/>
            </w:tcBorders>
          </w:tcPr>
          <w:p w14:paraId="207E34CA" w14:textId="77777777" w:rsidR="00200323" w:rsidRPr="00B41280" w:rsidRDefault="00200323" w:rsidP="00123E23">
            <w:pPr>
              <w:pStyle w:val="Compact"/>
              <w:rPr>
                <w:rFonts w:cs="Times New Roman"/>
                <w:sz w:val="22"/>
                <w:szCs w:val="22"/>
              </w:rPr>
            </w:pPr>
            <w:r w:rsidRPr="00B41280">
              <w:rPr>
                <w:rFonts w:cs="Times New Roman"/>
                <w:sz w:val="22"/>
                <w:szCs w:val="22"/>
              </w:rPr>
              <w:t>14.81**</w:t>
            </w:r>
          </w:p>
        </w:tc>
        <w:tc>
          <w:tcPr>
            <w:tcW w:w="548" w:type="pct"/>
            <w:tcBorders>
              <w:bottom w:val="single" w:sz="4" w:space="0" w:color="auto"/>
            </w:tcBorders>
          </w:tcPr>
          <w:p w14:paraId="24BBDC1C" w14:textId="77777777" w:rsidR="00200323" w:rsidRPr="00B41280" w:rsidRDefault="00200323" w:rsidP="00123E23">
            <w:pPr>
              <w:pStyle w:val="Compact"/>
              <w:rPr>
                <w:rFonts w:cs="Times New Roman"/>
                <w:sz w:val="22"/>
                <w:szCs w:val="22"/>
              </w:rPr>
            </w:pPr>
            <w:r w:rsidRPr="00B41280">
              <w:rPr>
                <w:rFonts w:cs="Times New Roman"/>
                <w:sz w:val="22"/>
                <w:szCs w:val="22"/>
              </w:rPr>
              <w:t>17.16**</w:t>
            </w:r>
          </w:p>
        </w:tc>
        <w:tc>
          <w:tcPr>
            <w:tcW w:w="483" w:type="pct"/>
            <w:tcBorders>
              <w:bottom w:val="single" w:sz="4" w:space="0" w:color="auto"/>
            </w:tcBorders>
          </w:tcPr>
          <w:p w14:paraId="55F7F6E3" w14:textId="77777777" w:rsidR="00200323" w:rsidRPr="00B41280" w:rsidRDefault="00200323" w:rsidP="00123E23">
            <w:pPr>
              <w:pStyle w:val="Compact"/>
              <w:rPr>
                <w:rFonts w:cs="Times New Roman"/>
                <w:sz w:val="22"/>
                <w:szCs w:val="22"/>
              </w:rPr>
            </w:pPr>
            <w:r w:rsidRPr="00B41280">
              <w:rPr>
                <w:rFonts w:cs="Times New Roman"/>
                <w:sz w:val="22"/>
                <w:szCs w:val="22"/>
              </w:rPr>
              <w:t>10.43*</w:t>
            </w:r>
          </w:p>
        </w:tc>
        <w:tc>
          <w:tcPr>
            <w:tcW w:w="516" w:type="pct"/>
            <w:tcBorders>
              <w:bottom w:val="single" w:sz="4" w:space="0" w:color="auto"/>
            </w:tcBorders>
          </w:tcPr>
          <w:p w14:paraId="24C73EB4" w14:textId="77777777" w:rsidR="00200323" w:rsidRPr="00B41280" w:rsidRDefault="00200323" w:rsidP="00123E23">
            <w:pPr>
              <w:pStyle w:val="Compact"/>
              <w:rPr>
                <w:rFonts w:cs="Times New Roman"/>
                <w:sz w:val="22"/>
                <w:szCs w:val="22"/>
              </w:rPr>
            </w:pPr>
            <w:r w:rsidRPr="00B41280">
              <w:rPr>
                <w:rFonts w:cs="Times New Roman"/>
                <w:sz w:val="22"/>
                <w:szCs w:val="22"/>
              </w:rPr>
              <w:t>0.02</w:t>
            </w:r>
          </w:p>
        </w:tc>
        <w:tc>
          <w:tcPr>
            <w:tcW w:w="518" w:type="pct"/>
            <w:tcBorders>
              <w:bottom w:val="single" w:sz="4" w:space="0" w:color="auto"/>
            </w:tcBorders>
          </w:tcPr>
          <w:p w14:paraId="0ABD49DF" w14:textId="77777777" w:rsidR="00200323" w:rsidRPr="00B41280" w:rsidRDefault="00200323" w:rsidP="00123E23">
            <w:pPr>
              <w:pStyle w:val="Compact"/>
              <w:rPr>
                <w:rFonts w:cs="Times New Roman"/>
                <w:sz w:val="22"/>
                <w:szCs w:val="22"/>
              </w:rPr>
            </w:pPr>
            <w:r w:rsidRPr="00B41280">
              <w:rPr>
                <w:rFonts w:cs="Times New Roman"/>
                <w:sz w:val="22"/>
                <w:szCs w:val="22"/>
              </w:rPr>
              <w:t>2.53</w:t>
            </w:r>
          </w:p>
        </w:tc>
        <w:tc>
          <w:tcPr>
            <w:tcW w:w="547" w:type="pct"/>
            <w:tcBorders>
              <w:bottom w:val="single" w:sz="4" w:space="0" w:color="auto"/>
            </w:tcBorders>
          </w:tcPr>
          <w:p w14:paraId="1AC7B89F" w14:textId="77777777" w:rsidR="00200323" w:rsidRPr="00B41280" w:rsidRDefault="00200323" w:rsidP="00123E23">
            <w:pPr>
              <w:pStyle w:val="Compact"/>
              <w:rPr>
                <w:rFonts w:cs="Times New Roman"/>
                <w:sz w:val="22"/>
                <w:szCs w:val="22"/>
              </w:rPr>
            </w:pPr>
            <w:r w:rsidRPr="00B41280">
              <w:rPr>
                <w:rFonts w:cs="Times New Roman"/>
                <w:sz w:val="22"/>
                <w:szCs w:val="22"/>
              </w:rPr>
              <w:t>4.52</w:t>
            </w:r>
          </w:p>
        </w:tc>
        <w:tc>
          <w:tcPr>
            <w:tcW w:w="548" w:type="pct"/>
            <w:tcBorders>
              <w:bottom w:val="single" w:sz="4" w:space="0" w:color="auto"/>
            </w:tcBorders>
          </w:tcPr>
          <w:p w14:paraId="7B025F9C" w14:textId="77777777" w:rsidR="00200323" w:rsidRPr="00B41280" w:rsidRDefault="00200323" w:rsidP="00123E23">
            <w:pPr>
              <w:pStyle w:val="Compact"/>
              <w:rPr>
                <w:rFonts w:cs="Times New Roman"/>
                <w:sz w:val="22"/>
                <w:szCs w:val="22"/>
              </w:rPr>
            </w:pPr>
            <w:r w:rsidRPr="00B41280">
              <w:rPr>
                <w:rFonts w:cs="Times New Roman"/>
                <w:sz w:val="22"/>
                <w:szCs w:val="22"/>
              </w:rPr>
              <w:t>18.75**</w:t>
            </w:r>
          </w:p>
        </w:tc>
        <w:tc>
          <w:tcPr>
            <w:tcW w:w="548" w:type="pct"/>
            <w:tcBorders>
              <w:bottom w:val="single" w:sz="4" w:space="0" w:color="auto"/>
            </w:tcBorders>
          </w:tcPr>
          <w:p w14:paraId="251AD830" w14:textId="77777777" w:rsidR="00200323" w:rsidRPr="00B41280" w:rsidRDefault="00200323" w:rsidP="00123E23">
            <w:pPr>
              <w:pStyle w:val="Compact"/>
              <w:rPr>
                <w:rFonts w:cs="Times New Roman"/>
                <w:sz w:val="22"/>
                <w:szCs w:val="22"/>
              </w:rPr>
            </w:pPr>
            <w:r w:rsidRPr="00B41280">
              <w:rPr>
                <w:rFonts w:cs="Times New Roman"/>
                <w:sz w:val="22"/>
                <w:szCs w:val="22"/>
              </w:rPr>
              <w:t>21.7**</w:t>
            </w:r>
          </w:p>
        </w:tc>
      </w:tr>
      <w:tr w:rsidR="00B41280" w:rsidRPr="00B41280" w14:paraId="6EF82E3C" w14:textId="77777777" w:rsidTr="00B41280">
        <w:tc>
          <w:tcPr>
            <w:tcW w:w="774" w:type="pct"/>
            <w:tcBorders>
              <w:top w:val="single" w:sz="4" w:space="0" w:color="auto"/>
            </w:tcBorders>
          </w:tcPr>
          <w:p w14:paraId="036830AE" w14:textId="77777777" w:rsidR="00200323" w:rsidRPr="00B41280" w:rsidRDefault="00200323" w:rsidP="00123E23">
            <w:pPr>
              <w:pStyle w:val="Compact"/>
              <w:rPr>
                <w:rFonts w:cs="Times New Roman"/>
                <w:sz w:val="22"/>
                <w:szCs w:val="22"/>
              </w:rPr>
            </w:pPr>
            <w:r w:rsidRPr="00B41280">
              <w:rPr>
                <w:rFonts w:cs="Times New Roman"/>
                <w:sz w:val="22"/>
                <w:szCs w:val="22"/>
              </w:rPr>
              <w:t>Center N</w:t>
            </w:r>
          </w:p>
        </w:tc>
        <w:tc>
          <w:tcPr>
            <w:tcW w:w="516" w:type="pct"/>
            <w:tcBorders>
              <w:top w:val="single" w:sz="4" w:space="0" w:color="auto"/>
            </w:tcBorders>
          </w:tcPr>
          <w:p w14:paraId="4F20393C"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22408B37"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483" w:type="pct"/>
            <w:tcBorders>
              <w:top w:val="single" w:sz="4" w:space="0" w:color="auto"/>
            </w:tcBorders>
          </w:tcPr>
          <w:p w14:paraId="21297D59"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16" w:type="pct"/>
            <w:tcBorders>
              <w:top w:val="single" w:sz="4" w:space="0" w:color="auto"/>
            </w:tcBorders>
          </w:tcPr>
          <w:p w14:paraId="4FBA73EE"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18" w:type="pct"/>
            <w:tcBorders>
              <w:top w:val="single" w:sz="4" w:space="0" w:color="auto"/>
            </w:tcBorders>
          </w:tcPr>
          <w:p w14:paraId="3EFE5EEE"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7" w:type="pct"/>
            <w:tcBorders>
              <w:top w:val="single" w:sz="4" w:space="0" w:color="auto"/>
            </w:tcBorders>
          </w:tcPr>
          <w:p w14:paraId="3F8CB8C3"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1498E4B0"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4889F13B" w14:textId="77777777" w:rsidR="00200323" w:rsidRPr="00B41280" w:rsidRDefault="00200323" w:rsidP="00123E23">
            <w:pPr>
              <w:pStyle w:val="Compact"/>
              <w:rPr>
                <w:rFonts w:cs="Times New Roman"/>
                <w:sz w:val="22"/>
                <w:szCs w:val="22"/>
              </w:rPr>
            </w:pPr>
            <w:r w:rsidRPr="00B41280">
              <w:rPr>
                <w:rFonts w:cs="Times New Roman"/>
                <w:sz w:val="22"/>
                <w:szCs w:val="22"/>
              </w:rPr>
              <w:t>71</w:t>
            </w:r>
          </w:p>
        </w:tc>
      </w:tr>
      <w:tr w:rsidR="00B41280" w:rsidRPr="00B41280" w14:paraId="33C79A7A" w14:textId="77777777" w:rsidTr="00B41280">
        <w:tc>
          <w:tcPr>
            <w:tcW w:w="774" w:type="pct"/>
            <w:tcBorders>
              <w:bottom w:val="single" w:sz="4" w:space="0" w:color="auto"/>
            </w:tcBorders>
          </w:tcPr>
          <w:p w14:paraId="4212B0C7" w14:textId="77777777" w:rsidR="00200323" w:rsidRPr="00B41280" w:rsidRDefault="00200323" w:rsidP="00123E23">
            <w:pPr>
              <w:pStyle w:val="Compact"/>
              <w:rPr>
                <w:rFonts w:cs="Times New Roman"/>
                <w:sz w:val="22"/>
                <w:szCs w:val="22"/>
              </w:rPr>
            </w:pPr>
            <w:r w:rsidRPr="00B41280">
              <w:rPr>
                <w:rFonts w:cs="Times New Roman"/>
                <w:sz w:val="22"/>
                <w:szCs w:val="22"/>
              </w:rPr>
              <w:t>Client N</w:t>
            </w:r>
          </w:p>
        </w:tc>
        <w:tc>
          <w:tcPr>
            <w:tcW w:w="516" w:type="pct"/>
            <w:tcBorders>
              <w:bottom w:val="single" w:sz="4" w:space="0" w:color="auto"/>
            </w:tcBorders>
          </w:tcPr>
          <w:p w14:paraId="62149B3B"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4B941793" w14:textId="77777777" w:rsidR="00200323" w:rsidRPr="00B41280" w:rsidRDefault="00200323" w:rsidP="00123E23">
            <w:pPr>
              <w:pStyle w:val="Compact"/>
              <w:rPr>
                <w:rFonts w:cs="Times New Roman"/>
                <w:sz w:val="22"/>
                <w:szCs w:val="22"/>
              </w:rPr>
            </w:pPr>
            <w:r w:rsidRPr="00B41280">
              <w:rPr>
                <w:rFonts w:cs="Times New Roman"/>
                <w:sz w:val="22"/>
                <w:szCs w:val="22"/>
              </w:rPr>
              <w:t>37051</w:t>
            </w:r>
          </w:p>
        </w:tc>
        <w:tc>
          <w:tcPr>
            <w:tcW w:w="483" w:type="pct"/>
            <w:tcBorders>
              <w:bottom w:val="single" w:sz="4" w:space="0" w:color="auto"/>
            </w:tcBorders>
          </w:tcPr>
          <w:p w14:paraId="0B5946E2" w14:textId="77777777" w:rsidR="00200323" w:rsidRPr="00B41280" w:rsidRDefault="00200323" w:rsidP="00123E23">
            <w:pPr>
              <w:pStyle w:val="Compact"/>
              <w:rPr>
                <w:rFonts w:cs="Times New Roman"/>
                <w:sz w:val="22"/>
                <w:szCs w:val="22"/>
              </w:rPr>
            </w:pPr>
            <w:r w:rsidRPr="00B41280">
              <w:rPr>
                <w:rFonts w:cs="Times New Roman"/>
                <w:sz w:val="22"/>
                <w:szCs w:val="22"/>
              </w:rPr>
              <w:t>35792</w:t>
            </w:r>
          </w:p>
        </w:tc>
        <w:tc>
          <w:tcPr>
            <w:tcW w:w="516" w:type="pct"/>
            <w:tcBorders>
              <w:bottom w:val="single" w:sz="4" w:space="0" w:color="auto"/>
            </w:tcBorders>
          </w:tcPr>
          <w:p w14:paraId="7B0115D4" w14:textId="77777777" w:rsidR="00200323" w:rsidRPr="00B41280" w:rsidRDefault="00200323" w:rsidP="00123E23">
            <w:pPr>
              <w:pStyle w:val="Compact"/>
              <w:rPr>
                <w:rFonts w:cs="Times New Roman"/>
                <w:sz w:val="22"/>
                <w:szCs w:val="22"/>
              </w:rPr>
            </w:pPr>
            <w:r w:rsidRPr="00B41280">
              <w:rPr>
                <w:rFonts w:cs="Times New Roman"/>
                <w:sz w:val="22"/>
                <w:szCs w:val="22"/>
              </w:rPr>
              <w:t>37045</w:t>
            </w:r>
          </w:p>
        </w:tc>
        <w:tc>
          <w:tcPr>
            <w:tcW w:w="518" w:type="pct"/>
            <w:tcBorders>
              <w:bottom w:val="single" w:sz="4" w:space="0" w:color="auto"/>
            </w:tcBorders>
          </w:tcPr>
          <w:p w14:paraId="73AF5C06" w14:textId="77777777" w:rsidR="00200323" w:rsidRPr="00B41280" w:rsidRDefault="00200323" w:rsidP="00123E23">
            <w:pPr>
              <w:pStyle w:val="Compact"/>
              <w:rPr>
                <w:rFonts w:cs="Times New Roman"/>
                <w:sz w:val="22"/>
                <w:szCs w:val="22"/>
              </w:rPr>
            </w:pPr>
            <w:r w:rsidRPr="00B41280">
              <w:rPr>
                <w:rFonts w:cs="Times New Roman"/>
                <w:sz w:val="22"/>
                <w:szCs w:val="22"/>
              </w:rPr>
              <w:t>36648</w:t>
            </w:r>
          </w:p>
        </w:tc>
        <w:tc>
          <w:tcPr>
            <w:tcW w:w="547" w:type="pct"/>
            <w:tcBorders>
              <w:bottom w:val="single" w:sz="4" w:space="0" w:color="auto"/>
            </w:tcBorders>
          </w:tcPr>
          <w:p w14:paraId="296A55AE"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6F65C5A8"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2E5CA8E1"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r>
      <w:tr w:rsidR="00D86820" w:rsidRPr="00B41280" w14:paraId="7FA51952" w14:textId="77777777" w:rsidTr="00B41280">
        <w:tc>
          <w:tcPr>
            <w:tcW w:w="5000" w:type="pct"/>
            <w:gridSpan w:val="9"/>
            <w:tcBorders>
              <w:top w:val="single" w:sz="4" w:space="0" w:color="auto"/>
            </w:tcBorders>
          </w:tcPr>
          <w:p w14:paraId="1C72EAC4" w14:textId="700142C1" w:rsidR="00D86820" w:rsidRPr="00B41280" w:rsidRDefault="00D86820" w:rsidP="00123E23">
            <w:pPr>
              <w:pStyle w:val="Compact"/>
              <w:rPr>
                <w:rFonts w:cs="Times New Roman"/>
                <w:sz w:val="22"/>
                <w:szCs w:val="22"/>
              </w:rPr>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Variance terms correspond to variance of random effects; </w:t>
            </w:r>
            <w:r w:rsidR="00A62575" w:rsidRPr="00B41280">
              <w:rPr>
                <w:rFonts w:cs="Times New Roman"/>
                <w:sz w:val="22"/>
                <w:szCs w:val="22"/>
              </w:rPr>
              <w:t xml:space="preserve">ICC = intraclass correlation coefficient; </w:t>
            </w:r>
            <w:r w:rsidRPr="00B41280">
              <w:rPr>
                <w:rFonts w:cs="Times New Roman"/>
                <w:sz w:val="22"/>
                <w:szCs w:val="22"/>
              </w:rPr>
              <w:t>LRT = likelihood ratio test</w:t>
            </w:r>
            <w:r w:rsidR="00A62575" w:rsidRPr="00B41280">
              <w:rPr>
                <w:rFonts w:cs="Times New Roman"/>
                <w:sz w:val="22"/>
                <w:szCs w:val="22"/>
              </w:rPr>
              <w:t xml:space="preserve">. </w:t>
            </w:r>
            <w:r w:rsidRPr="00B41280">
              <w:rPr>
                <w:rFonts w:cs="Times New Roman"/>
                <w:sz w:val="22"/>
                <w:szCs w:val="22"/>
              </w:rPr>
              <w:t xml:space="preserve">*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0B7E12E4" w14:textId="77777777" w:rsidR="00200323" w:rsidRPr="00924391" w:rsidRDefault="00200323" w:rsidP="00200323">
      <w:pPr>
        <w:pStyle w:val="Heading3"/>
        <w:rPr>
          <w:sz w:val="20"/>
          <w:szCs w:val="20"/>
        </w:rPr>
      </w:pPr>
      <w:bookmarkStart w:id="22" w:name="table-7"/>
      <w:r w:rsidRPr="00924391">
        <w:rPr>
          <w:sz w:val="20"/>
          <w:szCs w:val="20"/>
        </w:rPr>
        <w:lastRenderedPageBreak/>
        <w:t>Table 7</w:t>
      </w:r>
      <w:bookmarkEnd w:id="22"/>
    </w:p>
    <w:p w14:paraId="7EA75CC3" w14:textId="77777777" w:rsidR="00200323" w:rsidRPr="00924391" w:rsidRDefault="00200323" w:rsidP="00200323">
      <w:pPr>
        <w:pStyle w:val="Heading4"/>
        <w:rPr>
          <w:sz w:val="20"/>
          <w:szCs w:val="20"/>
        </w:rPr>
      </w:pPr>
      <w:bookmarkStart w:id="23" w:name="X056096a1b40ee049a718929b430f95de6403714"/>
      <w:r w:rsidRPr="00924391">
        <w:rPr>
          <w:sz w:val="20"/>
          <w:szCs w:val="20"/>
        </w:rPr>
        <w:t>Moderating Effects of Feedback on Pre to Post Treatment Change</w:t>
      </w:r>
      <w:bookmarkEnd w:id="23"/>
    </w:p>
    <w:tbl>
      <w:tblPr>
        <w:tblStyle w:val="Table"/>
        <w:tblW w:w="5313" w:type="pct"/>
        <w:tblLook w:val="07E0" w:firstRow="1" w:lastRow="1" w:firstColumn="1" w:lastColumn="1" w:noHBand="1" w:noVBand="1"/>
      </w:tblPr>
      <w:tblGrid>
        <w:gridCol w:w="2343"/>
        <w:gridCol w:w="1485"/>
        <w:gridCol w:w="1394"/>
        <w:gridCol w:w="1347"/>
        <w:gridCol w:w="1440"/>
        <w:gridCol w:w="1410"/>
        <w:gridCol w:w="1383"/>
        <w:gridCol w:w="1438"/>
        <w:gridCol w:w="1531"/>
      </w:tblGrid>
      <w:tr w:rsidR="00924391" w14:paraId="1DD0FE8D" w14:textId="77777777" w:rsidTr="00924391">
        <w:tc>
          <w:tcPr>
            <w:tcW w:w="851" w:type="pct"/>
            <w:tcBorders>
              <w:top w:val="single" w:sz="4" w:space="0" w:color="auto"/>
              <w:bottom w:val="single" w:sz="2" w:space="0" w:color="auto"/>
            </w:tcBorders>
            <w:vAlign w:val="bottom"/>
          </w:tcPr>
          <w:p w14:paraId="759E9DEC" w14:textId="77777777" w:rsidR="00200323" w:rsidRDefault="00200323" w:rsidP="00123E23"/>
        </w:tc>
        <w:tc>
          <w:tcPr>
            <w:tcW w:w="539" w:type="pct"/>
            <w:tcBorders>
              <w:top w:val="single" w:sz="4" w:space="0" w:color="auto"/>
              <w:bottom w:val="single" w:sz="2" w:space="0" w:color="auto"/>
            </w:tcBorders>
            <w:vAlign w:val="bottom"/>
          </w:tcPr>
          <w:p w14:paraId="611D54F4" w14:textId="77777777" w:rsidR="00200323" w:rsidRDefault="00200323" w:rsidP="00123E23">
            <w:pPr>
              <w:pStyle w:val="Compact"/>
            </w:pPr>
            <w:r>
              <w:t>Depression</w:t>
            </w:r>
          </w:p>
        </w:tc>
        <w:tc>
          <w:tcPr>
            <w:tcW w:w="506" w:type="pct"/>
            <w:tcBorders>
              <w:top w:val="single" w:sz="4" w:space="0" w:color="auto"/>
              <w:bottom w:val="single" w:sz="2" w:space="0" w:color="auto"/>
            </w:tcBorders>
            <w:vAlign w:val="bottom"/>
          </w:tcPr>
          <w:p w14:paraId="3D50F5F9" w14:textId="77777777" w:rsidR="00200323" w:rsidRDefault="00200323" w:rsidP="00123E23">
            <w:pPr>
              <w:pStyle w:val="Compact"/>
            </w:pPr>
            <w:r>
              <w:t>Generalized Anxiety</w:t>
            </w:r>
          </w:p>
        </w:tc>
        <w:tc>
          <w:tcPr>
            <w:tcW w:w="489" w:type="pct"/>
            <w:tcBorders>
              <w:top w:val="single" w:sz="4" w:space="0" w:color="auto"/>
              <w:bottom w:val="single" w:sz="2" w:space="0" w:color="auto"/>
            </w:tcBorders>
            <w:vAlign w:val="bottom"/>
          </w:tcPr>
          <w:p w14:paraId="65F9296C" w14:textId="77777777" w:rsidR="00200323" w:rsidRDefault="00200323" w:rsidP="00123E23">
            <w:pPr>
              <w:pStyle w:val="Compact"/>
            </w:pPr>
            <w:r>
              <w:t>Social Anxiety</w:t>
            </w:r>
          </w:p>
        </w:tc>
        <w:tc>
          <w:tcPr>
            <w:tcW w:w="523" w:type="pct"/>
            <w:tcBorders>
              <w:top w:val="single" w:sz="4" w:space="0" w:color="auto"/>
              <w:bottom w:val="single" w:sz="2" w:space="0" w:color="auto"/>
            </w:tcBorders>
            <w:vAlign w:val="bottom"/>
          </w:tcPr>
          <w:p w14:paraId="22B6F784" w14:textId="77777777" w:rsidR="00200323" w:rsidRDefault="00200323" w:rsidP="00123E23">
            <w:pPr>
              <w:pStyle w:val="Compact"/>
            </w:pPr>
            <w:r>
              <w:t>Academic Distress</w:t>
            </w:r>
          </w:p>
        </w:tc>
        <w:tc>
          <w:tcPr>
            <w:tcW w:w="512" w:type="pct"/>
            <w:tcBorders>
              <w:top w:val="single" w:sz="4" w:space="0" w:color="auto"/>
              <w:bottom w:val="single" w:sz="2" w:space="0" w:color="auto"/>
            </w:tcBorders>
            <w:vAlign w:val="bottom"/>
          </w:tcPr>
          <w:p w14:paraId="60425047" w14:textId="77777777" w:rsidR="00200323" w:rsidRDefault="00200323" w:rsidP="00123E23">
            <w:pPr>
              <w:pStyle w:val="Compact"/>
            </w:pPr>
            <w:r>
              <w:t>Eating Concerns</w:t>
            </w:r>
          </w:p>
        </w:tc>
        <w:tc>
          <w:tcPr>
            <w:tcW w:w="502" w:type="pct"/>
            <w:tcBorders>
              <w:top w:val="single" w:sz="4" w:space="0" w:color="auto"/>
              <w:bottom w:val="single" w:sz="2" w:space="0" w:color="auto"/>
            </w:tcBorders>
            <w:vAlign w:val="bottom"/>
          </w:tcPr>
          <w:p w14:paraId="6B0E9F03" w14:textId="77777777" w:rsidR="00200323" w:rsidRDefault="00200323" w:rsidP="00123E23">
            <w:pPr>
              <w:pStyle w:val="Compact"/>
            </w:pPr>
            <w:r>
              <w:t>Hostility</w:t>
            </w:r>
          </w:p>
        </w:tc>
        <w:tc>
          <w:tcPr>
            <w:tcW w:w="522" w:type="pct"/>
            <w:tcBorders>
              <w:top w:val="single" w:sz="4" w:space="0" w:color="auto"/>
              <w:bottom w:val="single" w:sz="2" w:space="0" w:color="auto"/>
            </w:tcBorders>
            <w:vAlign w:val="bottom"/>
          </w:tcPr>
          <w:p w14:paraId="2AF73385" w14:textId="77777777" w:rsidR="00200323" w:rsidRDefault="00200323" w:rsidP="00123E23">
            <w:pPr>
              <w:pStyle w:val="Compact"/>
            </w:pPr>
            <w:r>
              <w:t>Alcohol Use</w:t>
            </w:r>
          </w:p>
        </w:tc>
        <w:tc>
          <w:tcPr>
            <w:tcW w:w="556" w:type="pct"/>
            <w:tcBorders>
              <w:top w:val="single" w:sz="4" w:space="0" w:color="auto"/>
              <w:bottom w:val="single" w:sz="2" w:space="0" w:color="auto"/>
            </w:tcBorders>
            <w:vAlign w:val="bottom"/>
          </w:tcPr>
          <w:p w14:paraId="688051DA" w14:textId="77777777" w:rsidR="00200323" w:rsidRDefault="00200323" w:rsidP="00123E23">
            <w:pPr>
              <w:pStyle w:val="Compact"/>
            </w:pPr>
            <w:r>
              <w:t>Distress Index</w:t>
            </w:r>
          </w:p>
        </w:tc>
      </w:tr>
      <w:tr w:rsidR="00924391" w14:paraId="2DD95320" w14:textId="77777777" w:rsidTr="00924391">
        <w:tc>
          <w:tcPr>
            <w:tcW w:w="851" w:type="pct"/>
            <w:tcBorders>
              <w:top w:val="single" w:sz="2" w:space="0" w:color="auto"/>
            </w:tcBorders>
          </w:tcPr>
          <w:p w14:paraId="75C21F57" w14:textId="77777777" w:rsidR="00200323" w:rsidRDefault="00200323" w:rsidP="00123E23">
            <w:pPr>
              <w:pStyle w:val="Compact"/>
            </w:pPr>
            <w:r>
              <w:t>Intercept</w:t>
            </w:r>
          </w:p>
        </w:tc>
        <w:tc>
          <w:tcPr>
            <w:tcW w:w="539" w:type="pct"/>
            <w:tcBorders>
              <w:top w:val="single" w:sz="2" w:space="0" w:color="auto"/>
            </w:tcBorders>
          </w:tcPr>
          <w:p w14:paraId="33394EAF" w14:textId="77777777" w:rsidR="00200323" w:rsidRDefault="00200323" w:rsidP="00123E23">
            <w:pPr>
              <w:pStyle w:val="Compact"/>
            </w:pPr>
            <w:r>
              <w:t>-0.08** (0.02)</w:t>
            </w:r>
          </w:p>
        </w:tc>
        <w:tc>
          <w:tcPr>
            <w:tcW w:w="506" w:type="pct"/>
            <w:tcBorders>
              <w:top w:val="single" w:sz="2" w:space="0" w:color="auto"/>
            </w:tcBorders>
          </w:tcPr>
          <w:p w14:paraId="388C4FA4" w14:textId="77777777" w:rsidR="00200323" w:rsidRDefault="00200323" w:rsidP="00123E23">
            <w:pPr>
              <w:pStyle w:val="Compact"/>
            </w:pPr>
            <w:r>
              <w:t>-0.07** (0.02)</w:t>
            </w:r>
          </w:p>
        </w:tc>
        <w:tc>
          <w:tcPr>
            <w:tcW w:w="489" w:type="pct"/>
            <w:tcBorders>
              <w:top w:val="single" w:sz="2" w:space="0" w:color="auto"/>
            </w:tcBorders>
          </w:tcPr>
          <w:p w14:paraId="79D805AA" w14:textId="77777777" w:rsidR="00200323" w:rsidRDefault="00200323" w:rsidP="00123E23">
            <w:pPr>
              <w:pStyle w:val="Compact"/>
            </w:pPr>
            <w:r>
              <w:t>-0.05* (0.02)</w:t>
            </w:r>
          </w:p>
        </w:tc>
        <w:tc>
          <w:tcPr>
            <w:tcW w:w="523" w:type="pct"/>
            <w:tcBorders>
              <w:top w:val="single" w:sz="2" w:space="0" w:color="auto"/>
            </w:tcBorders>
          </w:tcPr>
          <w:p w14:paraId="6F5E48B6" w14:textId="77777777" w:rsidR="00200323" w:rsidRDefault="00200323" w:rsidP="00123E23">
            <w:pPr>
              <w:pStyle w:val="Compact"/>
            </w:pPr>
            <w:r>
              <w:t>-0.06** (0.02)</w:t>
            </w:r>
          </w:p>
        </w:tc>
        <w:tc>
          <w:tcPr>
            <w:tcW w:w="512" w:type="pct"/>
            <w:tcBorders>
              <w:top w:val="single" w:sz="2" w:space="0" w:color="auto"/>
            </w:tcBorders>
          </w:tcPr>
          <w:p w14:paraId="0F1854FF" w14:textId="77777777" w:rsidR="00200323" w:rsidRDefault="00200323" w:rsidP="00123E23">
            <w:pPr>
              <w:pStyle w:val="Compact"/>
            </w:pPr>
            <w:r>
              <w:t>-0.04** (0.01)</w:t>
            </w:r>
          </w:p>
        </w:tc>
        <w:tc>
          <w:tcPr>
            <w:tcW w:w="502" w:type="pct"/>
            <w:tcBorders>
              <w:top w:val="single" w:sz="2" w:space="0" w:color="auto"/>
            </w:tcBorders>
          </w:tcPr>
          <w:p w14:paraId="33817D40" w14:textId="77777777" w:rsidR="00200323" w:rsidRDefault="00200323" w:rsidP="00123E23">
            <w:pPr>
              <w:pStyle w:val="Compact"/>
            </w:pPr>
            <w:r>
              <w:t>-0.06** (0.02)</w:t>
            </w:r>
          </w:p>
        </w:tc>
        <w:tc>
          <w:tcPr>
            <w:tcW w:w="522" w:type="pct"/>
            <w:tcBorders>
              <w:top w:val="single" w:sz="2" w:space="0" w:color="auto"/>
            </w:tcBorders>
          </w:tcPr>
          <w:p w14:paraId="09AEC616" w14:textId="77777777" w:rsidR="00200323" w:rsidRDefault="00200323" w:rsidP="00123E23">
            <w:pPr>
              <w:pStyle w:val="Compact"/>
            </w:pPr>
            <w:r>
              <w:t>-0.06** (0.02)</w:t>
            </w:r>
          </w:p>
        </w:tc>
        <w:tc>
          <w:tcPr>
            <w:tcW w:w="556" w:type="pct"/>
            <w:tcBorders>
              <w:top w:val="single" w:sz="2" w:space="0" w:color="auto"/>
            </w:tcBorders>
          </w:tcPr>
          <w:p w14:paraId="10F1F88F" w14:textId="77777777" w:rsidR="00200323" w:rsidRDefault="00200323" w:rsidP="00123E23">
            <w:pPr>
              <w:pStyle w:val="Compact"/>
            </w:pPr>
            <w:r>
              <w:t>-0.09** (0.02)</w:t>
            </w:r>
          </w:p>
        </w:tc>
      </w:tr>
      <w:tr w:rsidR="00924391" w14:paraId="6E18FF8A" w14:textId="77777777" w:rsidTr="00924391">
        <w:tc>
          <w:tcPr>
            <w:tcW w:w="851" w:type="pct"/>
          </w:tcPr>
          <w:p w14:paraId="0556CFEA" w14:textId="77777777" w:rsidR="00200323" w:rsidRDefault="00200323" w:rsidP="00123E23">
            <w:pPr>
              <w:pStyle w:val="Compact"/>
            </w:pPr>
            <w:r>
              <w:t>Feedback</w:t>
            </w:r>
          </w:p>
        </w:tc>
        <w:tc>
          <w:tcPr>
            <w:tcW w:w="539" w:type="pct"/>
          </w:tcPr>
          <w:p w14:paraId="6E72FCF3" w14:textId="77777777" w:rsidR="00200323" w:rsidRDefault="00200323" w:rsidP="00123E23">
            <w:pPr>
              <w:pStyle w:val="Compact"/>
            </w:pPr>
            <w:r>
              <w:t>-0.02** (0.01)</w:t>
            </w:r>
          </w:p>
        </w:tc>
        <w:tc>
          <w:tcPr>
            <w:tcW w:w="506" w:type="pct"/>
          </w:tcPr>
          <w:p w14:paraId="4C5EF847" w14:textId="77777777" w:rsidR="00200323" w:rsidRDefault="00200323" w:rsidP="00123E23">
            <w:pPr>
              <w:pStyle w:val="Compact"/>
            </w:pPr>
            <w:r>
              <w:t>-0.02* (0.01)</w:t>
            </w:r>
          </w:p>
        </w:tc>
        <w:tc>
          <w:tcPr>
            <w:tcW w:w="489" w:type="pct"/>
          </w:tcPr>
          <w:p w14:paraId="72679B53" w14:textId="77777777" w:rsidR="00200323" w:rsidRDefault="00200323" w:rsidP="00123E23">
            <w:pPr>
              <w:pStyle w:val="Compact"/>
            </w:pPr>
            <w:r>
              <w:t>0.00 (0)</w:t>
            </w:r>
          </w:p>
        </w:tc>
        <w:tc>
          <w:tcPr>
            <w:tcW w:w="523" w:type="pct"/>
          </w:tcPr>
          <w:p w14:paraId="0BBEAFB3" w14:textId="77777777" w:rsidR="00200323" w:rsidRDefault="00200323" w:rsidP="00123E23">
            <w:pPr>
              <w:pStyle w:val="Compact"/>
            </w:pPr>
            <w:r>
              <w:t>-0.01 (0)</w:t>
            </w:r>
          </w:p>
        </w:tc>
        <w:tc>
          <w:tcPr>
            <w:tcW w:w="512" w:type="pct"/>
          </w:tcPr>
          <w:p w14:paraId="2D6712E9" w14:textId="77777777" w:rsidR="00200323" w:rsidRDefault="00200323" w:rsidP="00123E23">
            <w:pPr>
              <w:pStyle w:val="Compact"/>
            </w:pPr>
            <w:r>
              <w:t>0.01 (0)</w:t>
            </w:r>
          </w:p>
        </w:tc>
        <w:tc>
          <w:tcPr>
            <w:tcW w:w="502" w:type="pct"/>
          </w:tcPr>
          <w:p w14:paraId="664D46EA" w14:textId="77777777" w:rsidR="00200323" w:rsidRDefault="00200323" w:rsidP="00123E23">
            <w:pPr>
              <w:pStyle w:val="Compact"/>
            </w:pPr>
            <w:r>
              <w:t>0.01 (0)</w:t>
            </w:r>
          </w:p>
        </w:tc>
        <w:tc>
          <w:tcPr>
            <w:tcW w:w="522" w:type="pct"/>
          </w:tcPr>
          <w:p w14:paraId="3DA669C8" w14:textId="77777777" w:rsidR="00200323" w:rsidRDefault="00200323" w:rsidP="00123E23">
            <w:pPr>
              <w:pStyle w:val="Compact"/>
            </w:pPr>
            <w:r>
              <w:t>0.01 (0.01)</w:t>
            </w:r>
          </w:p>
        </w:tc>
        <w:tc>
          <w:tcPr>
            <w:tcW w:w="556" w:type="pct"/>
          </w:tcPr>
          <w:p w14:paraId="3434F147" w14:textId="77777777" w:rsidR="00200323" w:rsidRDefault="00200323" w:rsidP="00123E23">
            <w:pPr>
              <w:pStyle w:val="Compact"/>
            </w:pPr>
            <w:r>
              <w:t>-0.02* (0.01)</w:t>
            </w:r>
          </w:p>
        </w:tc>
      </w:tr>
      <w:tr w:rsidR="00924391" w14:paraId="67DC4AD0" w14:textId="77777777" w:rsidTr="00924391">
        <w:tc>
          <w:tcPr>
            <w:tcW w:w="851" w:type="pct"/>
          </w:tcPr>
          <w:p w14:paraId="50104DAA" w14:textId="77777777" w:rsidR="00200323" w:rsidRDefault="00200323" w:rsidP="00123E23">
            <w:pPr>
              <w:pStyle w:val="Compact"/>
            </w:pPr>
            <w:r>
              <w:t>Off track</w:t>
            </w:r>
          </w:p>
        </w:tc>
        <w:tc>
          <w:tcPr>
            <w:tcW w:w="539" w:type="pct"/>
          </w:tcPr>
          <w:p w14:paraId="1C804867" w14:textId="77777777" w:rsidR="00200323" w:rsidRDefault="00200323" w:rsidP="00123E23">
            <w:pPr>
              <w:pStyle w:val="Compact"/>
            </w:pPr>
            <w:r>
              <w:t>-0.35** (0)</w:t>
            </w:r>
          </w:p>
        </w:tc>
        <w:tc>
          <w:tcPr>
            <w:tcW w:w="506" w:type="pct"/>
          </w:tcPr>
          <w:p w14:paraId="00666280" w14:textId="77777777" w:rsidR="00200323" w:rsidRDefault="00200323" w:rsidP="00123E23">
            <w:pPr>
              <w:pStyle w:val="Compact"/>
            </w:pPr>
            <w:r>
              <w:t>-0.39** (0)</w:t>
            </w:r>
          </w:p>
        </w:tc>
        <w:tc>
          <w:tcPr>
            <w:tcW w:w="489" w:type="pct"/>
          </w:tcPr>
          <w:p w14:paraId="72DD7C1F" w14:textId="77777777" w:rsidR="00200323" w:rsidRDefault="00200323" w:rsidP="00123E23">
            <w:pPr>
              <w:pStyle w:val="Compact"/>
            </w:pPr>
            <w:r>
              <w:t>-0.41** (0)</w:t>
            </w:r>
          </w:p>
        </w:tc>
        <w:tc>
          <w:tcPr>
            <w:tcW w:w="523" w:type="pct"/>
          </w:tcPr>
          <w:p w14:paraId="35EFB73C" w14:textId="77777777" w:rsidR="00200323" w:rsidRDefault="00200323" w:rsidP="00123E23">
            <w:pPr>
              <w:pStyle w:val="Compact"/>
            </w:pPr>
            <w:r>
              <w:t>-0.44** (0)</w:t>
            </w:r>
          </w:p>
        </w:tc>
        <w:tc>
          <w:tcPr>
            <w:tcW w:w="512" w:type="pct"/>
          </w:tcPr>
          <w:p w14:paraId="48555855" w14:textId="77777777" w:rsidR="00200323" w:rsidRDefault="00200323" w:rsidP="00123E23">
            <w:pPr>
              <w:pStyle w:val="Compact"/>
            </w:pPr>
            <w:r>
              <w:t>-0.44** (0)</w:t>
            </w:r>
          </w:p>
        </w:tc>
        <w:tc>
          <w:tcPr>
            <w:tcW w:w="502" w:type="pct"/>
          </w:tcPr>
          <w:p w14:paraId="0D2A7F10" w14:textId="77777777" w:rsidR="00200323" w:rsidRDefault="00200323" w:rsidP="00123E23">
            <w:pPr>
              <w:pStyle w:val="Compact"/>
            </w:pPr>
            <w:r>
              <w:t>-0.32** (0)</w:t>
            </w:r>
          </w:p>
        </w:tc>
        <w:tc>
          <w:tcPr>
            <w:tcW w:w="522" w:type="pct"/>
          </w:tcPr>
          <w:p w14:paraId="3259358C" w14:textId="77777777" w:rsidR="00200323" w:rsidRDefault="00200323" w:rsidP="00123E23">
            <w:pPr>
              <w:pStyle w:val="Compact"/>
            </w:pPr>
            <w:r>
              <w:t>-0.32** (0)</w:t>
            </w:r>
          </w:p>
        </w:tc>
        <w:tc>
          <w:tcPr>
            <w:tcW w:w="556" w:type="pct"/>
          </w:tcPr>
          <w:p w14:paraId="23680032" w14:textId="77777777" w:rsidR="00200323" w:rsidRDefault="00200323" w:rsidP="00123E23">
            <w:pPr>
              <w:pStyle w:val="Compact"/>
            </w:pPr>
            <w:r>
              <w:t>-0.34** (0)</w:t>
            </w:r>
          </w:p>
        </w:tc>
      </w:tr>
      <w:tr w:rsidR="00924391" w14:paraId="21DA050A" w14:textId="77777777" w:rsidTr="00924391">
        <w:tc>
          <w:tcPr>
            <w:tcW w:w="851" w:type="pct"/>
          </w:tcPr>
          <w:p w14:paraId="092F06CD" w14:textId="77777777" w:rsidR="00200323" w:rsidRDefault="00200323" w:rsidP="00123E23">
            <w:pPr>
              <w:pStyle w:val="Compact"/>
            </w:pPr>
            <w:r>
              <w:t>Client baseline</w:t>
            </w:r>
          </w:p>
        </w:tc>
        <w:tc>
          <w:tcPr>
            <w:tcW w:w="539" w:type="pct"/>
          </w:tcPr>
          <w:p w14:paraId="6C2495E6" w14:textId="77777777" w:rsidR="00200323" w:rsidRDefault="00200323" w:rsidP="00123E23">
            <w:pPr>
              <w:pStyle w:val="Compact"/>
            </w:pPr>
            <w:r>
              <w:t>0.5** (0)</w:t>
            </w:r>
          </w:p>
        </w:tc>
        <w:tc>
          <w:tcPr>
            <w:tcW w:w="506" w:type="pct"/>
          </w:tcPr>
          <w:p w14:paraId="529797EF" w14:textId="77777777" w:rsidR="00200323" w:rsidRDefault="00200323" w:rsidP="00123E23">
            <w:pPr>
              <w:pStyle w:val="Compact"/>
            </w:pPr>
            <w:r>
              <w:t>0.41** (0)</w:t>
            </w:r>
          </w:p>
        </w:tc>
        <w:tc>
          <w:tcPr>
            <w:tcW w:w="489" w:type="pct"/>
          </w:tcPr>
          <w:p w14:paraId="1CAC7D93" w14:textId="77777777" w:rsidR="00200323" w:rsidRDefault="00200323" w:rsidP="00123E23">
            <w:pPr>
              <w:pStyle w:val="Compact"/>
            </w:pPr>
            <w:r>
              <w:t>0.35** (0)</w:t>
            </w:r>
          </w:p>
        </w:tc>
        <w:tc>
          <w:tcPr>
            <w:tcW w:w="523" w:type="pct"/>
          </w:tcPr>
          <w:p w14:paraId="205A2A66" w14:textId="77777777" w:rsidR="00200323" w:rsidRDefault="00200323" w:rsidP="00123E23">
            <w:pPr>
              <w:pStyle w:val="Compact"/>
            </w:pPr>
            <w:r>
              <w:t>0.43** (0)</w:t>
            </w:r>
          </w:p>
        </w:tc>
        <w:tc>
          <w:tcPr>
            <w:tcW w:w="512" w:type="pct"/>
          </w:tcPr>
          <w:p w14:paraId="3E195529" w14:textId="77777777" w:rsidR="00200323" w:rsidRDefault="00200323" w:rsidP="00123E23">
            <w:pPr>
              <w:pStyle w:val="Compact"/>
            </w:pPr>
            <w:r>
              <w:t>0.45** (0)</w:t>
            </w:r>
          </w:p>
        </w:tc>
        <w:tc>
          <w:tcPr>
            <w:tcW w:w="502" w:type="pct"/>
          </w:tcPr>
          <w:p w14:paraId="6CE4D205" w14:textId="77777777" w:rsidR="00200323" w:rsidRDefault="00200323" w:rsidP="00123E23">
            <w:pPr>
              <w:pStyle w:val="Compact"/>
            </w:pPr>
            <w:r>
              <w:t>0.62** (0)</w:t>
            </w:r>
          </w:p>
        </w:tc>
        <w:tc>
          <w:tcPr>
            <w:tcW w:w="522" w:type="pct"/>
          </w:tcPr>
          <w:p w14:paraId="2159F8A3" w14:textId="77777777" w:rsidR="00200323" w:rsidRDefault="00200323" w:rsidP="00123E23">
            <w:pPr>
              <w:pStyle w:val="Compact"/>
            </w:pPr>
            <w:r>
              <w:t>0.66** (0)</w:t>
            </w:r>
          </w:p>
        </w:tc>
        <w:tc>
          <w:tcPr>
            <w:tcW w:w="556" w:type="pct"/>
          </w:tcPr>
          <w:p w14:paraId="13A45192" w14:textId="77777777" w:rsidR="00200323" w:rsidRDefault="00200323" w:rsidP="00123E23">
            <w:pPr>
              <w:pStyle w:val="Compact"/>
            </w:pPr>
            <w:r>
              <w:t>0.41** (0)</w:t>
            </w:r>
          </w:p>
        </w:tc>
      </w:tr>
      <w:tr w:rsidR="00924391" w14:paraId="234B8D45" w14:textId="77777777" w:rsidTr="00924391">
        <w:tc>
          <w:tcPr>
            <w:tcW w:w="851" w:type="pct"/>
          </w:tcPr>
          <w:p w14:paraId="4400108C" w14:textId="77777777" w:rsidR="00200323" w:rsidRDefault="00200323" w:rsidP="00123E23">
            <w:pPr>
              <w:pStyle w:val="Compact"/>
            </w:pPr>
            <w:r>
              <w:t>Center baseline</w:t>
            </w:r>
          </w:p>
        </w:tc>
        <w:tc>
          <w:tcPr>
            <w:tcW w:w="539" w:type="pct"/>
          </w:tcPr>
          <w:p w14:paraId="5187A260" w14:textId="77777777" w:rsidR="00200323" w:rsidRDefault="00200323" w:rsidP="00123E23">
            <w:pPr>
              <w:pStyle w:val="Compact"/>
            </w:pPr>
            <w:r>
              <w:t>-0.03 (0.02)</w:t>
            </w:r>
          </w:p>
        </w:tc>
        <w:tc>
          <w:tcPr>
            <w:tcW w:w="506" w:type="pct"/>
          </w:tcPr>
          <w:p w14:paraId="5B6D1CB5" w14:textId="77777777" w:rsidR="00200323" w:rsidRDefault="00200323" w:rsidP="00123E23">
            <w:pPr>
              <w:pStyle w:val="Compact"/>
            </w:pPr>
            <w:r>
              <w:t>0.02 (0.02)</w:t>
            </w:r>
          </w:p>
        </w:tc>
        <w:tc>
          <w:tcPr>
            <w:tcW w:w="489" w:type="pct"/>
          </w:tcPr>
          <w:p w14:paraId="03F331CF" w14:textId="77777777" w:rsidR="00200323" w:rsidRDefault="00200323" w:rsidP="00123E23">
            <w:pPr>
              <w:pStyle w:val="Compact"/>
            </w:pPr>
            <w:r>
              <w:t>0.01 (0.02)</w:t>
            </w:r>
          </w:p>
        </w:tc>
        <w:tc>
          <w:tcPr>
            <w:tcW w:w="523" w:type="pct"/>
          </w:tcPr>
          <w:p w14:paraId="23CA94D0" w14:textId="77777777" w:rsidR="00200323" w:rsidRDefault="00200323" w:rsidP="00123E23">
            <w:pPr>
              <w:pStyle w:val="Compact"/>
            </w:pPr>
            <w:r>
              <w:t>-0.01 (0.02)</w:t>
            </w:r>
          </w:p>
        </w:tc>
        <w:tc>
          <w:tcPr>
            <w:tcW w:w="512" w:type="pct"/>
          </w:tcPr>
          <w:p w14:paraId="2DBBB566" w14:textId="77777777" w:rsidR="00200323" w:rsidRDefault="00200323" w:rsidP="00123E23">
            <w:pPr>
              <w:pStyle w:val="Compact"/>
            </w:pPr>
            <w:r>
              <w:t>-0.02 (0.01)</w:t>
            </w:r>
          </w:p>
        </w:tc>
        <w:tc>
          <w:tcPr>
            <w:tcW w:w="502" w:type="pct"/>
          </w:tcPr>
          <w:p w14:paraId="152AC89F" w14:textId="77777777" w:rsidR="00200323" w:rsidRDefault="00200323" w:rsidP="00123E23">
            <w:pPr>
              <w:pStyle w:val="Compact"/>
            </w:pPr>
            <w:r>
              <w:t>-0.04 (0.02)</w:t>
            </w:r>
          </w:p>
        </w:tc>
        <w:tc>
          <w:tcPr>
            <w:tcW w:w="522" w:type="pct"/>
          </w:tcPr>
          <w:p w14:paraId="255F48F1" w14:textId="77777777" w:rsidR="00200323" w:rsidRDefault="00200323" w:rsidP="00123E23">
            <w:pPr>
              <w:pStyle w:val="Compact"/>
            </w:pPr>
            <w:r>
              <w:t>-0.03 (0.02)</w:t>
            </w:r>
          </w:p>
        </w:tc>
        <w:tc>
          <w:tcPr>
            <w:tcW w:w="556" w:type="pct"/>
          </w:tcPr>
          <w:p w14:paraId="537DFC79" w14:textId="77777777" w:rsidR="00200323" w:rsidRDefault="00200323" w:rsidP="00123E23">
            <w:pPr>
              <w:pStyle w:val="Compact"/>
            </w:pPr>
            <w:r>
              <w:t>-0.04 (0.02)</w:t>
            </w:r>
          </w:p>
        </w:tc>
      </w:tr>
      <w:tr w:rsidR="00924391" w14:paraId="2B4902F5" w14:textId="77777777" w:rsidTr="00924391">
        <w:tc>
          <w:tcPr>
            <w:tcW w:w="851" w:type="pct"/>
          </w:tcPr>
          <w:p w14:paraId="24774558" w14:textId="77777777" w:rsidR="00200323" w:rsidRDefault="00200323" w:rsidP="00123E23">
            <w:pPr>
              <w:pStyle w:val="Compact"/>
            </w:pPr>
            <w:r>
              <w:t>Client CCAPS frequency</w:t>
            </w:r>
          </w:p>
        </w:tc>
        <w:tc>
          <w:tcPr>
            <w:tcW w:w="539" w:type="pct"/>
          </w:tcPr>
          <w:p w14:paraId="0EABFA11" w14:textId="77777777" w:rsidR="00200323" w:rsidRDefault="00200323" w:rsidP="00123E23">
            <w:pPr>
              <w:pStyle w:val="Compact"/>
            </w:pPr>
            <w:r>
              <w:t>0.07** (0)</w:t>
            </w:r>
          </w:p>
        </w:tc>
        <w:tc>
          <w:tcPr>
            <w:tcW w:w="506" w:type="pct"/>
          </w:tcPr>
          <w:p w14:paraId="76A52162" w14:textId="77777777" w:rsidR="00200323" w:rsidRDefault="00200323" w:rsidP="00123E23">
            <w:pPr>
              <w:pStyle w:val="Compact"/>
            </w:pPr>
            <w:r>
              <w:t>0.07** (0)</w:t>
            </w:r>
          </w:p>
        </w:tc>
        <w:tc>
          <w:tcPr>
            <w:tcW w:w="489" w:type="pct"/>
          </w:tcPr>
          <w:p w14:paraId="37FEAA2F" w14:textId="77777777" w:rsidR="00200323" w:rsidRDefault="00200323" w:rsidP="00123E23">
            <w:pPr>
              <w:pStyle w:val="Compact"/>
            </w:pPr>
            <w:r>
              <w:t>0.07** (0.01)</w:t>
            </w:r>
          </w:p>
        </w:tc>
        <w:tc>
          <w:tcPr>
            <w:tcW w:w="523" w:type="pct"/>
          </w:tcPr>
          <w:p w14:paraId="3FD39109" w14:textId="77777777" w:rsidR="00200323" w:rsidRDefault="00200323" w:rsidP="00123E23">
            <w:pPr>
              <w:pStyle w:val="Compact"/>
            </w:pPr>
            <w:r>
              <w:t>0.06** (0)</w:t>
            </w:r>
          </w:p>
        </w:tc>
        <w:tc>
          <w:tcPr>
            <w:tcW w:w="512" w:type="pct"/>
          </w:tcPr>
          <w:p w14:paraId="326FD672" w14:textId="77777777" w:rsidR="00200323" w:rsidRDefault="00200323" w:rsidP="00123E23">
            <w:pPr>
              <w:pStyle w:val="Compact"/>
            </w:pPr>
            <w:r>
              <w:t>0.05** (0)</w:t>
            </w:r>
          </w:p>
        </w:tc>
        <w:tc>
          <w:tcPr>
            <w:tcW w:w="502" w:type="pct"/>
          </w:tcPr>
          <w:p w14:paraId="07829488" w14:textId="77777777" w:rsidR="00200323" w:rsidRDefault="00200323" w:rsidP="00123E23">
            <w:pPr>
              <w:pStyle w:val="Compact"/>
            </w:pPr>
            <w:r>
              <w:t>0.07** (0)</w:t>
            </w:r>
          </w:p>
        </w:tc>
        <w:tc>
          <w:tcPr>
            <w:tcW w:w="522" w:type="pct"/>
          </w:tcPr>
          <w:p w14:paraId="3788D2F7" w14:textId="77777777" w:rsidR="00200323" w:rsidRDefault="00200323" w:rsidP="00123E23">
            <w:pPr>
              <w:pStyle w:val="Compact"/>
            </w:pPr>
            <w:r>
              <w:t>0.05** (0)</w:t>
            </w:r>
          </w:p>
        </w:tc>
        <w:tc>
          <w:tcPr>
            <w:tcW w:w="556" w:type="pct"/>
          </w:tcPr>
          <w:p w14:paraId="171211FE" w14:textId="77777777" w:rsidR="00200323" w:rsidRDefault="00200323" w:rsidP="00123E23">
            <w:pPr>
              <w:pStyle w:val="Compact"/>
            </w:pPr>
            <w:r>
              <w:t>0.07** (0)</w:t>
            </w:r>
          </w:p>
        </w:tc>
      </w:tr>
      <w:tr w:rsidR="00924391" w14:paraId="41D1C614" w14:textId="77777777" w:rsidTr="00924391">
        <w:tc>
          <w:tcPr>
            <w:tcW w:w="851" w:type="pct"/>
          </w:tcPr>
          <w:p w14:paraId="2B0347FF" w14:textId="77777777" w:rsidR="00200323" w:rsidRDefault="00200323" w:rsidP="00123E23">
            <w:pPr>
              <w:pStyle w:val="Compact"/>
            </w:pPr>
            <w:r>
              <w:t>Center CCAPS frequency</w:t>
            </w:r>
          </w:p>
        </w:tc>
        <w:tc>
          <w:tcPr>
            <w:tcW w:w="539" w:type="pct"/>
          </w:tcPr>
          <w:p w14:paraId="37EDD70E" w14:textId="77777777" w:rsidR="00200323" w:rsidRDefault="00200323" w:rsidP="00123E23">
            <w:pPr>
              <w:pStyle w:val="Compact"/>
            </w:pPr>
            <w:r>
              <w:t>0.00 (0.02)</w:t>
            </w:r>
          </w:p>
        </w:tc>
        <w:tc>
          <w:tcPr>
            <w:tcW w:w="506" w:type="pct"/>
          </w:tcPr>
          <w:p w14:paraId="3A60109F" w14:textId="77777777" w:rsidR="00200323" w:rsidRDefault="00200323" w:rsidP="00123E23">
            <w:pPr>
              <w:pStyle w:val="Compact"/>
            </w:pPr>
            <w:r>
              <w:t>0.01 (0.02)</w:t>
            </w:r>
          </w:p>
        </w:tc>
        <w:tc>
          <w:tcPr>
            <w:tcW w:w="489" w:type="pct"/>
          </w:tcPr>
          <w:p w14:paraId="126A8A1E" w14:textId="77777777" w:rsidR="00200323" w:rsidRDefault="00200323" w:rsidP="00123E23">
            <w:pPr>
              <w:pStyle w:val="Compact"/>
            </w:pPr>
            <w:r>
              <w:t>-0.01 (0.02)</w:t>
            </w:r>
          </w:p>
        </w:tc>
        <w:tc>
          <w:tcPr>
            <w:tcW w:w="523" w:type="pct"/>
          </w:tcPr>
          <w:p w14:paraId="1C415906" w14:textId="77777777" w:rsidR="00200323" w:rsidRDefault="00200323" w:rsidP="00123E23">
            <w:pPr>
              <w:pStyle w:val="Compact"/>
            </w:pPr>
            <w:r>
              <w:t>-0.01 (0.02)</w:t>
            </w:r>
          </w:p>
        </w:tc>
        <w:tc>
          <w:tcPr>
            <w:tcW w:w="512" w:type="pct"/>
          </w:tcPr>
          <w:p w14:paraId="1200F088" w14:textId="77777777" w:rsidR="00200323" w:rsidRDefault="00200323" w:rsidP="00123E23">
            <w:pPr>
              <w:pStyle w:val="Compact"/>
            </w:pPr>
            <w:r>
              <w:t>0.01 (0.01)</w:t>
            </w:r>
          </w:p>
        </w:tc>
        <w:tc>
          <w:tcPr>
            <w:tcW w:w="502" w:type="pct"/>
          </w:tcPr>
          <w:p w14:paraId="49185178" w14:textId="77777777" w:rsidR="00200323" w:rsidRDefault="00200323" w:rsidP="00123E23">
            <w:pPr>
              <w:pStyle w:val="Compact"/>
            </w:pPr>
            <w:r>
              <w:t>0.02 (0.02)</w:t>
            </w:r>
          </w:p>
        </w:tc>
        <w:tc>
          <w:tcPr>
            <w:tcW w:w="522" w:type="pct"/>
          </w:tcPr>
          <w:p w14:paraId="44FA4E0C" w14:textId="77777777" w:rsidR="00200323" w:rsidRDefault="00200323" w:rsidP="00123E23">
            <w:pPr>
              <w:pStyle w:val="Compact"/>
            </w:pPr>
            <w:r>
              <w:t>0.00 (0.02)</w:t>
            </w:r>
          </w:p>
        </w:tc>
        <w:tc>
          <w:tcPr>
            <w:tcW w:w="556" w:type="pct"/>
          </w:tcPr>
          <w:p w14:paraId="5190F9F3" w14:textId="77777777" w:rsidR="00200323" w:rsidRDefault="00200323" w:rsidP="00123E23">
            <w:pPr>
              <w:pStyle w:val="Compact"/>
            </w:pPr>
            <w:r>
              <w:t>0.00 (0.02)</w:t>
            </w:r>
          </w:p>
        </w:tc>
      </w:tr>
      <w:tr w:rsidR="00924391" w14:paraId="47E2D834" w14:textId="77777777" w:rsidTr="00924391">
        <w:tc>
          <w:tcPr>
            <w:tcW w:w="851" w:type="pct"/>
          </w:tcPr>
          <w:p w14:paraId="27A8CF33" w14:textId="77777777" w:rsidR="00200323" w:rsidRDefault="00200323" w:rsidP="00123E23">
            <w:pPr>
              <w:pStyle w:val="Compact"/>
            </w:pPr>
            <w:r>
              <w:t>Client Appointment N</w:t>
            </w:r>
          </w:p>
        </w:tc>
        <w:tc>
          <w:tcPr>
            <w:tcW w:w="539" w:type="pct"/>
          </w:tcPr>
          <w:p w14:paraId="12219A84" w14:textId="77777777" w:rsidR="00200323" w:rsidRDefault="00200323" w:rsidP="00123E23">
            <w:pPr>
              <w:pStyle w:val="Compact"/>
            </w:pPr>
            <w:r>
              <w:t>0.1** (0)</w:t>
            </w:r>
          </w:p>
        </w:tc>
        <w:tc>
          <w:tcPr>
            <w:tcW w:w="506" w:type="pct"/>
          </w:tcPr>
          <w:p w14:paraId="2E317C44" w14:textId="77777777" w:rsidR="00200323" w:rsidRDefault="00200323" w:rsidP="00123E23">
            <w:pPr>
              <w:pStyle w:val="Compact"/>
            </w:pPr>
            <w:r>
              <w:t>0.1** (0)</w:t>
            </w:r>
          </w:p>
        </w:tc>
        <w:tc>
          <w:tcPr>
            <w:tcW w:w="489" w:type="pct"/>
          </w:tcPr>
          <w:p w14:paraId="3B790D07" w14:textId="77777777" w:rsidR="00200323" w:rsidRDefault="00200323" w:rsidP="00123E23">
            <w:pPr>
              <w:pStyle w:val="Compact"/>
            </w:pPr>
            <w:r>
              <w:t>0.1** (0)</w:t>
            </w:r>
          </w:p>
        </w:tc>
        <w:tc>
          <w:tcPr>
            <w:tcW w:w="523" w:type="pct"/>
          </w:tcPr>
          <w:p w14:paraId="2DF59498" w14:textId="77777777" w:rsidR="00200323" w:rsidRDefault="00200323" w:rsidP="00123E23">
            <w:pPr>
              <w:pStyle w:val="Compact"/>
            </w:pPr>
            <w:r>
              <w:t>0.09** (0)</w:t>
            </w:r>
          </w:p>
        </w:tc>
        <w:tc>
          <w:tcPr>
            <w:tcW w:w="512" w:type="pct"/>
          </w:tcPr>
          <w:p w14:paraId="415256E6" w14:textId="77777777" w:rsidR="00200323" w:rsidRDefault="00200323" w:rsidP="00123E23">
            <w:pPr>
              <w:pStyle w:val="Compact"/>
            </w:pPr>
            <w:r>
              <w:t>0.07** (0)</w:t>
            </w:r>
          </w:p>
        </w:tc>
        <w:tc>
          <w:tcPr>
            <w:tcW w:w="502" w:type="pct"/>
          </w:tcPr>
          <w:p w14:paraId="0EDC7A91" w14:textId="77777777" w:rsidR="00200323" w:rsidRDefault="00200323" w:rsidP="00123E23">
            <w:pPr>
              <w:pStyle w:val="Compact"/>
            </w:pPr>
            <w:r>
              <w:t>0.1** (0)</w:t>
            </w:r>
          </w:p>
        </w:tc>
        <w:tc>
          <w:tcPr>
            <w:tcW w:w="522" w:type="pct"/>
          </w:tcPr>
          <w:p w14:paraId="3B56CB51" w14:textId="77777777" w:rsidR="00200323" w:rsidRDefault="00200323" w:rsidP="00123E23">
            <w:pPr>
              <w:pStyle w:val="Compact"/>
            </w:pPr>
            <w:r>
              <w:t>0.08** (0)</w:t>
            </w:r>
          </w:p>
        </w:tc>
        <w:tc>
          <w:tcPr>
            <w:tcW w:w="556" w:type="pct"/>
          </w:tcPr>
          <w:p w14:paraId="0BC2B693" w14:textId="77777777" w:rsidR="00200323" w:rsidRDefault="00200323" w:rsidP="00123E23">
            <w:pPr>
              <w:pStyle w:val="Compact"/>
            </w:pPr>
            <w:r>
              <w:t>0.11** (0)</w:t>
            </w:r>
          </w:p>
        </w:tc>
      </w:tr>
      <w:tr w:rsidR="00924391" w14:paraId="7242D8A3" w14:textId="77777777" w:rsidTr="00924391">
        <w:tc>
          <w:tcPr>
            <w:tcW w:w="851" w:type="pct"/>
          </w:tcPr>
          <w:p w14:paraId="648D2292" w14:textId="77777777" w:rsidR="00200323" w:rsidRDefault="00200323" w:rsidP="00123E23">
            <w:pPr>
              <w:pStyle w:val="Compact"/>
            </w:pPr>
            <w:r>
              <w:t>Center Appointment N</w:t>
            </w:r>
          </w:p>
        </w:tc>
        <w:tc>
          <w:tcPr>
            <w:tcW w:w="539" w:type="pct"/>
          </w:tcPr>
          <w:p w14:paraId="15743985" w14:textId="77777777" w:rsidR="00200323" w:rsidRDefault="00200323" w:rsidP="00123E23">
            <w:pPr>
              <w:pStyle w:val="Compact"/>
            </w:pPr>
            <w:r>
              <w:t>-0.03 (0.02)</w:t>
            </w:r>
          </w:p>
        </w:tc>
        <w:tc>
          <w:tcPr>
            <w:tcW w:w="506" w:type="pct"/>
          </w:tcPr>
          <w:p w14:paraId="26CF6E2C" w14:textId="77777777" w:rsidR="00200323" w:rsidRDefault="00200323" w:rsidP="00123E23">
            <w:pPr>
              <w:pStyle w:val="Compact"/>
            </w:pPr>
            <w:r>
              <w:t>-0.02 (0.02)</w:t>
            </w:r>
          </w:p>
        </w:tc>
        <w:tc>
          <w:tcPr>
            <w:tcW w:w="489" w:type="pct"/>
          </w:tcPr>
          <w:p w14:paraId="7EC25311" w14:textId="77777777" w:rsidR="00200323" w:rsidRDefault="00200323" w:rsidP="00123E23">
            <w:pPr>
              <w:pStyle w:val="Compact"/>
            </w:pPr>
            <w:r>
              <w:t>0.00 (0.02)</w:t>
            </w:r>
          </w:p>
        </w:tc>
        <w:tc>
          <w:tcPr>
            <w:tcW w:w="523" w:type="pct"/>
          </w:tcPr>
          <w:p w14:paraId="7FF99F25" w14:textId="77777777" w:rsidR="00200323" w:rsidRDefault="00200323" w:rsidP="00123E23">
            <w:pPr>
              <w:pStyle w:val="Compact"/>
            </w:pPr>
            <w:r>
              <w:t>-0.02 (0.02)</w:t>
            </w:r>
          </w:p>
        </w:tc>
        <w:tc>
          <w:tcPr>
            <w:tcW w:w="512" w:type="pct"/>
          </w:tcPr>
          <w:p w14:paraId="265B44E8" w14:textId="77777777" w:rsidR="00200323" w:rsidRDefault="00200323" w:rsidP="00123E23">
            <w:pPr>
              <w:pStyle w:val="Compact"/>
            </w:pPr>
            <w:r>
              <w:t>0.00 (0.01)</w:t>
            </w:r>
          </w:p>
        </w:tc>
        <w:tc>
          <w:tcPr>
            <w:tcW w:w="502" w:type="pct"/>
          </w:tcPr>
          <w:p w14:paraId="166F3281" w14:textId="77777777" w:rsidR="00200323" w:rsidRDefault="00200323" w:rsidP="00123E23">
            <w:pPr>
              <w:pStyle w:val="Compact"/>
            </w:pPr>
            <w:r>
              <w:t>-0.05* (0.02)</w:t>
            </w:r>
          </w:p>
        </w:tc>
        <w:tc>
          <w:tcPr>
            <w:tcW w:w="522" w:type="pct"/>
          </w:tcPr>
          <w:p w14:paraId="42F13782" w14:textId="77777777" w:rsidR="00200323" w:rsidRDefault="00200323" w:rsidP="00123E23">
            <w:pPr>
              <w:pStyle w:val="Compact"/>
            </w:pPr>
            <w:r>
              <w:t>-0.03 (0.02)</w:t>
            </w:r>
          </w:p>
        </w:tc>
        <w:tc>
          <w:tcPr>
            <w:tcW w:w="556" w:type="pct"/>
          </w:tcPr>
          <w:p w14:paraId="3AEB5C5B" w14:textId="77777777" w:rsidR="00200323" w:rsidRDefault="00200323" w:rsidP="00123E23">
            <w:pPr>
              <w:pStyle w:val="Compact"/>
            </w:pPr>
            <w:r>
              <w:t>-0.04 (0.02)</w:t>
            </w:r>
          </w:p>
        </w:tc>
      </w:tr>
      <w:tr w:rsidR="00924391" w14:paraId="4D8D96A3" w14:textId="77777777" w:rsidTr="00924391">
        <w:tc>
          <w:tcPr>
            <w:tcW w:w="851" w:type="pct"/>
          </w:tcPr>
          <w:p w14:paraId="097DCD4B" w14:textId="77777777" w:rsidR="00200323" w:rsidRDefault="00200323" w:rsidP="00123E23">
            <w:pPr>
              <w:pStyle w:val="Compact"/>
            </w:pPr>
            <w:r>
              <w:t>Hospitalization</w:t>
            </w:r>
          </w:p>
        </w:tc>
        <w:tc>
          <w:tcPr>
            <w:tcW w:w="539" w:type="pct"/>
          </w:tcPr>
          <w:p w14:paraId="3A397543" w14:textId="77777777" w:rsidR="00200323" w:rsidRDefault="00200323" w:rsidP="00123E23">
            <w:pPr>
              <w:pStyle w:val="Compact"/>
            </w:pPr>
            <w:r>
              <w:t>-0.03** (0)</w:t>
            </w:r>
          </w:p>
        </w:tc>
        <w:tc>
          <w:tcPr>
            <w:tcW w:w="506" w:type="pct"/>
          </w:tcPr>
          <w:p w14:paraId="49545BF6" w14:textId="77777777" w:rsidR="00200323" w:rsidRDefault="00200323" w:rsidP="00123E23">
            <w:pPr>
              <w:pStyle w:val="Compact"/>
            </w:pPr>
            <w:r>
              <w:t>-0.03** (0)</w:t>
            </w:r>
          </w:p>
        </w:tc>
        <w:tc>
          <w:tcPr>
            <w:tcW w:w="489" w:type="pct"/>
          </w:tcPr>
          <w:p w14:paraId="4458D74A" w14:textId="77777777" w:rsidR="00200323" w:rsidRDefault="00200323" w:rsidP="00123E23">
            <w:pPr>
              <w:pStyle w:val="Compact"/>
            </w:pPr>
            <w:r>
              <w:t>-0.02** (0)</w:t>
            </w:r>
          </w:p>
        </w:tc>
        <w:tc>
          <w:tcPr>
            <w:tcW w:w="523" w:type="pct"/>
          </w:tcPr>
          <w:p w14:paraId="1F481371" w14:textId="77777777" w:rsidR="00200323" w:rsidRDefault="00200323" w:rsidP="00123E23">
            <w:pPr>
              <w:pStyle w:val="Compact"/>
            </w:pPr>
            <w:r>
              <w:t>-0.02** (0)</w:t>
            </w:r>
          </w:p>
        </w:tc>
        <w:tc>
          <w:tcPr>
            <w:tcW w:w="512" w:type="pct"/>
          </w:tcPr>
          <w:p w14:paraId="2B1E9C8F" w14:textId="77777777" w:rsidR="00200323" w:rsidRDefault="00200323" w:rsidP="00123E23">
            <w:pPr>
              <w:pStyle w:val="Compact"/>
            </w:pPr>
            <w:r>
              <w:t>-0.01 (0)</w:t>
            </w:r>
          </w:p>
        </w:tc>
        <w:tc>
          <w:tcPr>
            <w:tcW w:w="502" w:type="pct"/>
          </w:tcPr>
          <w:p w14:paraId="5068F0DE" w14:textId="77777777" w:rsidR="00200323" w:rsidRDefault="00200323" w:rsidP="00123E23">
            <w:pPr>
              <w:pStyle w:val="Compact"/>
            </w:pPr>
            <w:r>
              <w:t>-0.02** (0)</w:t>
            </w:r>
          </w:p>
        </w:tc>
        <w:tc>
          <w:tcPr>
            <w:tcW w:w="522" w:type="pct"/>
          </w:tcPr>
          <w:p w14:paraId="64ED4319" w14:textId="77777777" w:rsidR="00200323" w:rsidRDefault="00200323" w:rsidP="00123E23">
            <w:pPr>
              <w:pStyle w:val="Compact"/>
            </w:pPr>
            <w:r>
              <w:t>-0.01 (0)</w:t>
            </w:r>
          </w:p>
        </w:tc>
        <w:tc>
          <w:tcPr>
            <w:tcW w:w="556" w:type="pct"/>
          </w:tcPr>
          <w:p w14:paraId="7D33F6BC" w14:textId="77777777" w:rsidR="00200323" w:rsidRDefault="00200323" w:rsidP="00123E23">
            <w:pPr>
              <w:pStyle w:val="Compact"/>
            </w:pPr>
            <w:r>
              <w:t>-0.03** (0)</w:t>
            </w:r>
          </w:p>
        </w:tc>
      </w:tr>
      <w:tr w:rsidR="00924391" w14:paraId="3482B8E2" w14:textId="77777777" w:rsidTr="00924391">
        <w:tc>
          <w:tcPr>
            <w:tcW w:w="851" w:type="pct"/>
          </w:tcPr>
          <w:p w14:paraId="4BD8CD4C" w14:textId="77777777" w:rsidR="00200323" w:rsidRDefault="00200323" w:rsidP="00123E23">
            <w:pPr>
              <w:pStyle w:val="Compact"/>
            </w:pPr>
            <w:r>
              <w:t>Feedback * Off track</w:t>
            </w:r>
          </w:p>
        </w:tc>
        <w:tc>
          <w:tcPr>
            <w:tcW w:w="539" w:type="pct"/>
          </w:tcPr>
          <w:p w14:paraId="5748AD88" w14:textId="77777777" w:rsidR="00200323" w:rsidRDefault="00200323" w:rsidP="00123E23">
            <w:pPr>
              <w:pStyle w:val="Compact"/>
            </w:pPr>
            <w:r>
              <w:t>0.00 (0)</w:t>
            </w:r>
          </w:p>
        </w:tc>
        <w:tc>
          <w:tcPr>
            <w:tcW w:w="506" w:type="pct"/>
          </w:tcPr>
          <w:p w14:paraId="1A361AD7" w14:textId="77777777" w:rsidR="00200323" w:rsidRDefault="00200323" w:rsidP="00123E23">
            <w:pPr>
              <w:pStyle w:val="Compact"/>
            </w:pPr>
            <w:r>
              <w:t>0.00 (0)</w:t>
            </w:r>
          </w:p>
        </w:tc>
        <w:tc>
          <w:tcPr>
            <w:tcW w:w="489" w:type="pct"/>
          </w:tcPr>
          <w:p w14:paraId="28B07B2E" w14:textId="77777777" w:rsidR="00200323" w:rsidRDefault="00200323" w:rsidP="00123E23">
            <w:pPr>
              <w:pStyle w:val="Compact"/>
            </w:pPr>
            <w:r>
              <w:t>0.00 (0)</w:t>
            </w:r>
          </w:p>
        </w:tc>
        <w:tc>
          <w:tcPr>
            <w:tcW w:w="523" w:type="pct"/>
          </w:tcPr>
          <w:p w14:paraId="15725BB8" w14:textId="77777777" w:rsidR="00200323" w:rsidRDefault="00200323" w:rsidP="00123E23">
            <w:pPr>
              <w:pStyle w:val="Compact"/>
            </w:pPr>
            <w:r>
              <w:t>0.01 (0)</w:t>
            </w:r>
          </w:p>
        </w:tc>
        <w:tc>
          <w:tcPr>
            <w:tcW w:w="512" w:type="pct"/>
          </w:tcPr>
          <w:p w14:paraId="5F356AAC" w14:textId="77777777" w:rsidR="00200323" w:rsidRDefault="00200323" w:rsidP="00123E23">
            <w:pPr>
              <w:pStyle w:val="Compact"/>
            </w:pPr>
            <w:r>
              <w:t>0.00 (0)</w:t>
            </w:r>
          </w:p>
        </w:tc>
        <w:tc>
          <w:tcPr>
            <w:tcW w:w="502" w:type="pct"/>
          </w:tcPr>
          <w:p w14:paraId="1F4A379B" w14:textId="77777777" w:rsidR="00200323" w:rsidRDefault="00200323" w:rsidP="00123E23">
            <w:pPr>
              <w:pStyle w:val="Compact"/>
            </w:pPr>
            <w:r>
              <w:t>0.00 (0)</w:t>
            </w:r>
          </w:p>
        </w:tc>
        <w:tc>
          <w:tcPr>
            <w:tcW w:w="522" w:type="pct"/>
          </w:tcPr>
          <w:p w14:paraId="7D43F718" w14:textId="77777777" w:rsidR="00200323" w:rsidRDefault="00200323" w:rsidP="00123E23">
            <w:pPr>
              <w:pStyle w:val="Compact"/>
            </w:pPr>
            <w:r>
              <w:t>-0.01 (0)</w:t>
            </w:r>
          </w:p>
        </w:tc>
        <w:tc>
          <w:tcPr>
            <w:tcW w:w="556" w:type="pct"/>
          </w:tcPr>
          <w:p w14:paraId="336B3FFE" w14:textId="77777777" w:rsidR="00200323" w:rsidRDefault="00200323" w:rsidP="00123E23">
            <w:pPr>
              <w:pStyle w:val="Compact"/>
            </w:pPr>
            <w:r>
              <w:t>0.00 (0)</w:t>
            </w:r>
          </w:p>
        </w:tc>
      </w:tr>
      <w:tr w:rsidR="00924391" w14:paraId="003476B3" w14:textId="77777777" w:rsidTr="00924391">
        <w:tc>
          <w:tcPr>
            <w:tcW w:w="851" w:type="pct"/>
          </w:tcPr>
          <w:p w14:paraId="15FB8621" w14:textId="77777777" w:rsidR="00200323" w:rsidRDefault="00200323" w:rsidP="00123E23">
            <w:pPr>
              <w:pStyle w:val="Compact"/>
            </w:pPr>
            <w:r>
              <w:t>Feedback * Client baseline</w:t>
            </w:r>
          </w:p>
        </w:tc>
        <w:tc>
          <w:tcPr>
            <w:tcW w:w="539" w:type="pct"/>
          </w:tcPr>
          <w:p w14:paraId="6D555329" w14:textId="77777777" w:rsidR="00200323" w:rsidRDefault="00200323" w:rsidP="00123E23">
            <w:pPr>
              <w:pStyle w:val="Compact"/>
            </w:pPr>
            <w:r>
              <w:t>-0.01 (0)</w:t>
            </w:r>
          </w:p>
        </w:tc>
        <w:tc>
          <w:tcPr>
            <w:tcW w:w="506" w:type="pct"/>
          </w:tcPr>
          <w:p w14:paraId="7D644E6B" w14:textId="77777777" w:rsidR="00200323" w:rsidRDefault="00200323" w:rsidP="00123E23">
            <w:pPr>
              <w:pStyle w:val="Compact"/>
            </w:pPr>
            <w:r>
              <w:t>-0.01* (0)</w:t>
            </w:r>
          </w:p>
        </w:tc>
        <w:tc>
          <w:tcPr>
            <w:tcW w:w="489" w:type="pct"/>
          </w:tcPr>
          <w:p w14:paraId="0C2148E6" w14:textId="77777777" w:rsidR="00200323" w:rsidRDefault="00200323" w:rsidP="00123E23">
            <w:pPr>
              <w:pStyle w:val="Compact"/>
            </w:pPr>
            <w:r>
              <w:t>0.00 (0)</w:t>
            </w:r>
          </w:p>
        </w:tc>
        <w:tc>
          <w:tcPr>
            <w:tcW w:w="523" w:type="pct"/>
          </w:tcPr>
          <w:p w14:paraId="73F653ED" w14:textId="77777777" w:rsidR="00200323" w:rsidRDefault="00200323" w:rsidP="00123E23">
            <w:pPr>
              <w:pStyle w:val="Compact"/>
            </w:pPr>
            <w:r>
              <w:t>0.00 (0)</w:t>
            </w:r>
          </w:p>
        </w:tc>
        <w:tc>
          <w:tcPr>
            <w:tcW w:w="512" w:type="pct"/>
          </w:tcPr>
          <w:p w14:paraId="4BFEAA07" w14:textId="77777777" w:rsidR="00200323" w:rsidRDefault="00200323" w:rsidP="00123E23">
            <w:pPr>
              <w:pStyle w:val="Compact"/>
            </w:pPr>
            <w:r>
              <w:t>0.01 (0)</w:t>
            </w:r>
          </w:p>
        </w:tc>
        <w:tc>
          <w:tcPr>
            <w:tcW w:w="502" w:type="pct"/>
          </w:tcPr>
          <w:p w14:paraId="03CD9CFF" w14:textId="77777777" w:rsidR="00200323" w:rsidRDefault="00200323" w:rsidP="00123E23">
            <w:pPr>
              <w:pStyle w:val="Compact"/>
            </w:pPr>
            <w:r>
              <w:t>0.01* (0)</w:t>
            </w:r>
          </w:p>
        </w:tc>
        <w:tc>
          <w:tcPr>
            <w:tcW w:w="522" w:type="pct"/>
          </w:tcPr>
          <w:p w14:paraId="020C9CEF" w14:textId="77777777" w:rsidR="00200323" w:rsidRDefault="00200323" w:rsidP="00123E23">
            <w:pPr>
              <w:pStyle w:val="Compact"/>
            </w:pPr>
            <w:r>
              <w:t>0.01** (0)</w:t>
            </w:r>
          </w:p>
        </w:tc>
        <w:tc>
          <w:tcPr>
            <w:tcW w:w="556" w:type="pct"/>
          </w:tcPr>
          <w:p w14:paraId="38ED3C70" w14:textId="77777777" w:rsidR="00200323" w:rsidRDefault="00200323" w:rsidP="00123E23">
            <w:pPr>
              <w:pStyle w:val="Compact"/>
            </w:pPr>
            <w:r>
              <w:t>-0.01* (0)</w:t>
            </w:r>
          </w:p>
        </w:tc>
      </w:tr>
      <w:tr w:rsidR="00924391" w14:paraId="23F09728" w14:textId="77777777" w:rsidTr="00924391">
        <w:tc>
          <w:tcPr>
            <w:tcW w:w="851" w:type="pct"/>
          </w:tcPr>
          <w:p w14:paraId="77BA6B9E" w14:textId="77777777" w:rsidR="00200323" w:rsidRDefault="00200323" w:rsidP="00123E23">
            <w:pPr>
              <w:pStyle w:val="Compact"/>
            </w:pPr>
            <w:r>
              <w:t>Feedback * Center baseline</w:t>
            </w:r>
          </w:p>
        </w:tc>
        <w:tc>
          <w:tcPr>
            <w:tcW w:w="539" w:type="pct"/>
          </w:tcPr>
          <w:p w14:paraId="45BF8E40" w14:textId="77777777" w:rsidR="00200323" w:rsidRDefault="00200323" w:rsidP="00123E23">
            <w:pPr>
              <w:pStyle w:val="Compact"/>
            </w:pPr>
            <w:r>
              <w:t>0.00 (0.01)</w:t>
            </w:r>
          </w:p>
        </w:tc>
        <w:tc>
          <w:tcPr>
            <w:tcW w:w="506" w:type="pct"/>
          </w:tcPr>
          <w:p w14:paraId="60C10D3B" w14:textId="77777777" w:rsidR="00200323" w:rsidRDefault="00200323" w:rsidP="00123E23">
            <w:pPr>
              <w:pStyle w:val="Compact"/>
            </w:pPr>
            <w:r>
              <w:t>0.01 (0.01)</w:t>
            </w:r>
          </w:p>
        </w:tc>
        <w:tc>
          <w:tcPr>
            <w:tcW w:w="489" w:type="pct"/>
          </w:tcPr>
          <w:p w14:paraId="6925846C" w14:textId="77777777" w:rsidR="00200323" w:rsidRDefault="00200323" w:rsidP="00123E23">
            <w:pPr>
              <w:pStyle w:val="Compact"/>
            </w:pPr>
            <w:r>
              <w:t>0.02** (0.01)</w:t>
            </w:r>
          </w:p>
        </w:tc>
        <w:tc>
          <w:tcPr>
            <w:tcW w:w="523" w:type="pct"/>
          </w:tcPr>
          <w:p w14:paraId="5F5603F7" w14:textId="77777777" w:rsidR="00200323" w:rsidRDefault="00200323" w:rsidP="00123E23">
            <w:pPr>
              <w:pStyle w:val="Compact"/>
            </w:pPr>
            <w:r>
              <w:t>0.00 (0)</w:t>
            </w:r>
          </w:p>
        </w:tc>
        <w:tc>
          <w:tcPr>
            <w:tcW w:w="512" w:type="pct"/>
          </w:tcPr>
          <w:p w14:paraId="01E307AE" w14:textId="77777777" w:rsidR="00200323" w:rsidRDefault="00200323" w:rsidP="00123E23">
            <w:pPr>
              <w:pStyle w:val="Compact"/>
            </w:pPr>
            <w:r>
              <w:t>-0.01 (0.01)</w:t>
            </w:r>
          </w:p>
        </w:tc>
        <w:tc>
          <w:tcPr>
            <w:tcW w:w="502" w:type="pct"/>
          </w:tcPr>
          <w:p w14:paraId="7DAA55BB" w14:textId="77777777" w:rsidR="00200323" w:rsidRDefault="00200323" w:rsidP="00123E23">
            <w:pPr>
              <w:pStyle w:val="Compact"/>
            </w:pPr>
            <w:r>
              <w:t>0.00 (0)</w:t>
            </w:r>
          </w:p>
        </w:tc>
        <w:tc>
          <w:tcPr>
            <w:tcW w:w="522" w:type="pct"/>
          </w:tcPr>
          <w:p w14:paraId="0AA7D7A2" w14:textId="77777777" w:rsidR="00200323" w:rsidRDefault="00200323" w:rsidP="00123E23">
            <w:pPr>
              <w:pStyle w:val="Compact"/>
            </w:pPr>
            <w:r>
              <w:t>-0.01 (0.01)</w:t>
            </w:r>
          </w:p>
        </w:tc>
        <w:tc>
          <w:tcPr>
            <w:tcW w:w="556" w:type="pct"/>
          </w:tcPr>
          <w:p w14:paraId="64080D3C" w14:textId="77777777" w:rsidR="00200323" w:rsidRDefault="00200323" w:rsidP="00123E23">
            <w:pPr>
              <w:pStyle w:val="Compact"/>
            </w:pPr>
            <w:r>
              <w:t>0.00 (0.01)</w:t>
            </w:r>
          </w:p>
        </w:tc>
      </w:tr>
      <w:tr w:rsidR="00924391" w14:paraId="3E58E841" w14:textId="77777777" w:rsidTr="00924391">
        <w:tc>
          <w:tcPr>
            <w:tcW w:w="851" w:type="pct"/>
          </w:tcPr>
          <w:p w14:paraId="5FE3A3A2" w14:textId="77777777" w:rsidR="00200323" w:rsidRDefault="00200323" w:rsidP="00123E23">
            <w:pPr>
              <w:pStyle w:val="Compact"/>
            </w:pPr>
            <w:r>
              <w:t>Feedback * Client CCAPS frequency</w:t>
            </w:r>
          </w:p>
        </w:tc>
        <w:tc>
          <w:tcPr>
            <w:tcW w:w="539" w:type="pct"/>
          </w:tcPr>
          <w:p w14:paraId="3B097058" w14:textId="77777777" w:rsidR="00200323" w:rsidRDefault="00200323" w:rsidP="00123E23">
            <w:pPr>
              <w:pStyle w:val="Compact"/>
            </w:pPr>
            <w:r>
              <w:t>0.00 (0)</w:t>
            </w:r>
          </w:p>
        </w:tc>
        <w:tc>
          <w:tcPr>
            <w:tcW w:w="506" w:type="pct"/>
          </w:tcPr>
          <w:p w14:paraId="7427A86C" w14:textId="77777777" w:rsidR="00200323" w:rsidRDefault="00200323" w:rsidP="00123E23">
            <w:pPr>
              <w:pStyle w:val="Compact"/>
            </w:pPr>
            <w:r>
              <w:t>0.00 (0)</w:t>
            </w:r>
          </w:p>
        </w:tc>
        <w:tc>
          <w:tcPr>
            <w:tcW w:w="489" w:type="pct"/>
          </w:tcPr>
          <w:p w14:paraId="307529E0" w14:textId="77777777" w:rsidR="00200323" w:rsidRDefault="00200323" w:rsidP="00123E23">
            <w:pPr>
              <w:pStyle w:val="Compact"/>
            </w:pPr>
            <w:r>
              <w:t>0.00 (0)</w:t>
            </w:r>
          </w:p>
        </w:tc>
        <w:tc>
          <w:tcPr>
            <w:tcW w:w="523" w:type="pct"/>
          </w:tcPr>
          <w:p w14:paraId="19D44CEB" w14:textId="77777777" w:rsidR="00200323" w:rsidRDefault="00200323" w:rsidP="00123E23">
            <w:pPr>
              <w:pStyle w:val="Compact"/>
            </w:pPr>
            <w:r>
              <w:t>0.00 (0)</w:t>
            </w:r>
          </w:p>
        </w:tc>
        <w:tc>
          <w:tcPr>
            <w:tcW w:w="512" w:type="pct"/>
          </w:tcPr>
          <w:p w14:paraId="0097A559" w14:textId="77777777" w:rsidR="00200323" w:rsidRDefault="00200323" w:rsidP="00123E23">
            <w:pPr>
              <w:pStyle w:val="Compact"/>
            </w:pPr>
            <w:r>
              <w:t>0.00 (0)</w:t>
            </w:r>
          </w:p>
        </w:tc>
        <w:tc>
          <w:tcPr>
            <w:tcW w:w="502" w:type="pct"/>
          </w:tcPr>
          <w:p w14:paraId="54AEEFDE" w14:textId="77777777" w:rsidR="00200323" w:rsidRDefault="00200323" w:rsidP="00123E23">
            <w:pPr>
              <w:pStyle w:val="Compact"/>
            </w:pPr>
            <w:r>
              <w:t>0.00 (0)</w:t>
            </w:r>
          </w:p>
        </w:tc>
        <w:tc>
          <w:tcPr>
            <w:tcW w:w="522" w:type="pct"/>
          </w:tcPr>
          <w:p w14:paraId="5634FBC1" w14:textId="77777777" w:rsidR="00200323" w:rsidRDefault="00200323" w:rsidP="00123E23">
            <w:pPr>
              <w:pStyle w:val="Compact"/>
            </w:pPr>
            <w:r>
              <w:t>0.00 (0)</w:t>
            </w:r>
          </w:p>
        </w:tc>
        <w:tc>
          <w:tcPr>
            <w:tcW w:w="556" w:type="pct"/>
          </w:tcPr>
          <w:p w14:paraId="49AAF3D4" w14:textId="77777777" w:rsidR="00200323" w:rsidRDefault="00200323" w:rsidP="00123E23">
            <w:pPr>
              <w:pStyle w:val="Compact"/>
            </w:pPr>
            <w:r>
              <w:t>0.00 (0)</w:t>
            </w:r>
          </w:p>
        </w:tc>
      </w:tr>
      <w:tr w:rsidR="00924391" w14:paraId="04DFFFF0" w14:textId="77777777" w:rsidTr="00924391">
        <w:tc>
          <w:tcPr>
            <w:tcW w:w="851" w:type="pct"/>
          </w:tcPr>
          <w:p w14:paraId="73D2D017" w14:textId="77777777" w:rsidR="00200323" w:rsidRDefault="00200323" w:rsidP="00123E23">
            <w:pPr>
              <w:pStyle w:val="Compact"/>
            </w:pPr>
            <w:r>
              <w:t>Feedback * Center CCAPS frequency</w:t>
            </w:r>
          </w:p>
        </w:tc>
        <w:tc>
          <w:tcPr>
            <w:tcW w:w="539" w:type="pct"/>
          </w:tcPr>
          <w:p w14:paraId="7985F152" w14:textId="77777777" w:rsidR="00200323" w:rsidRDefault="00200323" w:rsidP="00123E23">
            <w:pPr>
              <w:pStyle w:val="Compact"/>
            </w:pPr>
            <w:r>
              <w:t>0.00 (0.01)</w:t>
            </w:r>
          </w:p>
        </w:tc>
        <w:tc>
          <w:tcPr>
            <w:tcW w:w="506" w:type="pct"/>
          </w:tcPr>
          <w:p w14:paraId="2287D771" w14:textId="77777777" w:rsidR="00200323" w:rsidRDefault="00200323" w:rsidP="00123E23">
            <w:pPr>
              <w:pStyle w:val="Compact"/>
            </w:pPr>
            <w:r>
              <w:t>-0.01 (0.01)</w:t>
            </w:r>
          </w:p>
        </w:tc>
        <w:tc>
          <w:tcPr>
            <w:tcW w:w="489" w:type="pct"/>
          </w:tcPr>
          <w:p w14:paraId="5060DF3E" w14:textId="77777777" w:rsidR="00200323" w:rsidRDefault="00200323" w:rsidP="00123E23">
            <w:pPr>
              <w:pStyle w:val="Compact"/>
            </w:pPr>
            <w:r>
              <w:t>-0.01 (0)</w:t>
            </w:r>
          </w:p>
        </w:tc>
        <w:tc>
          <w:tcPr>
            <w:tcW w:w="523" w:type="pct"/>
          </w:tcPr>
          <w:p w14:paraId="2F613B85" w14:textId="77777777" w:rsidR="00200323" w:rsidRDefault="00200323" w:rsidP="00123E23">
            <w:pPr>
              <w:pStyle w:val="Compact"/>
            </w:pPr>
            <w:r>
              <w:t>0.00 (0)</w:t>
            </w:r>
          </w:p>
        </w:tc>
        <w:tc>
          <w:tcPr>
            <w:tcW w:w="512" w:type="pct"/>
          </w:tcPr>
          <w:p w14:paraId="403529AB" w14:textId="77777777" w:rsidR="00200323" w:rsidRDefault="00200323" w:rsidP="00123E23">
            <w:pPr>
              <w:pStyle w:val="Compact"/>
            </w:pPr>
            <w:r>
              <w:t>-0.01 (0)</w:t>
            </w:r>
          </w:p>
        </w:tc>
        <w:tc>
          <w:tcPr>
            <w:tcW w:w="502" w:type="pct"/>
          </w:tcPr>
          <w:p w14:paraId="528C627B" w14:textId="77777777" w:rsidR="00200323" w:rsidRDefault="00200323" w:rsidP="00123E23">
            <w:pPr>
              <w:pStyle w:val="Compact"/>
            </w:pPr>
            <w:r>
              <w:t>0.00 (0)</w:t>
            </w:r>
          </w:p>
        </w:tc>
        <w:tc>
          <w:tcPr>
            <w:tcW w:w="522" w:type="pct"/>
          </w:tcPr>
          <w:p w14:paraId="6EAAEEF5" w14:textId="77777777" w:rsidR="00200323" w:rsidRDefault="00200323" w:rsidP="00123E23">
            <w:pPr>
              <w:pStyle w:val="Compact"/>
            </w:pPr>
            <w:r>
              <w:t>-0.01 (0.01)</w:t>
            </w:r>
          </w:p>
        </w:tc>
        <w:tc>
          <w:tcPr>
            <w:tcW w:w="556" w:type="pct"/>
          </w:tcPr>
          <w:p w14:paraId="2E9E2AE3" w14:textId="77777777" w:rsidR="00200323" w:rsidRDefault="00200323" w:rsidP="00123E23">
            <w:pPr>
              <w:pStyle w:val="Compact"/>
            </w:pPr>
            <w:r>
              <w:t>0.00 (0.01)</w:t>
            </w:r>
          </w:p>
        </w:tc>
      </w:tr>
      <w:tr w:rsidR="00924391" w14:paraId="64E4622C" w14:textId="77777777" w:rsidTr="00924391">
        <w:tc>
          <w:tcPr>
            <w:tcW w:w="851" w:type="pct"/>
          </w:tcPr>
          <w:p w14:paraId="206A59E1" w14:textId="77777777" w:rsidR="00200323" w:rsidRDefault="00200323" w:rsidP="00123E23">
            <w:pPr>
              <w:pStyle w:val="Compact"/>
            </w:pPr>
            <w:r>
              <w:t>Feedback * Client Appointment N</w:t>
            </w:r>
          </w:p>
        </w:tc>
        <w:tc>
          <w:tcPr>
            <w:tcW w:w="539" w:type="pct"/>
          </w:tcPr>
          <w:p w14:paraId="2B06CF5A" w14:textId="77777777" w:rsidR="00200323" w:rsidRDefault="00200323" w:rsidP="00123E23">
            <w:pPr>
              <w:pStyle w:val="Compact"/>
            </w:pPr>
            <w:r>
              <w:t>0.01 (0)</w:t>
            </w:r>
          </w:p>
        </w:tc>
        <w:tc>
          <w:tcPr>
            <w:tcW w:w="506" w:type="pct"/>
          </w:tcPr>
          <w:p w14:paraId="3F4D7587" w14:textId="77777777" w:rsidR="00200323" w:rsidRDefault="00200323" w:rsidP="00123E23">
            <w:pPr>
              <w:pStyle w:val="Compact"/>
            </w:pPr>
            <w:r>
              <w:t>0.01 (0)</w:t>
            </w:r>
          </w:p>
        </w:tc>
        <w:tc>
          <w:tcPr>
            <w:tcW w:w="489" w:type="pct"/>
          </w:tcPr>
          <w:p w14:paraId="19A2A0F9" w14:textId="77777777" w:rsidR="00200323" w:rsidRDefault="00200323" w:rsidP="00123E23">
            <w:pPr>
              <w:pStyle w:val="Compact"/>
            </w:pPr>
            <w:r>
              <w:t>0.01 (0)</w:t>
            </w:r>
          </w:p>
        </w:tc>
        <w:tc>
          <w:tcPr>
            <w:tcW w:w="523" w:type="pct"/>
          </w:tcPr>
          <w:p w14:paraId="0F063DA3" w14:textId="77777777" w:rsidR="00200323" w:rsidRDefault="00200323" w:rsidP="00123E23">
            <w:pPr>
              <w:pStyle w:val="Compact"/>
            </w:pPr>
            <w:r>
              <w:t>0.00 (0)</w:t>
            </w:r>
          </w:p>
        </w:tc>
        <w:tc>
          <w:tcPr>
            <w:tcW w:w="512" w:type="pct"/>
          </w:tcPr>
          <w:p w14:paraId="7D774D22" w14:textId="77777777" w:rsidR="00200323" w:rsidRDefault="00200323" w:rsidP="00123E23">
            <w:pPr>
              <w:pStyle w:val="Compact"/>
            </w:pPr>
            <w:r>
              <w:t>0.00 (0)</w:t>
            </w:r>
          </w:p>
        </w:tc>
        <w:tc>
          <w:tcPr>
            <w:tcW w:w="502" w:type="pct"/>
          </w:tcPr>
          <w:p w14:paraId="64D71706" w14:textId="77777777" w:rsidR="00200323" w:rsidRDefault="00200323" w:rsidP="00123E23">
            <w:pPr>
              <w:pStyle w:val="Compact"/>
            </w:pPr>
            <w:r>
              <w:t>0.00 (0)</w:t>
            </w:r>
          </w:p>
        </w:tc>
        <w:tc>
          <w:tcPr>
            <w:tcW w:w="522" w:type="pct"/>
          </w:tcPr>
          <w:p w14:paraId="2A9B1CD2" w14:textId="77777777" w:rsidR="00200323" w:rsidRDefault="00200323" w:rsidP="00123E23">
            <w:pPr>
              <w:pStyle w:val="Compact"/>
            </w:pPr>
            <w:r>
              <w:t>0.01 (0)</w:t>
            </w:r>
          </w:p>
        </w:tc>
        <w:tc>
          <w:tcPr>
            <w:tcW w:w="556" w:type="pct"/>
          </w:tcPr>
          <w:p w14:paraId="1BAD5D63" w14:textId="77777777" w:rsidR="00200323" w:rsidRDefault="00200323" w:rsidP="00123E23">
            <w:pPr>
              <w:pStyle w:val="Compact"/>
            </w:pPr>
            <w:r>
              <w:t>0.01 (0)</w:t>
            </w:r>
          </w:p>
        </w:tc>
      </w:tr>
      <w:tr w:rsidR="00924391" w14:paraId="5AC44158" w14:textId="77777777" w:rsidTr="00924391">
        <w:tc>
          <w:tcPr>
            <w:tcW w:w="851" w:type="pct"/>
          </w:tcPr>
          <w:p w14:paraId="28972F91" w14:textId="77777777" w:rsidR="00200323" w:rsidRDefault="00200323" w:rsidP="00123E23">
            <w:pPr>
              <w:pStyle w:val="Compact"/>
            </w:pPr>
            <w:r>
              <w:t>Feedback * Center Appointment N</w:t>
            </w:r>
          </w:p>
        </w:tc>
        <w:tc>
          <w:tcPr>
            <w:tcW w:w="539" w:type="pct"/>
          </w:tcPr>
          <w:p w14:paraId="4B0891A3" w14:textId="77777777" w:rsidR="00200323" w:rsidRDefault="00200323" w:rsidP="00123E23">
            <w:pPr>
              <w:pStyle w:val="Compact"/>
            </w:pPr>
            <w:r>
              <w:t>0.00 (0.01)</w:t>
            </w:r>
          </w:p>
        </w:tc>
        <w:tc>
          <w:tcPr>
            <w:tcW w:w="506" w:type="pct"/>
          </w:tcPr>
          <w:p w14:paraId="22C7EA64" w14:textId="77777777" w:rsidR="00200323" w:rsidRDefault="00200323" w:rsidP="00123E23">
            <w:pPr>
              <w:pStyle w:val="Compact"/>
            </w:pPr>
            <w:r>
              <w:t>0.00 (0.01)</w:t>
            </w:r>
          </w:p>
        </w:tc>
        <w:tc>
          <w:tcPr>
            <w:tcW w:w="489" w:type="pct"/>
          </w:tcPr>
          <w:p w14:paraId="6A77BF70" w14:textId="77777777" w:rsidR="00200323" w:rsidRDefault="00200323" w:rsidP="00123E23">
            <w:pPr>
              <w:pStyle w:val="Compact"/>
            </w:pPr>
            <w:r>
              <w:t>-0.01 (0.01)</w:t>
            </w:r>
          </w:p>
        </w:tc>
        <w:tc>
          <w:tcPr>
            <w:tcW w:w="523" w:type="pct"/>
          </w:tcPr>
          <w:p w14:paraId="0EF825F9" w14:textId="77777777" w:rsidR="00200323" w:rsidRDefault="00200323" w:rsidP="00123E23">
            <w:pPr>
              <w:pStyle w:val="Compact"/>
            </w:pPr>
            <w:r>
              <w:t>-0.01 (0.01)</w:t>
            </w:r>
          </w:p>
        </w:tc>
        <w:tc>
          <w:tcPr>
            <w:tcW w:w="512" w:type="pct"/>
          </w:tcPr>
          <w:p w14:paraId="60D585B7" w14:textId="77777777" w:rsidR="00200323" w:rsidRDefault="00200323" w:rsidP="00123E23">
            <w:pPr>
              <w:pStyle w:val="Compact"/>
            </w:pPr>
            <w:r>
              <w:t>-0.01 (0.01)</w:t>
            </w:r>
          </w:p>
        </w:tc>
        <w:tc>
          <w:tcPr>
            <w:tcW w:w="502" w:type="pct"/>
          </w:tcPr>
          <w:p w14:paraId="7A77A986" w14:textId="77777777" w:rsidR="00200323" w:rsidRDefault="00200323" w:rsidP="00123E23">
            <w:pPr>
              <w:pStyle w:val="Compact"/>
            </w:pPr>
            <w:r>
              <w:t>0.00 (0)</w:t>
            </w:r>
          </w:p>
        </w:tc>
        <w:tc>
          <w:tcPr>
            <w:tcW w:w="522" w:type="pct"/>
          </w:tcPr>
          <w:p w14:paraId="5BAF7709" w14:textId="77777777" w:rsidR="00200323" w:rsidRDefault="00200323" w:rsidP="00123E23">
            <w:pPr>
              <w:pStyle w:val="Compact"/>
            </w:pPr>
            <w:r>
              <w:t>0.01 (0.01)</w:t>
            </w:r>
          </w:p>
        </w:tc>
        <w:tc>
          <w:tcPr>
            <w:tcW w:w="556" w:type="pct"/>
          </w:tcPr>
          <w:p w14:paraId="757669C3" w14:textId="77777777" w:rsidR="00200323" w:rsidRDefault="00200323" w:rsidP="00123E23">
            <w:pPr>
              <w:pStyle w:val="Compact"/>
            </w:pPr>
            <w:r>
              <w:t>0.00 (0.01)</w:t>
            </w:r>
          </w:p>
        </w:tc>
      </w:tr>
      <w:tr w:rsidR="00924391" w14:paraId="76CF9F3E" w14:textId="77777777" w:rsidTr="00924391">
        <w:tc>
          <w:tcPr>
            <w:tcW w:w="851" w:type="pct"/>
            <w:tcBorders>
              <w:bottom w:val="single" w:sz="4" w:space="0" w:color="auto"/>
            </w:tcBorders>
          </w:tcPr>
          <w:p w14:paraId="360BAF33" w14:textId="77777777" w:rsidR="00200323" w:rsidRDefault="00200323" w:rsidP="00123E23">
            <w:pPr>
              <w:pStyle w:val="Compact"/>
            </w:pPr>
            <w:r>
              <w:t>Feedback * Hospitalization</w:t>
            </w:r>
          </w:p>
        </w:tc>
        <w:tc>
          <w:tcPr>
            <w:tcW w:w="539" w:type="pct"/>
            <w:tcBorders>
              <w:bottom w:val="single" w:sz="4" w:space="0" w:color="auto"/>
            </w:tcBorders>
          </w:tcPr>
          <w:p w14:paraId="794D1662" w14:textId="77777777" w:rsidR="00200323" w:rsidRDefault="00200323" w:rsidP="00123E23">
            <w:pPr>
              <w:pStyle w:val="Compact"/>
            </w:pPr>
            <w:r>
              <w:t>0.00 (0)</w:t>
            </w:r>
          </w:p>
        </w:tc>
        <w:tc>
          <w:tcPr>
            <w:tcW w:w="506" w:type="pct"/>
            <w:tcBorders>
              <w:bottom w:val="single" w:sz="4" w:space="0" w:color="auto"/>
            </w:tcBorders>
          </w:tcPr>
          <w:p w14:paraId="1D60AC28" w14:textId="77777777" w:rsidR="00200323" w:rsidRDefault="00200323" w:rsidP="00123E23">
            <w:pPr>
              <w:pStyle w:val="Compact"/>
            </w:pPr>
            <w:r>
              <w:t>0.00 (0)</w:t>
            </w:r>
          </w:p>
        </w:tc>
        <w:tc>
          <w:tcPr>
            <w:tcW w:w="489" w:type="pct"/>
            <w:tcBorders>
              <w:bottom w:val="single" w:sz="4" w:space="0" w:color="auto"/>
            </w:tcBorders>
          </w:tcPr>
          <w:p w14:paraId="20B94C6E" w14:textId="77777777" w:rsidR="00200323" w:rsidRDefault="00200323" w:rsidP="00123E23">
            <w:pPr>
              <w:pStyle w:val="Compact"/>
            </w:pPr>
            <w:r>
              <w:t>0.00 (0)</w:t>
            </w:r>
          </w:p>
        </w:tc>
        <w:tc>
          <w:tcPr>
            <w:tcW w:w="523" w:type="pct"/>
            <w:tcBorders>
              <w:bottom w:val="single" w:sz="4" w:space="0" w:color="auto"/>
            </w:tcBorders>
          </w:tcPr>
          <w:p w14:paraId="7FB5DFE3" w14:textId="77777777" w:rsidR="00200323" w:rsidRDefault="00200323" w:rsidP="00123E23">
            <w:pPr>
              <w:pStyle w:val="Compact"/>
            </w:pPr>
            <w:r>
              <w:t>0.00 (0)</w:t>
            </w:r>
          </w:p>
        </w:tc>
        <w:tc>
          <w:tcPr>
            <w:tcW w:w="512" w:type="pct"/>
            <w:tcBorders>
              <w:bottom w:val="single" w:sz="4" w:space="0" w:color="auto"/>
            </w:tcBorders>
          </w:tcPr>
          <w:p w14:paraId="7F5B160D" w14:textId="77777777" w:rsidR="00200323" w:rsidRDefault="00200323" w:rsidP="00123E23">
            <w:pPr>
              <w:pStyle w:val="Compact"/>
            </w:pPr>
            <w:r>
              <w:t>0.00 (0)</w:t>
            </w:r>
          </w:p>
        </w:tc>
        <w:tc>
          <w:tcPr>
            <w:tcW w:w="502" w:type="pct"/>
            <w:tcBorders>
              <w:bottom w:val="single" w:sz="4" w:space="0" w:color="auto"/>
            </w:tcBorders>
          </w:tcPr>
          <w:p w14:paraId="6469E409" w14:textId="77777777" w:rsidR="00200323" w:rsidRDefault="00200323" w:rsidP="00123E23">
            <w:pPr>
              <w:pStyle w:val="Compact"/>
            </w:pPr>
            <w:r>
              <w:t>0.01 (0)</w:t>
            </w:r>
          </w:p>
        </w:tc>
        <w:tc>
          <w:tcPr>
            <w:tcW w:w="522" w:type="pct"/>
            <w:tcBorders>
              <w:bottom w:val="single" w:sz="4" w:space="0" w:color="auto"/>
            </w:tcBorders>
          </w:tcPr>
          <w:p w14:paraId="4D5E1C17" w14:textId="77777777" w:rsidR="00200323" w:rsidRDefault="00200323" w:rsidP="00123E23">
            <w:pPr>
              <w:pStyle w:val="Compact"/>
            </w:pPr>
            <w:r>
              <w:t>0.00 (0)</w:t>
            </w:r>
          </w:p>
        </w:tc>
        <w:tc>
          <w:tcPr>
            <w:tcW w:w="556" w:type="pct"/>
            <w:tcBorders>
              <w:bottom w:val="single" w:sz="4" w:space="0" w:color="auto"/>
            </w:tcBorders>
          </w:tcPr>
          <w:p w14:paraId="2E686AA2" w14:textId="77777777" w:rsidR="00200323" w:rsidRDefault="00200323" w:rsidP="00123E23">
            <w:pPr>
              <w:pStyle w:val="Compact"/>
            </w:pPr>
            <w:r>
              <w:t>0.00 (0)</w:t>
            </w:r>
          </w:p>
        </w:tc>
      </w:tr>
      <w:tr w:rsidR="00924391" w14:paraId="3A428A77" w14:textId="77777777" w:rsidTr="00924391">
        <w:tc>
          <w:tcPr>
            <w:tcW w:w="851" w:type="pct"/>
            <w:tcBorders>
              <w:top w:val="single" w:sz="4" w:space="0" w:color="auto"/>
            </w:tcBorders>
          </w:tcPr>
          <w:p w14:paraId="161CF7ED" w14:textId="77777777" w:rsidR="00200323" w:rsidRDefault="00200323" w:rsidP="00123E23">
            <w:pPr>
              <w:pStyle w:val="Compact"/>
            </w:pPr>
            <w:r>
              <w:t>Intercept variance</w:t>
            </w:r>
          </w:p>
        </w:tc>
        <w:tc>
          <w:tcPr>
            <w:tcW w:w="539" w:type="pct"/>
            <w:tcBorders>
              <w:top w:val="single" w:sz="4" w:space="0" w:color="auto"/>
            </w:tcBorders>
          </w:tcPr>
          <w:p w14:paraId="705FEFE0" w14:textId="77777777" w:rsidR="00200323" w:rsidRDefault="00200323" w:rsidP="00123E23">
            <w:pPr>
              <w:pStyle w:val="Compact"/>
            </w:pPr>
            <w:r>
              <w:t>0.02</w:t>
            </w:r>
          </w:p>
        </w:tc>
        <w:tc>
          <w:tcPr>
            <w:tcW w:w="506" w:type="pct"/>
            <w:tcBorders>
              <w:top w:val="single" w:sz="4" w:space="0" w:color="auto"/>
            </w:tcBorders>
          </w:tcPr>
          <w:p w14:paraId="2B8247BB" w14:textId="77777777" w:rsidR="00200323" w:rsidRDefault="00200323" w:rsidP="00123E23">
            <w:pPr>
              <w:pStyle w:val="Compact"/>
            </w:pPr>
            <w:r>
              <w:t>0.02</w:t>
            </w:r>
          </w:p>
        </w:tc>
        <w:tc>
          <w:tcPr>
            <w:tcW w:w="489" w:type="pct"/>
            <w:tcBorders>
              <w:top w:val="single" w:sz="4" w:space="0" w:color="auto"/>
            </w:tcBorders>
          </w:tcPr>
          <w:p w14:paraId="4006A561" w14:textId="77777777" w:rsidR="00200323" w:rsidRDefault="00200323" w:rsidP="00123E23">
            <w:pPr>
              <w:pStyle w:val="Compact"/>
            </w:pPr>
            <w:r>
              <w:t>0.02</w:t>
            </w:r>
          </w:p>
        </w:tc>
        <w:tc>
          <w:tcPr>
            <w:tcW w:w="523" w:type="pct"/>
            <w:tcBorders>
              <w:top w:val="single" w:sz="4" w:space="0" w:color="auto"/>
            </w:tcBorders>
          </w:tcPr>
          <w:p w14:paraId="5A0348E9" w14:textId="77777777" w:rsidR="00200323" w:rsidRDefault="00200323" w:rsidP="00123E23">
            <w:pPr>
              <w:pStyle w:val="Compact"/>
            </w:pPr>
            <w:r>
              <w:t>0.01</w:t>
            </w:r>
          </w:p>
        </w:tc>
        <w:tc>
          <w:tcPr>
            <w:tcW w:w="512" w:type="pct"/>
            <w:tcBorders>
              <w:top w:val="single" w:sz="4" w:space="0" w:color="auto"/>
            </w:tcBorders>
          </w:tcPr>
          <w:p w14:paraId="4B110835" w14:textId="77777777" w:rsidR="00200323" w:rsidRDefault="00200323" w:rsidP="00123E23">
            <w:pPr>
              <w:pStyle w:val="Compact"/>
            </w:pPr>
            <w:r>
              <w:t>0.01</w:t>
            </w:r>
          </w:p>
        </w:tc>
        <w:tc>
          <w:tcPr>
            <w:tcW w:w="502" w:type="pct"/>
            <w:tcBorders>
              <w:top w:val="single" w:sz="4" w:space="0" w:color="auto"/>
            </w:tcBorders>
          </w:tcPr>
          <w:p w14:paraId="6774B2DE" w14:textId="77777777" w:rsidR="00200323" w:rsidRDefault="00200323" w:rsidP="00123E23">
            <w:pPr>
              <w:pStyle w:val="Compact"/>
            </w:pPr>
            <w:r>
              <w:t>0.02</w:t>
            </w:r>
          </w:p>
        </w:tc>
        <w:tc>
          <w:tcPr>
            <w:tcW w:w="522" w:type="pct"/>
            <w:tcBorders>
              <w:top w:val="single" w:sz="4" w:space="0" w:color="auto"/>
            </w:tcBorders>
          </w:tcPr>
          <w:p w14:paraId="02FED1C8" w14:textId="77777777" w:rsidR="00200323" w:rsidRDefault="00200323" w:rsidP="00123E23">
            <w:pPr>
              <w:pStyle w:val="Compact"/>
            </w:pPr>
            <w:r>
              <w:t>0.01</w:t>
            </w:r>
          </w:p>
        </w:tc>
        <w:tc>
          <w:tcPr>
            <w:tcW w:w="556" w:type="pct"/>
            <w:tcBorders>
              <w:top w:val="single" w:sz="4" w:space="0" w:color="auto"/>
            </w:tcBorders>
          </w:tcPr>
          <w:p w14:paraId="04C2A50D" w14:textId="77777777" w:rsidR="00200323" w:rsidRDefault="00200323" w:rsidP="00123E23">
            <w:pPr>
              <w:pStyle w:val="Compact"/>
            </w:pPr>
            <w:r>
              <w:t>0.02</w:t>
            </w:r>
          </w:p>
        </w:tc>
      </w:tr>
      <w:tr w:rsidR="00924391" w14:paraId="3217632D" w14:textId="77777777" w:rsidTr="00924391">
        <w:tc>
          <w:tcPr>
            <w:tcW w:w="851" w:type="pct"/>
          </w:tcPr>
          <w:p w14:paraId="25C6BE2E" w14:textId="77777777" w:rsidR="00200323" w:rsidRDefault="00200323" w:rsidP="00123E23">
            <w:pPr>
              <w:pStyle w:val="Compact"/>
            </w:pPr>
            <w:r>
              <w:t>Feedback variance</w:t>
            </w:r>
          </w:p>
        </w:tc>
        <w:tc>
          <w:tcPr>
            <w:tcW w:w="539" w:type="pct"/>
          </w:tcPr>
          <w:p w14:paraId="547AB5CA" w14:textId="77777777" w:rsidR="00200323" w:rsidRDefault="00200323" w:rsidP="00123E23">
            <w:pPr>
              <w:pStyle w:val="Compact"/>
            </w:pPr>
            <w:r>
              <w:t>0</w:t>
            </w:r>
          </w:p>
        </w:tc>
        <w:tc>
          <w:tcPr>
            <w:tcW w:w="506" w:type="pct"/>
          </w:tcPr>
          <w:p w14:paraId="029CE060" w14:textId="77777777" w:rsidR="00200323" w:rsidRDefault="00200323" w:rsidP="00123E23">
            <w:pPr>
              <w:pStyle w:val="Compact"/>
            </w:pPr>
            <w:r>
              <w:t>0</w:t>
            </w:r>
          </w:p>
        </w:tc>
        <w:tc>
          <w:tcPr>
            <w:tcW w:w="489" w:type="pct"/>
          </w:tcPr>
          <w:p w14:paraId="57587C1E" w14:textId="77777777" w:rsidR="00200323" w:rsidRDefault="00200323" w:rsidP="00123E23">
            <w:pPr>
              <w:pStyle w:val="Compact"/>
            </w:pPr>
            <w:r>
              <w:t>-</w:t>
            </w:r>
          </w:p>
        </w:tc>
        <w:tc>
          <w:tcPr>
            <w:tcW w:w="523" w:type="pct"/>
          </w:tcPr>
          <w:p w14:paraId="789E8269" w14:textId="77777777" w:rsidR="00200323" w:rsidRDefault="00200323" w:rsidP="00123E23">
            <w:pPr>
              <w:pStyle w:val="Compact"/>
            </w:pPr>
            <w:r>
              <w:t>-</w:t>
            </w:r>
          </w:p>
        </w:tc>
        <w:tc>
          <w:tcPr>
            <w:tcW w:w="512" w:type="pct"/>
          </w:tcPr>
          <w:p w14:paraId="73FDDC1E" w14:textId="77777777" w:rsidR="00200323" w:rsidRDefault="00200323" w:rsidP="00123E23">
            <w:pPr>
              <w:pStyle w:val="Compact"/>
            </w:pPr>
            <w:r>
              <w:t>-</w:t>
            </w:r>
          </w:p>
        </w:tc>
        <w:tc>
          <w:tcPr>
            <w:tcW w:w="502" w:type="pct"/>
          </w:tcPr>
          <w:p w14:paraId="6CF27357" w14:textId="77777777" w:rsidR="00200323" w:rsidRDefault="00200323" w:rsidP="00123E23">
            <w:pPr>
              <w:pStyle w:val="Compact"/>
            </w:pPr>
            <w:r>
              <w:t>-</w:t>
            </w:r>
          </w:p>
        </w:tc>
        <w:tc>
          <w:tcPr>
            <w:tcW w:w="522" w:type="pct"/>
          </w:tcPr>
          <w:p w14:paraId="2C3FC7F8" w14:textId="77777777" w:rsidR="00200323" w:rsidRDefault="00200323" w:rsidP="00123E23">
            <w:pPr>
              <w:pStyle w:val="Compact"/>
            </w:pPr>
            <w:r>
              <w:t>0</w:t>
            </w:r>
          </w:p>
        </w:tc>
        <w:tc>
          <w:tcPr>
            <w:tcW w:w="556" w:type="pct"/>
          </w:tcPr>
          <w:p w14:paraId="25E73635" w14:textId="77777777" w:rsidR="00200323" w:rsidRDefault="00200323" w:rsidP="00123E23">
            <w:pPr>
              <w:pStyle w:val="Compact"/>
            </w:pPr>
            <w:r>
              <w:t>0</w:t>
            </w:r>
          </w:p>
        </w:tc>
      </w:tr>
      <w:tr w:rsidR="00924391" w14:paraId="1666B633" w14:textId="77777777" w:rsidTr="00924391">
        <w:tc>
          <w:tcPr>
            <w:tcW w:w="851" w:type="pct"/>
          </w:tcPr>
          <w:p w14:paraId="4644799B" w14:textId="77777777" w:rsidR="00200323" w:rsidRDefault="00200323" w:rsidP="00123E23">
            <w:pPr>
              <w:pStyle w:val="Compact"/>
            </w:pPr>
            <w:r>
              <w:t>Covariance</w:t>
            </w:r>
          </w:p>
        </w:tc>
        <w:tc>
          <w:tcPr>
            <w:tcW w:w="539" w:type="pct"/>
          </w:tcPr>
          <w:p w14:paraId="4BFA1B5B" w14:textId="77777777" w:rsidR="00200323" w:rsidRDefault="00200323" w:rsidP="00123E23">
            <w:pPr>
              <w:pStyle w:val="Compact"/>
            </w:pPr>
            <w:r>
              <w:t>0.12</w:t>
            </w:r>
          </w:p>
        </w:tc>
        <w:tc>
          <w:tcPr>
            <w:tcW w:w="506" w:type="pct"/>
          </w:tcPr>
          <w:p w14:paraId="54F8490D" w14:textId="77777777" w:rsidR="00200323" w:rsidRDefault="00200323" w:rsidP="00123E23">
            <w:pPr>
              <w:pStyle w:val="Compact"/>
            </w:pPr>
            <w:r>
              <w:t>0.26</w:t>
            </w:r>
          </w:p>
        </w:tc>
        <w:tc>
          <w:tcPr>
            <w:tcW w:w="489" w:type="pct"/>
          </w:tcPr>
          <w:p w14:paraId="54174D24" w14:textId="77777777" w:rsidR="00200323" w:rsidRDefault="00200323" w:rsidP="00123E23">
            <w:pPr>
              <w:pStyle w:val="Compact"/>
            </w:pPr>
            <w:r>
              <w:t>-</w:t>
            </w:r>
          </w:p>
        </w:tc>
        <w:tc>
          <w:tcPr>
            <w:tcW w:w="523" w:type="pct"/>
          </w:tcPr>
          <w:p w14:paraId="1CF73A9E" w14:textId="77777777" w:rsidR="00200323" w:rsidRDefault="00200323" w:rsidP="00123E23">
            <w:pPr>
              <w:pStyle w:val="Compact"/>
            </w:pPr>
            <w:r>
              <w:t>-</w:t>
            </w:r>
          </w:p>
        </w:tc>
        <w:tc>
          <w:tcPr>
            <w:tcW w:w="512" w:type="pct"/>
          </w:tcPr>
          <w:p w14:paraId="53907F63" w14:textId="77777777" w:rsidR="00200323" w:rsidRDefault="00200323" w:rsidP="00123E23">
            <w:pPr>
              <w:pStyle w:val="Compact"/>
            </w:pPr>
            <w:r>
              <w:t>-</w:t>
            </w:r>
          </w:p>
        </w:tc>
        <w:tc>
          <w:tcPr>
            <w:tcW w:w="502" w:type="pct"/>
          </w:tcPr>
          <w:p w14:paraId="6973D772" w14:textId="77777777" w:rsidR="00200323" w:rsidRDefault="00200323" w:rsidP="00123E23">
            <w:pPr>
              <w:pStyle w:val="Compact"/>
            </w:pPr>
            <w:r>
              <w:t>-</w:t>
            </w:r>
          </w:p>
        </w:tc>
        <w:tc>
          <w:tcPr>
            <w:tcW w:w="522" w:type="pct"/>
          </w:tcPr>
          <w:p w14:paraId="1C1D327E" w14:textId="77777777" w:rsidR="00200323" w:rsidRDefault="00200323" w:rsidP="00123E23">
            <w:pPr>
              <w:pStyle w:val="Compact"/>
            </w:pPr>
            <w:r>
              <w:t>0.03</w:t>
            </w:r>
          </w:p>
        </w:tc>
        <w:tc>
          <w:tcPr>
            <w:tcW w:w="556" w:type="pct"/>
          </w:tcPr>
          <w:p w14:paraId="2726CBD7" w14:textId="77777777" w:rsidR="00200323" w:rsidRDefault="00200323" w:rsidP="00123E23">
            <w:pPr>
              <w:pStyle w:val="Compact"/>
            </w:pPr>
            <w:r>
              <w:t>0.09</w:t>
            </w:r>
          </w:p>
        </w:tc>
      </w:tr>
      <w:tr w:rsidR="00924391" w14:paraId="083F54A6" w14:textId="77777777" w:rsidTr="00924391">
        <w:tc>
          <w:tcPr>
            <w:tcW w:w="851" w:type="pct"/>
            <w:tcBorders>
              <w:bottom w:val="single" w:sz="4" w:space="0" w:color="auto"/>
            </w:tcBorders>
          </w:tcPr>
          <w:p w14:paraId="7D6873C0" w14:textId="77777777" w:rsidR="00200323" w:rsidRDefault="00200323" w:rsidP="00123E23">
            <w:pPr>
              <w:pStyle w:val="Compact"/>
            </w:pPr>
            <w:r>
              <w:lastRenderedPageBreak/>
              <w:t>Residual variance</w:t>
            </w:r>
          </w:p>
        </w:tc>
        <w:tc>
          <w:tcPr>
            <w:tcW w:w="539" w:type="pct"/>
            <w:tcBorders>
              <w:bottom w:val="single" w:sz="4" w:space="0" w:color="auto"/>
            </w:tcBorders>
          </w:tcPr>
          <w:p w14:paraId="2B2D99EB" w14:textId="77777777" w:rsidR="00200323" w:rsidRDefault="00200323" w:rsidP="00123E23">
            <w:pPr>
              <w:pStyle w:val="Compact"/>
            </w:pPr>
            <w:r>
              <w:t>0.58</w:t>
            </w:r>
          </w:p>
        </w:tc>
        <w:tc>
          <w:tcPr>
            <w:tcW w:w="506" w:type="pct"/>
            <w:tcBorders>
              <w:bottom w:val="single" w:sz="4" w:space="0" w:color="auto"/>
            </w:tcBorders>
          </w:tcPr>
          <w:p w14:paraId="0F7687F1" w14:textId="77777777" w:rsidR="00200323" w:rsidRDefault="00200323" w:rsidP="00123E23">
            <w:pPr>
              <w:pStyle w:val="Compact"/>
            </w:pPr>
            <w:r>
              <w:t>0.63</w:t>
            </w:r>
          </w:p>
        </w:tc>
        <w:tc>
          <w:tcPr>
            <w:tcW w:w="489" w:type="pct"/>
            <w:tcBorders>
              <w:bottom w:val="single" w:sz="4" w:space="0" w:color="auto"/>
            </w:tcBorders>
          </w:tcPr>
          <w:p w14:paraId="5149EB89" w14:textId="77777777" w:rsidR="00200323" w:rsidRDefault="00200323" w:rsidP="00123E23">
            <w:pPr>
              <w:pStyle w:val="Compact"/>
            </w:pPr>
            <w:r>
              <w:t>0.67</w:t>
            </w:r>
          </w:p>
        </w:tc>
        <w:tc>
          <w:tcPr>
            <w:tcW w:w="523" w:type="pct"/>
            <w:tcBorders>
              <w:bottom w:val="single" w:sz="4" w:space="0" w:color="auto"/>
            </w:tcBorders>
          </w:tcPr>
          <w:p w14:paraId="1BDDCF72" w14:textId="77777777" w:rsidR="00200323" w:rsidRDefault="00200323" w:rsidP="00123E23">
            <w:pPr>
              <w:pStyle w:val="Compact"/>
            </w:pPr>
            <w:r>
              <w:t>0.6</w:t>
            </w:r>
          </w:p>
        </w:tc>
        <w:tc>
          <w:tcPr>
            <w:tcW w:w="512" w:type="pct"/>
            <w:tcBorders>
              <w:bottom w:val="single" w:sz="4" w:space="0" w:color="auto"/>
            </w:tcBorders>
          </w:tcPr>
          <w:p w14:paraId="276C18BD" w14:textId="77777777" w:rsidR="00200323" w:rsidRDefault="00200323" w:rsidP="00123E23">
            <w:pPr>
              <w:pStyle w:val="Compact"/>
            </w:pPr>
            <w:r>
              <w:t>0.58</w:t>
            </w:r>
          </w:p>
        </w:tc>
        <w:tc>
          <w:tcPr>
            <w:tcW w:w="502" w:type="pct"/>
            <w:tcBorders>
              <w:bottom w:val="single" w:sz="4" w:space="0" w:color="auto"/>
            </w:tcBorders>
          </w:tcPr>
          <w:p w14:paraId="78FDD9B5" w14:textId="77777777" w:rsidR="00200323" w:rsidRDefault="00200323" w:rsidP="00123E23">
            <w:pPr>
              <w:pStyle w:val="Compact"/>
            </w:pPr>
            <w:r>
              <w:t>0.46</w:t>
            </w:r>
          </w:p>
        </w:tc>
        <w:tc>
          <w:tcPr>
            <w:tcW w:w="522" w:type="pct"/>
            <w:tcBorders>
              <w:bottom w:val="single" w:sz="4" w:space="0" w:color="auto"/>
            </w:tcBorders>
          </w:tcPr>
          <w:p w14:paraId="3D95E6CC" w14:textId="77777777" w:rsidR="00200323" w:rsidRDefault="00200323" w:rsidP="00123E23">
            <w:pPr>
              <w:pStyle w:val="Compact"/>
            </w:pPr>
            <w:r>
              <w:t>0.45</w:t>
            </w:r>
          </w:p>
        </w:tc>
        <w:tc>
          <w:tcPr>
            <w:tcW w:w="556" w:type="pct"/>
            <w:tcBorders>
              <w:bottom w:val="single" w:sz="4" w:space="0" w:color="auto"/>
            </w:tcBorders>
          </w:tcPr>
          <w:p w14:paraId="3AC3E545" w14:textId="77777777" w:rsidR="00200323" w:rsidRDefault="00200323" w:rsidP="00123E23">
            <w:pPr>
              <w:pStyle w:val="Compact"/>
            </w:pPr>
            <w:r>
              <w:t>0.66</w:t>
            </w:r>
          </w:p>
        </w:tc>
      </w:tr>
      <w:tr w:rsidR="00924391" w14:paraId="50ADC90C" w14:textId="77777777" w:rsidTr="00924391">
        <w:tc>
          <w:tcPr>
            <w:tcW w:w="851" w:type="pct"/>
            <w:tcBorders>
              <w:top w:val="single" w:sz="4" w:space="0" w:color="auto"/>
            </w:tcBorders>
          </w:tcPr>
          <w:p w14:paraId="009F09D9" w14:textId="77777777" w:rsidR="00200323" w:rsidRDefault="00200323" w:rsidP="00123E23">
            <w:pPr>
              <w:pStyle w:val="Compact"/>
            </w:pPr>
            <w:r>
              <w:t>Center N</w:t>
            </w:r>
          </w:p>
        </w:tc>
        <w:tc>
          <w:tcPr>
            <w:tcW w:w="539" w:type="pct"/>
            <w:tcBorders>
              <w:top w:val="single" w:sz="4" w:space="0" w:color="auto"/>
            </w:tcBorders>
          </w:tcPr>
          <w:p w14:paraId="70497D61" w14:textId="77777777" w:rsidR="00200323" w:rsidRDefault="00200323" w:rsidP="00123E23">
            <w:pPr>
              <w:pStyle w:val="Compact"/>
            </w:pPr>
            <w:r>
              <w:t>71</w:t>
            </w:r>
          </w:p>
        </w:tc>
        <w:tc>
          <w:tcPr>
            <w:tcW w:w="506" w:type="pct"/>
            <w:tcBorders>
              <w:top w:val="single" w:sz="4" w:space="0" w:color="auto"/>
            </w:tcBorders>
          </w:tcPr>
          <w:p w14:paraId="4E5BF13E" w14:textId="77777777" w:rsidR="00200323" w:rsidRDefault="00200323" w:rsidP="00123E23">
            <w:pPr>
              <w:pStyle w:val="Compact"/>
            </w:pPr>
            <w:r>
              <w:t>71</w:t>
            </w:r>
          </w:p>
        </w:tc>
        <w:tc>
          <w:tcPr>
            <w:tcW w:w="489" w:type="pct"/>
            <w:tcBorders>
              <w:top w:val="single" w:sz="4" w:space="0" w:color="auto"/>
            </w:tcBorders>
          </w:tcPr>
          <w:p w14:paraId="3842B868" w14:textId="77777777" w:rsidR="00200323" w:rsidRDefault="00200323" w:rsidP="00123E23">
            <w:pPr>
              <w:pStyle w:val="Compact"/>
            </w:pPr>
            <w:r>
              <w:t>71</w:t>
            </w:r>
          </w:p>
        </w:tc>
        <w:tc>
          <w:tcPr>
            <w:tcW w:w="523" w:type="pct"/>
            <w:tcBorders>
              <w:top w:val="single" w:sz="4" w:space="0" w:color="auto"/>
            </w:tcBorders>
          </w:tcPr>
          <w:p w14:paraId="72A9424C" w14:textId="77777777" w:rsidR="00200323" w:rsidRDefault="00200323" w:rsidP="00123E23">
            <w:pPr>
              <w:pStyle w:val="Compact"/>
            </w:pPr>
            <w:r>
              <w:t>71</w:t>
            </w:r>
          </w:p>
        </w:tc>
        <w:tc>
          <w:tcPr>
            <w:tcW w:w="512" w:type="pct"/>
            <w:tcBorders>
              <w:top w:val="single" w:sz="4" w:space="0" w:color="auto"/>
            </w:tcBorders>
          </w:tcPr>
          <w:p w14:paraId="6261599D" w14:textId="77777777" w:rsidR="00200323" w:rsidRDefault="00200323" w:rsidP="00123E23">
            <w:pPr>
              <w:pStyle w:val="Compact"/>
            </w:pPr>
            <w:r>
              <w:t>71</w:t>
            </w:r>
          </w:p>
        </w:tc>
        <w:tc>
          <w:tcPr>
            <w:tcW w:w="502" w:type="pct"/>
            <w:tcBorders>
              <w:top w:val="single" w:sz="4" w:space="0" w:color="auto"/>
            </w:tcBorders>
          </w:tcPr>
          <w:p w14:paraId="4BB7CD8D" w14:textId="77777777" w:rsidR="00200323" w:rsidRDefault="00200323" w:rsidP="00123E23">
            <w:pPr>
              <w:pStyle w:val="Compact"/>
            </w:pPr>
            <w:r>
              <w:t>71</w:t>
            </w:r>
          </w:p>
        </w:tc>
        <w:tc>
          <w:tcPr>
            <w:tcW w:w="522" w:type="pct"/>
            <w:tcBorders>
              <w:top w:val="single" w:sz="4" w:space="0" w:color="auto"/>
            </w:tcBorders>
          </w:tcPr>
          <w:p w14:paraId="65557B2E" w14:textId="77777777" w:rsidR="00200323" w:rsidRDefault="00200323" w:rsidP="00123E23">
            <w:pPr>
              <w:pStyle w:val="Compact"/>
            </w:pPr>
            <w:r>
              <w:t>71</w:t>
            </w:r>
          </w:p>
        </w:tc>
        <w:tc>
          <w:tcPr>
            <w:tcW w:w="556" w:type="pct"/>
            <w:tcBorders>
              <w:top w:val="single" w:sz="4" w:space="0" w:color="auto"/>
            </w:tcBorders>
          </w:tcPr>
          <w:p w14:paraId="1B636F33" w14:textId="77777777" w:rsidR="00200323" w:rsidRDefault="00200323" w:rsidP="00123E23">
            <w:pPr>
              <w:pStyle w:val="Compact"/>
            </w:pPr>
            <w:r>
              <w:t>71</w:t>
            </w:r>
          </w:p>
        </w:tc>
      </w:tr>
      <w:tr w:rsidR="00924391" w14:paraId="7ACF6D30" w14:textId="77777777" w:rsidTr="00924391">
        <w:tc>
          <w:tcPr>
            <w:tcW w:w="851" w:type="pct"/>
            <w:tcBorders>
              <w:bottom w:val="single" w:sz="4" w:space="0" w:color="auto"/>
            </w:tcBorders>
          </w:tcPr>
          <w:p w14:paraId="3606C32D" w14:textId="77777777" w:rsidR="00200323" w:rsidRDefault="00200323" w:rsidP="00123E23">
            <w:pPr>
              <w:pStyle w:val="Compact"/>
            </w:pPr>
            <w:r>
              <w:t>Client N</w:t>
            </w:r>
          </w:p>
        </w:tc>
        <w:tc>
          <w:tcPr>
            <w:tcW w:w="539" w:type="pct"/>
            <w:tcBorders>
              <w:bottom w:val="single" w:sz="4" w:space="0" w:color="auto"/>
            </w:tcBorders>
          </w:tcPr>
          <w:p w14:paraId="3C7A6BD1" w14:textId="77777777" w:rsidR="00200323" w:rsidRDefault="00200323" w:rsidP="00123E23">
            <w:pPr>
              <w:pStyle w:val="Compact"/>
            </w:pPr>
            <w:r>
              <w:t>39358</w:t>
            </w:r>
          </w:p>
        </w:tc>
        <w:tc>
          <w:tcPr>
            <w:tcW w:w="506" w:type="pct"/>
            <w:tcBorders>
              <w:bottom w:val="single" w:sz="4" w:space="0" w:color="auto"/>
            </w:tcBorders>
          </w:tcPr>
          <w:p w14:paraId="3F86FBEE" w14:textId="77777777" w:rsidR="00200323" w:rsidRDefault="00200323" w:rsidP="00123E23">
            <w:pPr>
              <w:pStyle w:val="Compact"/>
            </w:pPr>
            <w:r>
              <w:t>37051</w:t>
            </w:r>
          </w:p>
        </w:tc>
        <w:tc>
          <w:tcPr>
            <w:tcW w:w="489" w:type="pct"/>
            <w:tcBorders>
              <w:bottom w:val="single" w:sz="4" w:space="0" w:color="auto"/>
            </w:tcBorders>
          </w:tcPr>
          <w:p w14:paraId="387BAC7B" w14:textId="77777777" w:rsidR="00200323" w:rsidRDefault="00200323" w:rsidP="00123E23">
            <w:pPr>
              <w:pStyle w:val="Compact"/>
            </w:pPr>
            <w:r>
              <w:t>35792</w:t>
            </w:r>
          </w:p>
        </w:tc>
        <w:tc>
          <w:tcPr>
            <w:tcW w:w="523" w:type="pct"/>
            <w:tcBorders>
              <w:bottom w:val="single" w:sz="4" w:space="0" w:color="auto"/>
            </w:tcBorders>
          </w:tcPr>
          <w:p w14:paraId="7B94CE69" w14:textId="77777777" w:rsidR="00200323" w:rsidRDefault="00200323" w:rsidP="00123E23">
            <w:pPr>
              <w:pStyle w:val="Compact"/>
            </w:pPr>
            <w:r>
              <w:t>37045</w:t>
            </w:r>
          </w:p>
        </w:tc>
        <w:tc>
          <w:tcPr>
            <w:tcW w:w="512" w:type="pct"/>
            <w:tcBorders>
              <w:bottom w:val="single" w:sz="4" w:space="0" w:color="auto"/>
            </w:tcBorders>
          </w:tcPr>
          <w:p w14:paraId="16BF8949" w14:textId="77777777" w:rsidR="00200323" w:rsidRDefault="00200323" w:rsidP="00123E23">
            <w:pPr>
              <w:pStyle w:val="Compact"/>
            </w:pPr>
            <w:r>
              <w:t>36648</w:t>
            </w:r>
          </w:p>
        </w:tc>
        <w:tc>
          <w:tcPr>
            <w:tcW w:w="502" w:type="pct"/>
            <w:tcBorders>
              <w:bottom w:val="single" w:sz="4" w:space="0" w:color="auto"/>
            </w:tcBorders>
          </w:tcPr>
          <w:p w14:paraId="4D0261CD" w14:textId="77777777" w:rsidR="00200323" w:rsidRDefault="00200323" w:rsidP="00123E23">
            <w:pPr>
              <w:pStyle w:val="Compact"/>
            </w:pPr>
            <w:r>
              <w:t>39358</w:t>
            </w:r>
          </w:p>
        </w:tc>
        <w:tc>
          <w:tcPr>
            <w:tcW w:w="522" w:type="pct"/>
            <w:tcBorders>
              <w:bottom w:val="single" w:sz="4" w:space="0" w:color="auto"/>
            </w:tcBorders>
          </w:tcPr>
          <w:p w14:paraId="6F6EDCB9" w14:textId="77777777" w:rsidR="00200323" w:rsidRDefault="00200323" w:rsidP="00123E23">
            <w:pPr>
              <w:pStyle w:val="Compact"/>
            </w:pPr>
            <w:r>
              <w:t>39358</w:t>
            </w:r>
          </w:p>
        </w:tc>
        <w:tc>
          <w:tcPr>
            <w:tcW w:w="556" w:type="pct"/>
            <w:tcBorders>
              <w:bottom w:val="single" w:sz="4" w:space="0" w:color="auto"/>
            </w:tcBorders>
          </w:tcPr>
          <w:p w14:paraId="0B168A97" w14:textId="77777777" w:rsidR="00200323" w:rsidRDefault="00200323" w:rsidP="00123E23">
            <w:pPr>
              <w:pStyle w:val="Compact"/>
            </w:pPr>
            <w:r>
              <w:t>39358</w:t>
            </w:r>
          </w:p>
        </w:tc>
      </w:tr>
      <w:tr w:rsidR="00924391" w14:paraId="12D449E9" w14:textId="77777777" w:rsidTr="00924391">
        <w:tc>
          <w:tcPr>
            <w:tcW w:w="5000" w:type="pct"/>
            <w:gridSpan w:val="9"/>
            <w:tcBorders>
              <w:top w:val="single" w:sz="4" w:space="0" w:color="auto"/>
            </w:tcBorders>
          </w:tcPr>
          <w:p w14:paraId="58F38F7B" w14:textId="64F4140B" w:rsidR="00924391" w:rsidRPr="00B21373" w:rsidRDefault="00924391" w:rsidP="00123E23">
            <w:pPr>
              <w:pStyle w:val="Compact"/>
              <w:rPr>
                <w:szCs w:val="20"/>
              </w:rPr>
            </w:pPr>
            <w:r w:rsidRPr="00B21373">
              <w:rPr>
                <w:rFonts w:cs="Times New Roman"/>
                <w:i/>
                <w:szCs w:val="20"/>
              </w:rPr>
              <w:t xml:space="preserve">Note. </w:t>
            </w:r>
            <w:r w:rsidRPr="00B21373">
              <w:rPr>
                <w:rFonts w:cs="Times New Roman"/>
                <w:szCs w:val="20"/>
              </w:rPr>
              <w:t xml:space="preserve">Parameter values indicate coefficients, with standard errors in parentheses; Variance terms correspond to variance of random effects. * </w:t>
            </w:r>
            <w:r w:rsidRPr="00B21373">
              <w:rPr>
                <w:rFonts w:cs="Times New Roman"/>
                <w:i/>
                <w:szCs w:val="20"/>
              </w:rPr>
              <w:t xml:space="preserve">p </w:t>
            </w:r>
            <w:r w:rsidRPr="00B21373">
              <w:rPr>
                <w:rFonts w:cs="Times New Roman"/>
                <w:szCs w:val="20"/>
              </w:rPr>
              <w:t xml:space="preserve">&lt; .01, ** </w:t>
            </w:r>
            <w:r w:rsidRPr="00B21373">
              <w:rPr>
                <w:rFonts w:cs="Times New Roman"/>
                <w:i/>
                <w:szCs w:val="20"/>
              </w:rPr>
              <w:t xml:space="preserve">p </w:t>
            </w:r>
            <w:r w:rsidRPr="00B21373">
              <w:rPr>
                <w:rFonts w:cs="Times New Roman"/>
                <w:szCs w:val="20"/>
              </w:rPr>
              <w:t>&lt; .001</w:t>
            </w:r>
          </w:p>
        </w:tc>
      </w:tr>
    </w:tbl>
    <w:p w14:paraId="029CBC55" w14:textId="77777777" w:rsidR="00200323" w:rsidRPr="00914759" w:rsidRDefault="00200323" w:rsidP="00200323">
      <w:pPr>
        <w:pStyle w:val="Heading3"/>
        <w:rPr>
          <w:sz w:val="20"/>
          <w:szCs w:val="20"/>
        </w:rPr>
      </w:pPr>
      <w:bookmarkStart w:id="24" w:name="table-8"/>
      <w:r w:rsidRPr="00914759">
        <w:rPr>
          <w:sz w:val="20"/>
          <w:szCs w:val="20"/>
        </w:rPr>
        <w:lastRenderedPageBreak/>
        <w:t>Table 8</w:t>
      </w:r>
      <w:bookmarkEnd w:id="24"/>
    </w:p>
    <w:p w14:paraId="51F1BFF3" w14:textId="77777777" w:rsidR="00200323" w:rsidRPr="00914759" w:rsidRDefault="00200323" w:rsidP="00200323">
      <w:pPr>
        <w:pStyle w:val="Heading4"/>
        <w:rPr>
          <w:sz w:val="20"/>
          <w:szCs w:val="20"/>
        </w:rPr>
      </w:pPr>
      <w:bookmarkStart w:id="25" w:name="X32b7a8e9568c8cc92d40834afbeb6965d8dcc79"/>
      <w:r w:rsidRPr="00914759">
        <w:rPr>
          <w:sz w:val="20"/>
          <w:szCs w:val="20"/>
        </w:rPr>
        <w:t>Fixed Effects of Feedback on Rate of Change</w:t>
      </w:r>
      <w:bookmarkEnd w:id="25"/>
    </w:p>
    <w:tbl>
      <w:tblPr>
        <w:tblStyle w:val="Table"/>
        <w:tblW w:w="4835" w:type="pct"/>
        <w:tblLook w:val="07E0" w:firstRow="1" w:lastRow="1" w:firstColumn="1" w:lastColumn="1" w:noHBand="1" w:noVBand="1"/>
      </w:tblPr>
      <w:tblGrid>
        <w:gridCol w:w="1171"/>
        <w:gridCol w:w="1442"/>
        <w:gridCol w:w="1348"/>
        <w:gridCol w:w="1441"/>
        <w:gridCol w:w="1348"/>
        <w:gridCol w:w="1441"/>
        <w:gridCol w:w="1439"/>
        <w:gridCol w:w="1441"/>
        <w:gridCol w:w="1461"/>
      </w:tblGrid>
      <w:tr w:rsidR="00914759" w14:paraId="61B72117" w14:textId="77777777" w:rsidTr="00914759">
        <w:tc>
          <w:tcPr>
            <w:tcW w:w="467" w:type="pct"/>
            <w:tcBorders>
              <w:top w:val="single" w:sz="4" w:space="0" w:color="auto"/>
              <w:bottom w:val="single" w:sz="2" w:space="0" w:color="auto"/>
            </w:tcBorders>
            <w:vAlign w:val="bottom"/>
          </w:tcPr>
          <w:p w14:paraId="425DBA86" w14:textId="77777777" w:rsidR="00200323" w:rsidRDefault="00200323" w:rsidP="00123E23"/>
        </w:tc>
        <w:tc>
          <w:tcPr>
            <w:tcW w:w="575" w:type="pct"/>
            <w:tcBorders>
              <w:top w:val="single" w:sz="4" w:space="0" w:color="auto"/>
              <w:bottom w:val="single" w:sz="2" w:space="0" w:color="auto"/>
            </w:tcBorders>
            <w:vAlign w:val="bottom"/>
          </w:tcPr>
          <w:p w14:paraId="20C99115" w14:textId="77777777" w:rsidR="00200323" w:rsidRDefault="00200323" w:rsidP="00123E23">
            <w:pPr>
              <w:pStyle w:val="Compact"/>
            </w:pPr>
            <w:r>
              <w:t>Depression</w:t>
            </w:r>
          </w:p>
        </w:tc>
        <w:tc>
          <w:tcPr>
            <w:tcW w:w="538" w:type="pct"/>
            <w:tcBorders>
              <w:top w:val="single" w:sz="4" w:space="0" w:color="auto"/>
              <w:bottom w:val="single" w:sz="2" w:space="0" w:color="auto"/>
            </w:tcBorders>
            <w:vAlign w:val="bottom"/>
          </w:tcPr>
          <w:p w14:paraId="6FCF8368" w14:textId="77777777" w:rsidR="00200323" w:rsidRDefault="00200323" w:rsidP="00123E23">
            <w:pPr>
              <w:pStyle w:val="Compact"/>
            </w:pPr>
            <w:r>
              <w:t>Generalized Anxiety</w:t>
            </w:r>
          </w:p>
        </w:tc>
        <w:tc>
          <w:tcPr>
            <w:tcW w:w="575" w:type="pct"/>
            <w:tcBorders>
              <w:top w:val="single" w:sz="4" w:space="0" w:color="auto"/>
              <w:bottom w:val="single" w:sz="2" w:space="0" w:color="auto"/>
            </w:tcBorders>
            <w:vAlign w:val="bottom"/>
          </w:tcPr>
          <w:p w14:paraId="06F11024" w14:textId="77777777" w:rsidR="00200323" w:rsidRDefault="00200323" w:rsidP="00123E23">
            <w:pPr>
              <w:pStyle w:val="Compact"/>
            </w:pPr>
            <w:r>
              <w:t>Social Anxiety</w:t>
            </w:r>
          </w:p>
        </w:tc>
        <w:tc>
          <w:tcPr>
            <w:tcW w:w="538" w:type="pct"/>
            <w:tcBorders>
              <w:top w:val="single" w:sz="4" w:space="0" w:color="auto"/>
              <w:bottom w:val="single" w:sz="2" w:space="0" w:color="auto"/>
            </w:tcBorders>
            <w:vAlign w:val="bottom"/>
          </w:tcPr>
          <w:p w14:paraId="6904E328" w14:textId="77777777" w:rsidR="00200323" w:rsidRDefault="00200323" w:rsidP="00123E23">
            <w:pPr>
              <w:pStyle w:val="Compact"/>
            </w:pPr>
            <w:r>
              <w:t>Academic Distress</w:t>
            </w:r>
          </w:p>
        </w:tc>
        <w:tc>
          <w:tcPr>
            <w:tcW w:w="575" w:type="pct"/>
            <w:tcBorders>
              <w:top w:val="single" w:sz="4" w:space="0" w:color="auto"/>
              <w:bottom w:val="single" w:sz="2" w:space="0" w:color="auto"/>
            </w:tcBorders>
            <w:vAlign w:val="bottom"/>
          </w:tcPr>
          <w:p w14:paraId="7B8B6A91" w14:textId="77777777" w:rsidR="00200323" w:rsidRDefault="00200323" w:rsidP="00123E23">
            <w:pPr>
              <w:pStyle w:val="Compact"/>
            </w:pPr>
            <w:r>
              <w:t>Eating Concerns</w:t>
            </w:r>
          </w:p>
        </w:tc>
        <w:tc>
          <w:tcPr>
            <w:tcW w:w="574" w:type="pct"/>
            <w:tcBorders>
              <w:top w:val="single" w:sz="4" w:space="0" w:color="auto"/>
              <w:bottom w:val="single" w:sz="2" w:space="0" w:color="auto"/>
            </w:tcBorders>
            <w:vAlign w:val="bottom"/>
          </w:tcPr>
          <w:p w14:paraId="2E84323D" w14:textId="77777777" w:rsidR="00200323" w:rsidRDefault="00200323" w:rsidP="00123E23">
            <w:pPr>
              <w:pStyle w:val="Compact"/>
            </w:pPr>
            <w:r>
              <w:t>Hostility</w:t>
            </w:r>
          </w:p>
        </w:tc>
        <w:tc>
          <w:tcPr>
            <w:tcW w:w="575" w:type="pct"/>
            <w:tcBorders>
              <w:top w:val="single" w:sz="4" w:space="0" w:color="auto"/>
              <w:bottom w:val="single" w:sz="2" w:space="0" w:color="auto"/>
            </w:tcBorders>
            <w:vAlign w:val="bottom"/>
          </w:tcPr>
          <w:p w14:paraId="208827DA" w14:textId="77777777" w:rsidR="00200323" w:rsidRDefault="00200323" w:rsidP="00123E23">
            <w:pPr>
              <w:pStyle w:val="Compact"/>
            </w:pPr>
            <w:r>
              <w:t>Alcohol Use</w:t>
            </w:r>
          </w:p>
        </w:tc>
        <w:tc>
          <w:tcPr>
            <w:tcW w:w="583" w:type="pct"/>
            <w:tcBorders>
              <w:top w:val="single" w:sz="4" w:space="0" w:color="auto"/>
              <w:bottom w:val="single" w:sz="2" w:space="0" w:color="auto"/>
            </w:tcBorders>
            <w:vAlign w:val="bottom"/>
          </w:tcPr>
          <w:p w14:paraId="226D99EF" w14:textId="77777777" w:rsidR="00200323" w:rsidRDefault="00200323" w:rsidP="00123E23">
            <w:pPr>
              <w:pStyle w:val="Compact"/>
            </w:pPr>
            <w:r>
              <w:t>Distress Index</w:t>
            </w:r>
          </w:p>
        </w:tc>
      </w:tr>
      <w:tr w:rsidR="00914759" w14:paraId="2CE7A527" w14:textId="77777777" w:rsidTr="00914759">
        <w:tc>
          <w:tcPr>
            <w:tcW w:w="467" w:type="pct"/>
            <w:tcBorders>
              <w:top w:val="single" w:sz="2" w:space="0" w:color="auto"/>
            </w:tcBorders>
          </w:tcPr>
          <w:p w14:paraId="497D6332" w14:textId="77777777" w:rsidR="00200323" w:rsidRDefault="00200323" w:rsidP="00123E23">
            <w:pPr>
              <w:pStyle w:val="Compact"/>
            </w:pPr>
            <w:r>
              <w:t>Intercept</w:t>
            </w:r>
          </w:p>
        </w:tc>
        <w:tc>
          <w:tcPr>
            <w:tcW w:w="575" w:type="pct"/>
            <w:tcBorders>
              <w:top w:val="single" w:sz="2" w:space="0" w:color="auto"/>
            </w:tcBorders>
          </w:tcPr>
          <w:p w14:paraId="6A5347F5" w14:textId="77777777" w:rsidR="00200323" w:rsidRDefault="00200323" w:rsidP="00123E23">
            <w:pPr>
              <w:pStyle w:val="Compact"/>
            </w:pPr>
            <w:r>
              <w:t>0.38** (0.02)</w:t>
            </w:r>
          </w:p>
        </w:tc>
        <w:tc>
          <w:tcPr>
            <w:tcW w:w="538" w:type="pct"/>
            <w:tcBorders>
              <w:top w:val="single" w:sz="2" w:space="0" w:color="auto"/>
            </w:tcBorders>
          </w:tcPr>
          <w:p w14:paraId="17FC7732" w14:textId="77777777" w:rsidR="00200323" w:rsidRDefault="00200323" w:rsidP="00123E23">
            <w:pPr>
              <w:pStyle w:val="Compact"/>
            </w:pPr>
            <w:r>
              <w:t>0.34** (0.01)</w:t>
            </w:r>
          </w:p>
        </w:tc>
        <w:tc>
          <w:tcPr>
            <w:tcW w:w="575" w:type="pct"/>
            <w:tcBorders>
              <w:top w:val="single" w:sz="2" w:space="0" w:color="auto"/>
            </w:tcBorders>
          </w:tcPr>
          <w:p w14:paraId="4B756FF0" w14:textId="77777777" w:rsidR="00200323" w:rsidRDefault="00200323" w:rsidP="00123E23">
            <w:pPr>
              <w:pStyle w:val="Compact"/>
            </w:pPr>
            <w:r>
              <w:t>0.22** (0.01)</w:t>
            </w:r>
          </w:p>
        </w:tc>
        <w:tc>
          <w:tcPr>
            <w:tcW w:w="538" w:type="pct"/>
            <w:tcBorders>
              <w:top w:val="single" w:sz="2" w:space="0" w:color="auto"/>
            </w:tcBorders>
          </w:tcPr>
          <w:p w14:paraId="73541B8F" w14:textId="77777777" w:rsidR="00200323" w:rsidRDefault="00200323" w:rsidP="00123E23">
            <w:pPr>
              <w:pStyle w:val="Compact"/>
            </w:pPr>
            <w:r>
              <w:t>0.12** (0.02)</w:t>
            </w:r>
          </w:p>
        </w:tc>
        <w:tc>
          <w:tcPr>
            <w:tcW w:w="575" w:type="pct"/>
            <w:tcBorders>
              <w:top w:val="single" w:sz="2" w:space="0" w:color="auto"/>
            </w:tcBorders>
          </w:tcPr>
          <w:p w14:paraId="7CB220D3" w14:textId="77777777" w:rsidR="00200323" w:rsidRDefault="00200323" w:rsidP="00123E23">
            <w:pPr>
              <w:pStyle w:val="Compact"/>
            </w:pPr>
            <w:r>
              <w:t>0.13** (0.01)</w:t>
            </w:r>
          </w:p>
        </w:tc>
        <w:tc>
          <w:tcPr>
            <w:tcW w:w="574" w:type="pct"/>
            <w:tcBorders>
              <w:top w:val="single" w:sz="2" w:space="0" w:color="auto"/>
            </w:tcBorders>
          </w:tcPr>
          <w:p w14:paraId="58A243CC" w14:textId="77777777" w:rsidR="00200323" w:rsidRDefault="00200323" w:rsidP="00123E23">
            <w:pPr>
              <w:pStyle w:val="Compact"/>
            </w:pPr>
            <w:r>
              <w:t>0.38** (0.02)</w:t>
            </w:r>
          </w:p>
        </w:tc>
        <w:tc>
          <w:tcPr>
            <w:tcW w:w="575" w:type="pct"/>
            <w:tcBorders>
              <w:top w:val="single" w:sz="2" w:space="0" w:color="auto"/>
            </w:tcBorders>
          </w:tcPr>
          <w:p w14:paraId="640FE0C5" w14:textId="77777777" w:rsidR="00200323" w:rsidRDefault="00200323" w:rsidP="00123E23">
            <w:pPr>
              <w:pStyle w:val="Compact"/>
            </w:pPr>
            <w:r>
              <w:t>0.22** (0.02)</w:t>
            </w:r>
          </w:p>
        </w:tc>
        <w:tc>
          <w:tcPr>
            <w:tcW w:w="583" w:type="pct"/>
            <w:tcBorders>
              <w:top w:val="single" w:sz="2" w:space="0" w:color="auto"/>
            </w:tcBorders>
          </w:tcPr>
          <w:p w14:paraId="502EC27A" w14:textId="77777777" w:rsidR="00200323" w:rsidRDefault="00200323" w:rsidP="00123E23">
            <w:pPr>
              <w:pStyle w:val="Compact"/>
            </w:pPr>
            <w:r>
              <w:t>0.41** (0.02)</w:t>
            </w:r>
          </w:p>
        </w:tc>
      </w:tr>
      <w:tr w:rsidR="00914759" w14:paraId="46B7F7D3" w14:textId="77777777" w:rsidTr="00914759">
        <w:tc>
          <w:tcPr>
            <w:tcW w:w="467" w:type="pct"/>
          </w:tcPr>
          <w:p w14:paraId="4DB7930C" w14:textId="77777777" w:rsidR="00200323" w:rsidRDefault="00200323" w:rsidP="00123E23">
            <w:pPr>
              <w:pStyle w:val="Compact"/>
            </w:pPr>
            <w:r>
              <w:t>Slope</w:t>
            </w:r>
          </w:p>
        </w:tc>
        <w:tc>
          <w:tcPr>
            <w:tcW w:w="575" w:type="pct"/>
          </w:tcPr>
          <w:p w14:paraId="169110F3" w14:textId="77777777" w:rsidR="00200323" w:rsidRDefault="00200323" w:rsidP="00123E23">
            <w:pPr>
              <w:pStyle w:val="Compact"/>
            </w:pPr>
            <w:r>
              <w:t>-0.25** (0.01)</w:t>
            </w:r>
          </w:p>
        </w:tc>
        <w:tc>
          <w:tcPr>
            <w:tcW w:w="538" w:type="pct"/>
          </w:tcPr>
          <w:p w14:paraId="5643E8BB" w14:textId="77777777" w:rsidR="00200323" w:rsidRDefault="00200323" w:rsidP="00123E23">
            <w:pPr>
              <w:pStyle w:val="Compact"/>
            </w:pPr>
            <w:r>
              <w:t>-0.2** (0.01)</w:t>
            </w:r>
          </w:p>
        </w:tc>
        <w:tc>
          <w:tcPr>
            <w:tcW w:w="575" w:type="pct"/>
          </w:tcPr>
          <w:p w14:paraId="06443F74" w14:textId="77777777" w:rsidR="00200323" w:rsidRDefault="00200323" w:rsidP="00123E23">
            <w:pPr>
              <w:pStyle w:val="Compact"/>
            </w:pPr>
            <w:r>
              <w:t>-0.14** (0.01)</w:t>
            </w:r>
          </w:p>
        </w:tc>
        <w:tc>
          <w:tcPr>
            <w:tcW w:w="538" w:type="pct"/>
          </w:tcPr>
          <w:p w14:paraId="0342FFBD" w14:textId="77777777" w:rsidR="00200323" w:rsidRDefault="00200323" w:rsidP="00123E23">
            <w:pPr>
              <w:pStyle w:val="Compact"/>
            </w:pPr>
            <w:r>
              <w:t>-0.1** (0.01)</w:t>
            </w:r>
          </w:p>
        </w:tc>
        <w:tc>
          <w:tcPr>
            <w:tcW w:w="575" w:type="pct"/>
          </w:tcPr>
          <w:p w14:paraId="3C59AAC9" w14:textId="77777777" w:rsidR="00200323" w:rsidRDefault="00200323" w:rsidP="00123E23">
            <w:pPr>
              <w:pStyle w:val="Compact"/>
            </w:pPr>
            <w:r>
              <w:t>-0.06** (0.01)</w:t>
            </w:r>
          </w:p>
        </w:tc>
        <w:tc>
          <w:tcPr>
            <w:tcW w:w="574" w:type="pct"/>
          </w:tcPr>
          <w:p w14:paraId="56F9B28B" w14:textId="77777777" w:rsidR="00200323" w:rsidRDefault="00200323" w:rsidP="00123E23">
            <w:pPr>
              <w:pStyle w:val="Compact"/>
            </w:pPr>
            <w:r>
              <w:t>-0.19** (0.01)</w:t>
            </w:r>
          </w:p>
        </w:tc>
        <w:tc>
          <w:tcPr>
            <w:tcW w:w="575" w:type="pct"/>
          </w:tcPr>
          <w:p w14:paraId="444360F4" w14:textId="77777777" w:rsidR="00200323" w:rsidRDefault="00200323" w:rsidP="00123E23">
            <w:pPr>
              <w:pStyle w:val="Compact"/>
            </w:pPr>
            <w:r>
              <w:t>-0.11** (0.01)</w:t>
            </w:r>
          </w:p>
        </w:tc>
        <w:tc>
          <w:tcPr>
            <w:tcW w:w="583" w:type="pct"/>
          </w:tcPr>
          <w:p w14:paraId="67EB3E0A" w14:textId="77777777" w:rsidR="00200323" w:rsidRDefault="00200323" w:rsidP="00123E23">
            <w:pPr>
              <w:pStyle w:val="Compact"/>
            </w:pPr>
            <w:r>
              <w:t>-0.25** (0.01)</w:t>
            </w:r>
          </w:p>
        </w:tc>
      </w:tr>
      <w:tr w:rsidR="00914759" w14:paraId="5A35CD76" w14:textId="77777777" w:rsidTr="00914759">
        <w:tc>
          <w:tcPr>
            <w:tcW w:w="467" w:type="pct"/>
          </w:tcPr>
          <w:p w14:paraId="1AAB2C9A" w14:textId="77777777" w:rsidR="00200323" w:rsidRDefault="00200323" w:rsidP="00123E23">
            <w:pPr>
              <w:pStyle w:val="Compact"/>
            </w:pPr>
            <w:r>
              <w:t>Feedback</w:t>
            </w:r>
          </w:p>
        </w:tc>
        <w:tc>
          <w:tcPr>
            <w:tcW w:w="575" w:type="pct"/>
          </w:tcPr>
          <w:p w14:paraId="33DAC658" w14:textId="77777777" w:rsidR="00200323" w:rsidRDefault="00200323" w:rsidP="00123E23">
            <w:pPr>
              <w:pStyle w:val="Compact"/>
            </w:pPr>
            <w:r>
              <w:t>0.02** (0.01)</w:t>
            </w:r>
          </w:p>
        </w:tc>
        <w:tc>
          <w:tcPr>
            <w:tcW w:w="538" w:type="pct"/>
          </w:tcPr>
          <w:p w14:paraId="6AF7F2DC" w14:textId="77777777" w:rsidR="00200323" w:rsidRDefault="00200323" w:rsidP="00123E23">
            <w:pPr>
              <w:pStyle w:val="Compact"/>
            </w:pPr>
            <w:r>
              <w:t>0.04** (0.01)</w:t>
            </w:r>
          </w:p>
        </w:tc>
        <w:tc>
          <w:tcPr>
            <w:tcW w:w="575" w:type="pct"/>
          </w:tcPr>
          <w:p w14:paraId="452CDA68" w14:textId="77777777" w:rsidR="00200323" w:rsidRDefault="00200323" w:rsidP="00123E23">
            <w:pPr>
              <w:pStyle w:val="Compact"/>
            </w:pPr>
            <w:r>
              <w:t>0.03** (0.01)</w:t>
            </w:r>
          </w:p>
        </w:tc>
        <w:tc>
          <w:tcPr>
            <w:tcW w:w="538" w:type="pct"/>
          </w:tcPr>
          <w:p w14:paraId="64C3A49E" w14:textId="77777777" w:rsidR="00200323" w:rsidRDefault="00200323" w:rsidP="00123E23">
            <w:pPr>
              <w:pStyle w:val="Compact"/>
            </w:pPr>
            <w:r>
              <w:t>0.01 (0.01)</w:t>
            </w:r>
          </w:p>
        </w:tc>
        <w:tc>
          <w:tcPr>
            <w:tcW w:w="575" w:type="pct"/>
          </w:tcPr>
          <w:p w14:paraId="408F1D43" w14:textId="77777777" w:rsidR="00200323" w:rsidRDefault="00200323" w:rsidP="00123E23">
            <w:pPr>
              <w:pStyle w:val="Compact"/>
            </w:pPr>
            <w:r>
              <w:t>0.00 (0.01)</w:t>
            </w:r>
          </w:p>
        </w:tc>
        <w:tc>
          <w:tcPr>
            <w:tcW w:w="574" w:type="pct"/>
          </w:tcPr>
          <w:p w14:paraId="4D626157" w14:textId="77777777" w:rsidR="00200323" w:rsidRDefault="00200323" w:rsidP="00123E23">
            <w:pPr>
              <w:pStyle w:val="Compact"/>
            </w:pPr>
            <w:r>
              <w:t>-0.05** (0.01)</w:t>
            </w:r>
          </w:p>
        </w:tc>
        <w:tc>
          <w:tcPr>
            <w:tcW w:w="575" w:type="pct"/>
          </w:tcPr>
          <w:p w14:paraId="523D23D1" w14:textId="77777777" w:rsidR="00200323" w:rsidRDefault="00200323" w:rsidP="00123E23">
            <w:pPr>
              <w:pStyle w:val="Compact"/>
            </w:pPr>
            <w:r>
              <w:t>-0.05** (0.01)</w:t>
            </w:r>
          </w:p>
        </w:tc>
        <w:tc>
          <w:tcPr>
            <w:tcW w:w="583" w:type="pct"/>
          </w:tcPr>
          <w:p w14:paraId="0E93E145" w14:textId="77777777" w:rsidR="00200323" w:rsidRDefault="00200323" w:rsidP="00123E23">
            <w:pPr>
              <w:pStyle w:val="Compact"/>
            </w:pPr>
            <w:r>
              <w:t>0.02** (0.01)</w:t>
            </w:r>
          </w:p>
        </w:tc>
      </w:tr>
      <w:tr w:rsidR="00914759" w14:paraId="54904B7D" w14:textId="77777777" w:rsidTr="00914759">
        <w:tc>
          <w:tcPr>
            <w:tcW w:w="467" w:type="pct"/>
            <w:tcBorders>
              <w:bottom w:val="single" w:sz="4" w:space="0" w:color="auto"/>
            </w:tcBorders>
          </w:tcPr>
          <w:p w14:paraId="5D1806F3" w14:textId="77777777" w:rsidR="00200323" w:rsidRDefault="00200323" w:rsidP="00123E23">
            <w:pPr>
              <w:pStyle w:val="Compact"/>
            </w:pPr>
            <w:r>
              <w:t>Slope * Feedback</w:t>
            </w:r>
          </w:p>
        </w:tc>
        <w:tc>
          <w:tcPr>
            <w:tcW w:w="575" w:type="pct"/>
            <w:tcBorders>
              <w:bottom w:val="single" w:sz="4" w:space="0" w:color="auto"/>
            </w:tcBorders>
          </w:tcPr>
          <w:p w14:paraId="7DCF855F" w14:textId="77777777" w:rsidR="00200323" w:rsidRDefault="00200323" w:rsidP="00123E23">
            <w:pPr>
              <w:pStyle w:val="Compact"/>
            </w:pPr>
            <w:r>
              <w:t>0.00 (0)</w:t>
            </w:r>
          </w:p>
        </w:tc>
        <w:tc>
          <w:tcPr>
            <w:tcW w:w="538" w:type="pct"/>
            <w:tcBorders>
              <w:bottom w:val="single" w:sz="4" w:space="0" w:color="auto"/>
            </w:tcBorders>
          </w:tcPr>
          <w:p w14:paraId="1D3C7956" w14:textId="77777777" w:rsidR="00200323" w:rsidRDefault="00200323" w:rsidP="00123E23">
            <w:pPr>
              <w:pStyle w:val="Compact"/>
            </w:pPr>
            <w:r>
              <w:t>-0.01 (0)</w:t>
            </w:r>
          </w:p>
        </w:tc>
        <w:tc>
          <w:tcPr>
            <w:tcW w:w="575" w:type="pct"/>
            <w:tcBorders>
              <w:bottom w:val="single" w:sz="4" w:space="0" w:color="auto"/>
            </w:tcBorders>
          </w:tcPr>
          <w:p w14:paraId="34079A68" w14:textId="77777777" w:rsidR="00200323" w:rsidRDefault="00200323" w:rsidP="00123E23">
            <w:pPr>
              <w:pStyle w:val="Compact"/>
            </w:pPr>
            <w:r>
              <w:t>-0.01 (0)</w:t>
            </w:r>
          </w:p>
        </w:tc>
        <w:tc>
          <w:tcPr>
            <w:tcW w:w="538" w:type="pct"/>
            <w:tcBorders>
              <w:bottom w:val="single" w:sz="4" w:space="0" w:color="auto"/>
            </w:tcBorders>
          </w:tcPr>
          <w:p w14:paraId="22BB4A2B" w14:textId="77777777" w:rsidR="00200323" w:rsidRDefault="00200323" w:rsidP="00123E23">
            <w:pPr>
              <w:pStyle w:val="Compact"/>
            </w:pPr>
            <w:r>
              <w:t>0.00 (0)</w:t>
            </w:r>
          </w:p>
        </w:tc>
        <w:tc>
          <w:tcPr>
            <w:tcW w:w="575" w:type="pct"/>
            <w:tcBorders>
              <w:bottom w:val="single" w:sz="4" w:space="0" w:color="auto"/>
            </w:tcBorders>
          </w:tcPr>
          <w:p w14:paraId="06192AEB" w14:textId="77777777" w:rsidR="00200323" w:rsidRDefault="00200323" w:rsidP="00123E23">
            <w:pPr>
              <w:pStyle w:val="Compact"/>
            </w:pPr>
            <w:r>
              <w:t>0.00 (0)</w:t>
            </w:r>
          </w:p>
        </w:tc>
        <w:tc>
          <w:tcPr>
            <w:tcW w:w="574" w:type="pct"/>
            <w:tcBorders>
              <w:bottom w:val="single" w:sz="4" w:space="0" w:color="auto"/>
            </w:tcBorders>
          </w:tcPr>
          <w:p w14:paraId="0E901DF0" w14:textId="77777777" w:rsidR="00200323" w:rsidRDefault="00200323" w:rsidP="00123E23">
            <w:pPr>
              <w:pStyle w:val="Compact"/>
            </w:pPr>
            <w:r>
              <w:t>0.00 (0)</w:t>
            </w:r>
          </w:p>
        </w:tc>
        <w:tc>
          <w:tcPr>
            <w:tcW w:w="575" w:type="pct"/>
            <w:tcBorders>
              <w:bottom w:val="single" w:sz="4" w:space="0" w:color="auto"/>
            </w:tcBorders>
          </w:tcPr>
          <w:p w14:paraId="49D94C3D" w14:textId="77777777" w:rsidR="00200323" w:rsidRDefault="00200323" w:rsidP="00123E23">
            <w:pPr>
              <w:pStyle w:val="Compact"/>
            </w:pPr>
            <w:r>
              <w:t>0.00 (0)</w:t>
            </w:r>
          </w:p>
        </w:tc>
        <w:tc>
          <w:tcPr>
            <w:tcW w:w="583" w:type="pct"/>
            <w:tcBorders>
              <w:bottom w:val="single" w:sz="4" w:space="0" w:color="auto"/>
            </w:tcBorders>
          </w:tcPr>
          <w:p w14:paraId="304EA803" w14:textId="77777777" w:rsidR="00200323" w:rsidRDefault="00200323" w:rsidP="00123E23">
            <w:pPr>
              <w:pStyle w:val="Compact"/>
            </w:pPr>
            <w:r>
              <w:t>-0.01 (0)</w:t>
            </w:r>
          </w:p>
        </w:tc>
      </w:tr>
      <w:tr w:rsidR="00914759" w14:paraId="50811B8D" w14:textId="77777777" w:rsidTr="00914759">
        <w:tc>
          <w:tcPr>
            <w:tcW w:w="467" w:type="pct"/>
            <w:tcBorders>
              <w:top w:val="single" w:sz="4" w:space="0" w:color="auto"/>
              <w:bottom w:val="single" w:sz="4" w:space="0" w:color="auto"/>
            </w:tcBorders>
          </w:tcPr>
          <w:p w14:paraId="3EACD06E" w14:textId="77777777" w:rsidR="00200323" w:rsidRDefault="00200323" w:rsidP="00123E23">
            <w:pPr>
              <w:pStyle w:val="Compact"/>
            </w:pPr>
            <w:r>
              <w:t>LRT for feedback</w:t>
            </w:r>
          </w:p>
        </w:tc>
        <w:tc>
          <w:tcPr>
            <w:tcW w:w="575" w:type="pct"/>
            <w:tcBorders>
              <w:top w:val="single" w:sz="4" w:space="0" w:color="auto"/>
              <w:bottom w:val="single" w:sz="4" w:space="0" w:color="auto"/>
            </w:tcBorders>
          </w:tcPr>
          <w:p w14:paraId="06C4D385" w14:textId="77777777" w:rsidR="00200323" w:rsidRDefault="00200323" w:rsidP="00123E23">
            <w:pPr>
              <w:pStyle w:val="Compact"/>
            </w:pPr>
            <w:r>
              <w:t>15.3**</w:t>
            </w:r>
          </w:p>
        </w:tc>
        <w:tc>
          <w:tcPr>
            <w:tcW w:w="538" w:type="pct"/>
            <w:tcBorders>
              <w:top w:val="single" w:sz="4" w:space="0" w:color="auto"/>
              <w:bottom w:val="single" w:sz="4" w:space="0" w:color="auto"/>
            </w:tcBorders>
          </w:tcPr>
          <w:p w14:paraId="47F35AB3" w14:textId="77777777" w:rsidR="00200323" w:rsidRDefault="00200323" w:rsidP="00123E23">
            <w:pPr>
              <w:pStyle w:val="Compact"/>
            </w:pPr>
            <w:r>
              <w:t>16.35**</w:t>
            </w:r>
          </w:p>
        </w:tc>
        <w:tc>
          <w:tcPr>
            <w:tcW w:w="575" w:type="pct"/>
            <w:tcBorders>
              <w:top w:val="single" w:sz="4" w:space="0" w:color="auto"/>
              <w:bottom w:val="single" w:sz="4" w:space="0" w:color="auto"/>
            </w:tcBorders>
          </w:tcPr>
          <w:p w14:paraId="5DEB6682" w14:textId="77777777" w:rsidR="00200323" w:rsidRDefault="00200323" w:rsidP="00123E23">
            <w:pPr>
              <w:pStyle w:val="Compact"/>
            </w:pPr>
            <w:r>
              <w:t>29.6**</w:t>
            </w:r>
          </w:p>
        </w:tc>
        <w:tc>
          <w:tcPr>
            <w:tcW w:w="538" w:type="pct"/>
            <w:tcBorders>
              <w:top w:val="single" w:sz="4" w:space="0" w:color="auto"/>
              <w:bottom w:val="single" w:sz="4" w:space="0" w:color="auto"/>
            </w:tcBorders>
          </w:tcPr>
          <w:p w14:paraId="2AC86F21" w14:textId="77777777" w:rsidR="00200323" w:rsidRDefault="00200323" w:rsidP="00123E23">
            <w:pPr>
              <w:pStyle w:val="Compact"/>
            </w:pPr>
            <w:r>
              <w:t>1.7</w:t>
            </w:r>
          </w:p>
        </w:tc>
        <w:tc>
          <w:tcPr>
            <w:tcW w:w="575" w:type="pct"/>
            <w:tcBorders>
              <w:top w:val="single" w:sz="4" w:space="0" w:color="auto"/>
              <w:bottom w:val="single" w:sz="4" w:space="0" w:color="auto"/>
            </w:tcBorders>
          </w:tcPr>
          <w:p w14:paraId="665C2006" w14:textId="77777777" w:rsidR="00200323" w:rsidRDefault="00200323" w:rsidP="00123E23">
            <w:pPr>
              <w:pStyle w:val="Compact"/>
            </w:pPr>
            <w:r>
              <w:t>10.42*</w:t>
            </w:r>
          </w:p>
        </w:tc>
        <w:tc>
          <w:tcPr>
            <w:tcW w:w="574" w:type="pct"/>
            <w:tcBorders>
              <w:top w:val="single" w:sz="4" w:space="0" w:color="auto"/>
              <w:bottom w:val="single" w:sz="4" w:space="0" w:color="auto"/>
            </w:tcBorders>
          </w:tcPr>
          <w:p w14:paraId="77457A9D" w14:textId="77777777" w:rsidR="00200323" w:rsidRDefault="00200323" w:rsidP="00123E23">
            <w:pPr>
              <w:pStyle w:val="Compact"/>
            </w:pPr>
            <w:r>
              <w:t>0.05</w:t>
            </w:r>
          </w:p>
        </w:tc>
        <w:tc>
          <w:tcPr>
            <w:tcW w:w="575" w:type="pct"/>
            <w:tcBorders>
              <w:top w:val="single" w:sz="4" w:space="0" w:color="auto"/>
              <w:bottom w:val="single" w:sz="4" w:space="0" w:color="auto"/>
            </w:tcBorders>
          </w:tcPr>
          <w:p w14:paraId="3F7DE394" w14:textId="77777777" w:rsidR="00200323" w:rsidRDefault="00200323" w:rsidP="00123E23">
            <w:pPr>
              <w:pStyle w:val="Compact"/>
            </w:pPr>
            <w:r>
              <w:t>0.04</w:t>
            </w:r>
          </w:p>
        </w:tc>
        <w:tc>
          <w:tcPr>
            <w:tcW w:w="583" w:type="pct"/>
            <w:tcBorders>
              <w:top w:val="single" w:sz="4" w:space="0" w:color="auto"/>
              <w:bottom w:val="single" w:sz="4" w:space="0" w:color="auto"/>
            </w:tcBorders>
          </w:tcPr>
          <w:p w14:paraId="5B90790F" w14:textId="77777777" w:rsidR="00200323" w:rsidRDefault="00200323" w:rsidP="00123E23">
            <w:pPr>
              <w:pStyle w:val="Compact"/>
            </w:pPr>
            <w:r>
              <w:t>20.57**</w:t>
            </w:r>
          </w:p>
        </w:tc>
      </w:tr>
      <w:tr w:rsidR="00914759" w14:paraId="234C33F7" w14:textId="77777777" w:rsidTr="00914759">
        <w:tc>
          <w:tcPr>
            <w:tcW w:w="467" w:type="pct"/>
            <w:tcBorders>
              <w:top w:val="single" w:sz="4" w:space="0" w:color="auto"/>
            </w:tcBorders>
          </w:tcPr>
          <w:p w14:paraId="45F23B34" w14:textId="77777777" w:rsidR="00200323" w:rsidRDefault="00200323" w:rsidP="00123E23">
            <w:pPr>
              <w:pStyle w:val="Compact"/>
            </w:pPr>
            <w:r>
              <w:t>Center N</w:t>
            </w:r>
          </w:p>
        </w:tc>
        <w:tc>
          <w:tcPr>
            <w:tcW w:w="575" w:type="pct"/>
            <w:tcBorders>
              <w:top w:val="single" w:sz="4" w:space="0" w:color="auto"/>
            </w:tcBorders>
          </w:tcPr>
          <w:p w14:paraId="78D60D82" w14:textId="77777777" w:rsidR="00200323" w:rsidRDefault="00200323" w:rsidP="00123E23">
            <w:pPr>
              <w:pStyle w:val="Compact"/>
            </w:pPr>
            <w:r>
              <w:t>39358</w:t>
            </w:r>
          </w:p>
        </w:tc>
        <w:tc>
          <w:tcPr>
            <w:tcW w:w="538" w:type="pct"/>
            <w:tcBorders>
              <w:top w:val="single" w:sz="4" w:space="0" w:color="auto"/>
            </w:tcBorders>
          </w:tcPr>
          <w:p w14:paraId="46D12957" w14:textId="77777777" w:rsidR="00200323" w:rsidRDefault="00200323" w:rsidP="00123E23">
            <w:pPr>
              <w:pStyle w:val="Compact"/>
            </w:pPr>
            <w:r>
              <w:t>37051</w:t>
            </w:r>
          </w:p>
        </w:tc>
        <w:tc>
          <w:tcPr>
            <w:tcW w:w="575" w:type="pct"/>
            <w:tcBorders>
              <w:top w:val="single" w:sz="4" w:space="0" w:color="auto"/>
            </w:tcBorders>
          </w:tcPr>
          <w:p w14:paraId="612BC4D9" w14:textId="77777777" w:rsidR="00200323" w:rsidRDefault="00200323" w:rsidP="00123E23">
            <w:pPr>
              <w:pStyle w:val="Compact"/>
            </w:pPr>
            <w:r>
              <w:t>35792</w:t>
            </w:r>
          </w:p>
        </w:tc>
        <w:tc>
          <w:tcPr>
            <w:tcW w:w="538" w:type="pct"/>
            <w:tcBorders>
              <w:top w:val="single" w:sz="4" w:space="0" w:color="auto"/>
            </w:tcBorders>
          </w:tcPr>
          <w:p w14:paraId="672B954B" w14:textId="77777777" w:rsidR="00200323" w:rsidRDefault="00200323" w:rsidP="00123E23">
            <w:pPr>
              <w:pStyle w:val="Compact"/>
            </w:pPr>
            <w:r>
              <w:t>37045</w:t>
            </w:r>
          </w:p>
        </w:tc>
        <w:tc>
          <w:tcPr>
            <w:tcW w:w="575" w:type="pct"/>
            <w:tcBorders>
              <w:top w:val="single" w:sz="4" w:space="0" w:color="auto"/>
            </w:tcBorders>
          </w:tcPr>
          <w:p w14:paraId="0E0B3DA2" w14:textId="77777777" w:rsidR="00200323" w:rsidRDefault="00200323" w:rsidP="00123E23">
            <w:pPr>
              <w:pStyle w:val="Compact"/>
            </w:pPr>
            <w:r>
              <w:t>36648</w:t>
            </w:r>
          </w:p>
        </w:tc>
        <w:tc>
          <w:tcPr>
            <w:tcW w:w="574" w:type="pct"/>
            <w:tcBorders>
              <w:top w:val="single" w:sz="4" w:space="0" w:color="auto"/>
            </w:tcBorders>
          </w:tcPr>
          <w:p w14:paraId="60482C18" w14:textId="77777777" w:rsidR="00200323" w:rsidRDefault="00200323" w:rsidP="00123E23">
            <w:pPr>
              <w:pStyle w:val="Compact"/>
            </w:pPr>
            <w:r>
              <w:t>39358</w:t>
            </w:r>
          </w:p>
        </w:tc>
        <w:tc>
          <w:tcPr>
            <w:tcW w:w="575" w:type="pct"/>
            <w:tcBorders>
              <w:top w:val="single" w:sz="4" w:space="0" w:color="auto"/>
            </w:tcBorders>
          </w:tcPr>
          <w:p w14:paraId="4BD0700E" w14:textId="77777777" w:rsidR="00200323" w:rsidRDefault="00200323" w:rsidP="00123E23">
            <w:pPr>
              <w:pStyle w:val="Compact"/>
            </w:pPr>
            <w:r>
              <w:t>39358</w:t>
            </w:r>
          </w:p>
        </w:tc>
        <w:tc>
          <w:tcPr>
            <w:tcW w:w="583" w:type="pct"/>
            <w:tcBorders>
              <w:top w:val="single" w:sz="4" w:space="0" w:color="auto"/>
            </w:tcBorders>
          </w:tcPr>
          <w:p w14:paraId="1667B30A" w14:textId="77777777" w:rsidR="00200323" w:rsidRDefault="00200323" w:rsidP="00123E23">
            <w:pPr>
              <w:pStyle w:val="Compact"/>
            </w:pPr>
            <w:r>
              <w:t>39358</w:t>
            </w:r>
          </w:p>
        </w:tc>
      </w:tr>
      <w:tr w:rsidR="00914759" w14:paraId="2B898206" w14:textId="77777777" w:rsidTr="00914759">
        <w:tc>
          <w:tcPr>
            <w:tcW w:w="467" w:type="pct"/>
            <w:tcBorders>
              <w:bottom w:val="single" w:sz="4" w:space="0" w:color="auto"/>
            </w:tcBorders>
          </w:tcPr>
          <w:p w14:paraId="3D726073" w14:textId="77777777" w:rsidR="00200323" w:rsidRDefault="00200323" w:rsidP="00123E23">
            <w:pPr>
              <w:pStyle w:val="Compact"/>
            </w:pPr>
            <w:r>
              <w:t>Client N</w:t>
            </w:r>
          </w:p>
        </w:tc>
        <w:tc>
          <w:tcPr>
            <w:tcW w:w="575" w:type="pct"/>
            <w:tcBorders>
              <w:bottom w:val="single" w:sz="4" w:space="0" w:color="auto"/>
            </w:tcBorders>
          </w:tcPr>
          <w:p w14:paraId="67EAEDD2" w14:textId="77777777" w:rsidR="00200323" w:rsidRDefault="00200323" w:rsidP="00123E23">
            <w:pPr>
              <w:pStyle w:val="Compact"/>
            </w:pPr>
            <w:r>
              <w:t>71</w:t>
            </w:r>
          </w:p>
        </w:tc>
        <w:tc>
          <w:tcPr>
            <w:tcW w:w="538" w:type="pct"/>
            <w:tcBorders>
              <w:bottom w:val="single" w:sz="4" w:space="0" w:color="auto"/>
            </w:tcBorders>
          </w:tcPr>
          <w:p w14:paraId="3AB28D85" w14:textId="77777777" w:rsidR="00200323" w:rsidRDefault="00200323" w:rsidP="00123E23">
            <w:pPr>
              <w:pStyle w:val="Compact"/>
            </w:pPr>
            <w:r>
              <w:t>71</w:t>
            </w:r>
          </w:p>
        </w:tc>
        <w:tc>
          <w:tcPr>
            <w:tcW w:w="575" w:type="pct"/>
            <w:tcBorders>
              <w:bottom w:val="single" w:sz="4" w:space="0" w:color="auto"/>
            </w:tcBorders>
          </w:tcPr>
          <w:p w14:paraId="6EEC074C" w14:textId="77777777" w:rsidR="00200323" w:rsidRDefault="00200323" w:rsidP="00123E23">
            <w:pPr>
              <w:pStyle w:val="Compact"/>
            </w:pPr>
            <w:r>
              <w:t>71</w:t>
            </w:r>
          </w:p>
        </w:tc>
        <w:tc>
          <w:tcPr>
            <w:tcW w:w="538" w:type="pct"/>
            <w:tcBorders>
              <w:bottom w:val="single" w:sz="4" w:space="0" w:color="auto"/>
            </w:tcBorders>
          </w:tcPr>
          <w:p w14:paraId="6FE0E299" w14:textId="77777777" w:rsidR="00200323" w:rsidRDefault="00200323" w:rsidP="00123E23">
            <w:pPr>
              <w:pStyle w:val="Compact"/>
            </w:pPr>
            <w:r>
              <w:t>71</w:t>
            </w:r>
          </w:p>
        </w:tc>
        <w:tc>
          <w:tcPr>
            <w:tcW w:w="575" w:type="pct"/>
            <w:tcBorders>
              <w:bottom w:val="single" w:sz="4" w:space="0" w:color="auto"/>
            </w:tcBorders>
          </w:tcPr>
          <w:p w14:paraId="2161E851" w14:textId="77777777" w:rsidR="00200323" w:rsidRDefault="00200323" w:rsidP="00123E23">
            <w:pPr>
              <w:pStyle w:val="Compact"/>
            </w:pPr>
            <w:r>
              <w:t>71</w:t>
            </w:r>
          </w:p>
        </w:tc>
        <w:tc>
          <w:tcPr>
            <w:tcW w:w="574" w:type="pct"/>
            <w:tcBorders>
              <w:bottom w:val="single" w:sz="4" w:space="0" w:color="auto"/>
            </w:tcBorders>
          </w:tcPr>
          <w:p w14:paraId="441A3215" w14:textId="77777777" w:rsidR="00200323" w:rsidRDefault="00200323" w:rsidP="00123E23">
            <w:pPr>
              <w:pStyle w:val="Compact"/>
            </w:pPr>
            <w:r>
              <w:t>71</w:t>
            </w:r>
          </w:p>
        </w:tc>
        <w:tc>
          <w:tcPr>
            <w:tcW w:w="575" w:type="pct"/>
            <w:tcBorders>
              <w:bottom w:val="single" w:sz="4" w:space="0" w:color="auto"/>
            </w:tcBorders>
          </w:tcPr>
          <w:p w14:paraId="3C00347C" w14:textId="77777777" w:rsidR="00200323" w:rsidRDefault="00200323" w:rsidP="00123E23">
            <w:pPr>
              <w:pStyle w:val="Compact"/>
            </w:pPr>
            <w:r>
              <w:t>71</w:t>
            </w:r>
          </w:p>
        </w:tc>
        <w:tc>
          <w:tcPr>
            <w:tcW w:w="583" w:type="pct"/>
            <w:tcBorders>
              <w:bottom w:val="single" w:sz="4" w:space="0" w:color="auto"/>
            </w:tcBorders>
          </w:tcPr>
          <w:p w14:paraId="6EEA3F41" w14:textId="77777777" w:rsidR="00200323" w:rsidRDefault="00200323" w:rsidP="00123E23">
            <w:pPr>
              <w:pStyle w:val="Compact"/>
            </w:pPr>
            <w:r>
              <w:t>71</w:t>
            </w:r>
          </w:p>
        </w:tc>
      </w:tr>
      <w:tr w:rsidR="00914759" w14:paraId="02234901" w14:textId="77777777" w:rsidTr="00914759">
        <w:tc>
          <w:tcPr>
            <w:tcW w:w="5000" w:type="pct"/>
            <w:gridSpan w:val="9"/>
            <w:tcBorders>
              <w:top w:val="single" w:sz="4" w:space="0" w:color="auto"/>
            </w:tcBorders>
          </w:tcPr>
          <w:p w14:paraId="66FFE5E4" w14:textId="4E82CE3A" w:rsidR="00914759" w:rsidRDefault="00914759" w:rsidP="00123E23">
            <w:pPr>
              <w:pStyle w:val="Compact"/>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LRT = likelihood ratio test. *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554DD8C0" w14:textId="77777777" w:rsidR="00200323" w:rsidRPr="00D64E11" w:rsidRDefault="00200323" w:rsidP="00200323">
      <w:pPr>
        <w:pStyle w:val="Heading3"/>
        <w:rPr>
          <w:sz w:val="22"/>
          <w:szCs w:val="22"/>
        </w:rPr>
      </w:pPr>
      <w:bookmarkStart w:id="26" w:name="table-9"/>
      <w:r w:rsidRPr="00D64E11">
        <w:rPr>
          <w:sz w:val="22"/>
          <w:szCs w:val="22"/>
        </w:rPr>
        <w:lastRenderedPageBreak/>
        <w:t>Table 9</w:t>
      </w:r>
      <w:bookmarkEnd w:id="26"/>
    </w:p>
    <w:p w14:paraId="26811CE9" w14:textId="77777777" w:rsidR="00200323" w:rsidRPr="00D64E11" w:rsidRDefault="00200323" w:rsidP="00200323">
      <w:pPr>
        <w:pStyle w:val="Heading4"/>
        <w:rPr>
          <w:sz w:val="22"/>
          <w:szCs w:val="22"/>
        </w:rPr>
      </w:pPr>
      <w:bookmarkStart w:id="27" w:name="X7aff31efbf733cb056a50d635f053da1004194b"/>
      <w:r w:rsidRPr="00D64E11">
        <w:rPr>
          <w:sz w:val="22"/>
          <w:szCs w:val="22"/>
        </w:rPr>
        <w:t>Random Effects of Feedback on Rate of Change</w:t>
      </w:r>
      <w:bookmarkEnd w:id="27"/>
    </w:p>
    <w:tbl>
      <w:tblPr>
        <w:tblStyle w:val="Table"/>
        <w:tblW w:w="5000" w:type="pct"/>
        <w:tblLook w:val="07E0" w:firstRow="1" w:lastRow="1" w:firstColumn="1" w:lastColumn="1" w:noHBand="1" w:noVBand="1"/>
      </w:tblPr>
      <w:tblGrid>
        <w:gridCol w:w="2340"/>
        <w:gridCol w:w="1259"/>
        <w:gridCol w:w="1711"/>
        <w:gridCol w:w="1439"/>
        <w:gridCol w:w="1610"/>
        <w:gridCol w:w="1330"/>
        <w:gridCol w:w="987"/>
        <w:gridCol w:w="1106"/>
        <w:gridCol w:w="1178"/>
      </w:tblGrid>
      <w:tr w:rsidR="00200323" w:rsidRPr="00D64E11" w14:paraId="5582387C" w14:textId="77777777" w:rsidTr="00EB5D0E">
        <w:tc>
          <w:tcPr>
            <w:tcW w:w="903" w:type="pct"/>
            <w:tcBorders>
              <w:top w:val="single" w:sz="4" w:space="0" w:color="auto"/>
              <w:bottom w:val="single" w:sz="2" w:space="0" w:color="auto"/>
            </w:tcBorders>
            <w:vAlign w:val="bottom"/>
          </w:tcPr>
          <w:p w14:paraId="423EE458" w14:textId="77777777" w:rsidR="00200323" w:rsidRPr="00D64E11" w:rsidRDefault="00200323" w:rsidP="00123E23">
            <w:pPr>
              <w:rPr>
                <w:rFonts w:ascii="Times New Roman" w:hAnsi="Times New Roman" w:cs="Times New Roman"/>
                <w:sz w:val="22"/>
                <w:szCs w:val="22"/>
              </w:rPr>
            </w:pPr>
          </w:p>
        </w:tc>
        <w:tc>
          <w:tcPr>
            <w:tcW w:w="486" w:type="pct"/>
            <w:tcBorders>
              <w:top w:val="single" w:sz="4" w:space="0" w:color="auto"/>
              <w:bottom w:val="single" w:sz="2" w:space="0" w:color="auto"/>
            </w:tcBorders>
            <w:vAlign w:val="bottom"/>
          </w:tcPr>
          <w:p w14:paraId="01CAEBAC" w14:textId="77777777" w:rsidR="00200323" w:rsidRPr="00D64E11" w:rsidRDefault="00200323" w:rsidP="00914759">
            <w:pPr>
              <w:pStyle w:val="Compact"/>
              <w:rPr>
                <w:rFonts w:cs="Times New Roman"/>
                <w:sz w:val="22"/>
                <w:szCs w:val="22"/>
              </w:rPr>
            </w:pPr>
            <w:r w:rsidRPr="00D64E11">
              <w:rPr>
                <w:rFonts w:cs="Times New Roman"/>
                <w:sz w:val="22"/>
                <w:szCs w:val="22"/>
              </w:rPr>
              <w:t>Depression</w:t>
            </w:r>
          </w:p>
        </w:tc>
        <w:tc>
          <w:tcPr>
            <w:tcW w:w="660" w:type="pct"/>
            <w:tcBorders>
              <w:top w:val="single" w:sz="4" w:space="0" w:color="auto"/>
              <w:bottom w:val="single" w:sz="2" w:space="0" w:color="auto"/>
            </w:tcBorders>
            <w:vAlign w:val="bottom"/>
          </w:tcPr>
          <w:p w14:paraId="60BFE7F2" w14:textId="77777777" w:rsidR="00200323" w:rsidRPr="00D64E11" w:rsidRDefault="00200323" w:rsidP="00914759">
            <w:pPr>
              <w:pStyle w:val="Compact"/>
              <w:rPr>
                <w:rFonts w:cs="Times New Roman"/>
                <w:sz w:val="22"/>
                <w:szCs w:val="22"/>
              </w:rPr>
            </w:pPr>
            <w:r w:rsidRPr="00D64E11">
              <w:rPr>
                <w:rFonts w:cs="Times New Roman"/>
                <w:sz w:val="22"/>
                <w:szCs w:val="22"/>
              </w:rPr>
              <w:t>Generalized Anxiety</w:t>
            </w:r>
          </w:p>
        </w:tc>
        <w:tc>
          <w:tcPr>
            <w:tcW w:w="555" w:type="pct"/>
            <w:tcBorders>
              <w:top w:val="single" w:sz="4" w:space="0" w:color="auto"/>
              <w:bottom w:val="single" w:sz="2" w:space="0" w:color="auto"/>
            </w:tcBorders>
            <w:vAlign w:val="bottom"/>
          </w:tcPr>
          <w:p w14:paraId="3D320D2D" w14:textId="77777777" w:rsidR="00200323" w:rsidRPr="00D64E11" w:rsidRDefault="00200323" w:rsidP="00914759">
            <w:pPr>
              <w:pStyle w:val="Compact"/>
              <w:rPr>
                <w:rFonts w:cs="Times New Roman"/>
                <w:sz w:val="22"/>
                <w:szCs w:val="22"/>
              </w:rPr>
            </w:pPr>
            <w:r w:rsidRPr="00D64E11">
              <w:rPr>
                <w:rFonts w:cs="Times New Roman"/>
                <w:sz w:val="22"/>
                <w:szCs w:val="22"/>
              </w:rPr>
              <w:t>Social Anxiety</w:t>
            </w:r>
          </w:p>
        </w:tc>
        <w:tc>
          <w:tcPr>
            <w:tcW w:w="621" w:type="pct"/>
            <w:tcBorders>
              <w:top w:val="single" w:sz="4" w:space="0" w:color="auto"/>
              <w:bottom w:val="single" w:sz="2" w:space="0" w:color="auto"/>
            </w:tcBorders>
            <w:vAlign w:val="bottom"/>
          </w:tcPr>
          <w:p w14:paraId="44305528" w14:textId="77777777" w:rsidR="00200323" w:rsidRPr="00D64E11" w:rsidRDefault="00200323" w:rsidP="00914759">
            <w:pPr>
              <w:pStyle w:val="Compact"/>
              <w:rPr>
                <w:rFonts w:cs="Times New Roman"/>
                <w:sz w:val="22"/>
                <w:szCs w:val="22"/>
              </w:rPr>
            </w:pPr>
            <w:r w:rsidRPr="00D64E11">
              <w:rPr>
                <w:rFonts w:cs="Times New Roman"/>
                <w:sz w:val="22"/>
                <w:szCs w:val="22"/>
              </w:rPr>
              <w:t>Academic Distress</w:t>
            </w:r>
          </w:p>
        </w:tc>
        <w:tc>
          <w:tcPr>
            <w:tcW w:w="0" w:type="auto"/>
            <w:tcBorders>
              <w:top w:val="single" w:sz="4" w:space="0" w:color="auto"/>
              <w:bottom w:val="single" w:sz="2" w:space="0" w:color="auto"/>
            </w:tcBorders>
            <w:vAlign w:val="bottom"/>
          </w:tcPr>
          <w:p w14:paraId="0D3FC942" w14:textId="77777777" w:rsidR="00200323" w:rsidRPr="00D64E11" w:rsidRDefault="00200323" w:rsidP="00914759">
            <w:pPr>
              <w:pStyle w:val="Compact"/>
              <w:rPr>
                <w:rFonts w:cs="Times New Roman"/>
                <w:sz w:val="22"/>
                <w:szCs w:val="22"/>
              </w:rPr>
            </w:pPr>
            <w:r w:rsidRPr="00D64E11">
              <w:rPr>
                <w:rFonts w:cs="Times New Roman"/>
                <w:sz w:val="22"/>
                <w:szCs w:val="22"/>
              </w:rPr>
              <w:t>Eating Concerns</w:t>
            </w:r>
          </w:p>
        </w:tc>
        <w:tc>
          <w:tcPr>
            <w:tcW w:w="0" w:type="auto"/>
            <w:tcBorders>
              <w:top w:val="single" w:sz="4" w:space="0" w:color="auto"/>
              <w:bottom w:val="single" w:sz="2" w:space="0" w:color="auto"/>
            </w:tcBorders>
            <w:vAlign w:val="bottom"/>
          </w:tcPr>
          <w:p w14:paraId="6318A7C4" w14:textId="77777777" w:rsidR="00200323" w:rsidRPr="00D64E11" w:rsidRDefault="00200323" w:rsidP="00914759">
            <w:pPr>
              <w:pStyle w:val="Compact"/>
              <w:rPr>
                <w:rFonts w:cs="Times New Roman"/>
                <w:sz w:val="22"/>
                <w:szCs w:val="22"/>
              </w:rPr>
            </w:pPr>
            <w:r w:rsidRPr="00D64E11">
              <w:rPr>
                <w:rFonts w:cs="Times New Roman"/>
                <w:sz w:val="22"/>
                <w:szCs w:val="22"/>
              </w:rPr>
              <w:t>Hostility</w:t>
            </w:r>
          </w:p>
        </w:tc>
        <w:tc>
          <w:tcPr>
            <w:tcW w:w="0" w:type="auto"/>
            <w:tcBorders>
              <w:top w:val="single" w:sz="4" w:space="0" w:color="auto"/>
              <w:bottom w:val="single" w:sz="2" w:space="0" w:color="auto"/>
            </w:tcBorders>
            <w:vAlign w:val="bottom"/>
          </w:tcPr>
          <w:p w14:paraId="43E8EC49" w14:textId="77777777" w:rsidR="00200323" w:rsidRPr="00D64E11" w:rsidRDefault="00200323" w:rsidP="00914759">
            <w:pPr>
              <w:pStyle w:val="Compact"/>
              <w:rPr>
                <w:rFonts w:cs="Times New Roman"/>
                <w:sz w:val="22"/>
                <w:szCs w:val="22"/>
              </w:rPr>
            </w:pPr>
            <w:r w:rsidRPr="00D64E11">
              <w:rPr>
                <w:rFonts w:cs="Times New Roman"/>
                <w:sz w:val="22"/>
                <w:szCs w:val="22"/>
              </w:rPr>
              <w:t>Alcohol Use</w:t>
            </w:r>
          </w:p>
        </w:tc>
        <w:tc>
          <w:tcPr>
            <w:tcW w:w="0" w:type="auto"/>
            <w:tcBorders>
              <w:top w:val="single" w:sz="4" w:space="0" w:color="auto"/>
              <w:bottom w:val="single" w:sz="2" w:space="0" w:color="auto"/>
            </w:tcBorders>
            <w:vAlign w:val="bottom"/>
          </w:tcPr>
          <w:p w14:paraId="59BD7D71" w14:textId="77777777" w:rsidR="00200323" w:rsidRPr="00D64E11" w:rsidRDefault="00200323" w:rsidP="00914759">
            <w:pPr>
              <w:pStyle w:val="Compact"/>
              <w:rPr>
                <w:rFonts w:cs="Times New Roman"/>
                <w:sz w:val="22"/>
                <w:szCs w:val="22"/>
              </w:rPr>
            </w:pPr>
            <w:r w:rsidRPr="00D64E11">
              <w:rPr>
                <w:rFonts w:cs="Times New Roman"/>
                <w:sz w:val="22"/>
                <w:szCs w:val="22"/>
              </w:rPr>
              <w:t>Distress Index</w:t>
            </w:r>
          </w:p>
        </w:tc>
      </w:tr>
      <w:tr w:rsidR="00200323" w:rsidRPr="00D64E11" w14:paraId="647B72D0" w14:textId="77777777" w:rsidTr="00EB5D0E">
        <w:tc>
          <w:tcPr>
            <w:tcW w:w="903" w:type="pct"/>
            <w:tcBorders>
              <w:top w:val="single" w:sz="2" w:space="0" w:color="auto"/>
            </w:tcBorders>
          </w:tcPr>
          <w:p w14:paraId="7FBDBE1E" w14:textId="77777777" w:rsidR="00200323" w:rsidRPr="00D64E11" w:rsidRDefault="00200323" w:rsidP="00123E23">
            <w:pPr>
              <w:pStyle w:val="Compact"/>
              <w:rPr>
                <w:rFonts w:cs="Times New Roman"/>
                <w:sz w:val="22"/>
                <w:szCs w:val="22"/>
              </w:rPr>
            </w:pPr>
            <w:r w:rsidRPr="00D64E11">
              <w:rPr>
                <w:rFonts w:cs="Times New Roman"/>
                <w:sz w:val="22"/>
                <w:szCs w:val="22"/>
              </w:rPr>
              <w:t>Client intercept variance</w:t>
            </w:r>
          </w:p>
        </w:tc>
        <w:tc>
          <w:tcPr>
            <w:tcW w:w="486" w:type="pct"/>
            <w:tcBorders>
              <w:top w:val="single" w:sz="2" w:space="0" w:color="auto"/>
            </w:tcBorders>
          </w:tcPr>
          <w:p w14:paraId="2D337345" w14:textId="77777777" w:rsidR="00200323" w:rsidRPr="00D64E11" w:rsidRDefault="00200323" w:rsidP="00914759">
            <w:pPr>
              <w:pStyle w:val="Compact"/>
              <w:rPr>
                <w:rFonts w:cs="Times New Roman"/>
                <w:sz w:val="22"/>
                <w:szCs w:val="22"/>
              </w:rPr>
            </w:pPr>
            <w:r w:rsidRPr="00D64E11">
              <w:rPr>
                <w:rFonts w:cs="Times New Roman"/>
                <w:sz w:val="22"/>
                <w:szCs w:val="22"/>
              </w:rPr>
              <w:t>0.865</w:t>
            </w:r>
          </w:p>
        </w:tc>
        <w:tc>
          <w:tcPr>
            <w:tcW w:w="660" w:type="pct"/>
            <w:tcBorders>
              <w:top w:val="single" w:sz="2" w:space="0" w:color="auto"/>
            </w:tcBorders>
          </w:tcPr>
          <w:p w14:paraId="29D9E6F9" w14:textId="77777777" w:rsidR="00200323" w:rsidRPr="00D64E11" w:rsidRDefault="00200323" w:rsidP="00914759">
            <w:pPr>
              <w:pStyle w:val="Compact"/>
              <w:rPr>
                <w:rFonts w:cs="Times New Roman"/>
                <w:sz w:val="22"/>
                <w:szCs w:val="22"/>
              </w:rPr>
            </w:pPr>
            <w:r w:rsidRPr="00D64E11">
              <w:rPr>
                <w:rFonts w:cs="Times New Roman"/>
                <w:sz w:val="22"/>
                <w:szCs w:val="22"/>
              </w:rPr>
              <w:t>0.778</w:t>
            </w:r>
          </w:p>
        </w:tc>
        <w:tc>
          <w:tcPr>
            <w:tcW w:w="555" w:type="pct"/>
            <w:tcBorders>
              <w:top w:val="single" w:sz="2" w:space="0" w:color="auto"/>
            </w:tcBorders>
          </w:tcPr>
          <w:p w14:paraId="277EAE2F" w14:textId="77777777" w:rsidR="00200323" w:rsidRPr="00D64E11" w:rsidRDefault="00200323" w:rsidP="00914759">
            <w:pPr>
              <w:pStyle w:val="Compact"/>
              <w:rPr>
                <w:rFonts w:cs="Times New Roman"/>
                <w:sz w:val="22"/>
                <w:szCs w:val="22"/>
              </w:rPr>
            </w:pPr>
            <w:r w:rsidRPr="00D64E11">
              <w:rPr>
                <w:rFonts w:cs="Times New Roman"/>
                <w:sz w:val="22"/>
                <w:szCs w:val="22"/>
              </w:rPr>
              <w:t>0.861</w:t>
            </w:r>
          </w:p>
        </w:tc>
        <w:tc>
          <w:tcPr>
            <w:tcW w:w="621" w:type="pct"/>
            <w:tcBorders>
              <w:top w:val="single" w:sz="2" w:space="0" w:color="auto"/>
            </w:tcBorders>
          </w:tcPr>
          <w:p w14:paraId="41ECFEBE" w14:textId="77777777" w:rsidR="00200323" w:rsidRPr="00D64E11" w:rsidRDefault="00200323" w:rsidP="00914759">
            <w:pPr>
              <w:pStyle w:val="Compact"/>
              <w:rPr>
                <w:rFonts w:cs="Times New Roman"/>
                <w:sz w:val="22"/>
                <w:szCs w:val="22"/>
              </w:rPr>
            </w:pPr>
            <w:r w:rsidRPr="00D64E11">
              <w:rPr>
                <w:rFonts w:cs="Times New Roman"/>
                <w:sz w:val="22"/>
                <w:szCs w:val="22"/>
              </w:rPr>
              <w:t>0.766</w:t>
            </w:r>
          </w:p>
        </w:tc>
        <w:tc>
          <w:tcPr>
            <w:tcW w:w="0" w:type="auto"/>
            <w:tcBorders>
              <w:top w:val="single" w:sz="2" w:space="0" w:color="auto"/>
            </w:tcBorders>
          </w:tcPr>
          <w:p w14:paraId="3BF5854F" w14:textId="77777777" w:rsidR="00200323" w:rsidRPr="00D64E11" w:rsidRDefault="00200323" w:rsidP="00914759">
            <w:pPr>
              <w:pStyle w:val="Compact"/>
              <w:rPr>
                <w:rFonts w:cs="Times New Roman"/>
                <w:sz w:val="22"/>
                <w:szCs w:val="22"/>
              </w:rPr>
            </w:pPr>
            <w:r w:rsidRPr="00D64E11">
              <w:rPr>
                <w:rFonts w:cs="Times New Roman"/>
                <w:sz w:val="22"/>
                <w:szCs w:val="22"/>
              </w:rPr>
              <w:t>0.829</w:t>
            </w:r>
          </w:p>
        </w:tc>
        <w:tc>
          <w:tcPr>
            <w:tcW w:w="0" w:type="auto"/>
            <w:tcBorders>
              <w:top w:val="single" w:sz="2" w:space="0" w:color="auto"/>
            </w:tcBorders>
          </w:tcPr>
          <w:p w14:paraId="5507E9B6" w14:textId="77777777" w:rsidR="00200323" w:rsidRPr="00D64E11" w:rsidRDefault="00200323" w:rsidP="00914759">
            <w:pPr>
              <w:pStyle w:val="Compact"/>
              <w:rPr>
                <w:rFonts w:cs="Times New Roman"/>
                <w:sz w:val="22"/>
                <w:szCs w:val="22"/>
              </w:rPr>
            </w:pPr>
            <w:r w:rsidRPr="00D64E11">
              <w:rPr>
                <w:rFonts w:cs="Times New Roman"/>
                <w:sz w:val="22"/>
                <w:szCs w:val="22"/>
              </w:rPr>
              <w:t>1.128</w:t>
            </w:r>
          </w:p>
        </w:tc>
        <w:tc>
          <w:tcPr>
            <w:tcW w:w="0" w:type="auto"/>
            <w:tcBorders>
              <w:top w:val="single" w:sz="2" w:space="0" w:color="auto"/>
            </w:tcBorders>
          </w:tcPr>
          <w:p w14:paraId="2B9DC5EF" w14:textId="77777777" w:rsidR="00200323" w:rsidRPr="00D64E11" w:rsidRDefault="00200323" w:rsidP="00914759">
            <w:pPr>
              <w:pStyle w:val="Compact"/>
              <w:rPr>
                <w:rFonts w:cs="Times New Roman"/>
                <w:sz w:val="22"/>
                <w:szCs w:val="22"/>
              </w:rPr>
            </w:pPr>
            <w:r w:rsidRPr="00D64E11">
              <w:rPr>
                <w:rFonts w:cs="Times New Roman"/>
                <w:sz w:val="22"/>
                <w:szCs w:val="22"/>
              </w:rPr>
              <w:t>1.206</w:t>
            </w:r>
          </w:p>
        </w:tc>
        <w:tc>
          <w:tcPr>
            <w:tcW w:w="0" w:type="auto"/>
            <w:tcBorders>
              <w:top w:val="single" w:sz="2" w:space="0" w:color="auto"/>
            </w:tcBorders>
          </w:tcPr>
          <w:p w14:paraId="5EBF1AFE" w14:textId="77777777" w:rsidR="00200323" w:rsidRPr="00D64E11" w:rsidRDefault="00200323" w:rsidP="00914759">
            <w:pPr>
              <w:pStyle w:val="Compact"/>
              <w:rPr>
                <w:rFonts w:cs="Times New Roman"/>
                <w:sz w:val="22"/>
                <w:szCs w:val="22"/>
              </w:rPr>
            </w:pPr>
            <w:r w:rsidRPr="00D64E11">
              <w:rPr>
                <w:rFonts w:cs="Times New Roman"/>
                <w:sz w:val="22"/>
                <w:szCs w:val="22"/>
              </w:rPr>
              <w:t>0.83</w:t>
            </w:r>
          </w:p>
        </w:tc>
      </w:tr>
      <w:tr w:rsidR="00200323" w:rsidRPr="00D64E11" w14:paraId="044AC9F8" w14:textId="77777777" w:rsidTr="00D64E11">
        <w:tc>
          <w:tcPr>
            <w:tcW w:w="903" w:type="pct"/>
          </w:tcPr>
          <w:p w14:paraId="6EF08F05" w14:textId="77777777" w:rsidR="00200323" w:rsidRPr="00D64E11" w:rsidRDefault="00200323" w:rsidP="00123E23">
            <w:pPr>
              <w:pStyle w:val="Compact"/>
              <w:rPr>
                <w:rFonts w:cs="Times New Roman"/>
                <w:sz w:val="22"/>
                <w:szCs w:val="22"/>
              </w:rPr>
            </w:pPr>
            <w:r w:rsidRPr="00D64E11">
              <w:rPr>
                <w:rFonts w:cs="Times New Roman"/>
                <w:sz w:val="22"/>
                <w:szCs w:val="22"/>
              </w:rPr>
              <w:t>Client slope variance</w:t>
            </w:r>
          </w:p>
        </w:tc>
        <w:tc>
          <w:tcPr>
            <w:tcW w:w="486" w:type="pct"/>
          </w:tcPr>
          <w:p w14:paraId="1DAB9D84" w14:textId="77777777" w:rsidR="00200323" w:rsidRPr="00D64E11" w:rsidRDefault="00200323" w:rsidP="00914759">
            <w:pPr>
              <w:pStyle w:val="Compact"/>
              <w:rPr>
                <w:rFonts w:cs="Times New Roman"/>
                <w:sz w:val="22"/>
                <w:szCs w:val="22"/>
              </w:rPr>
            </w:pPr>
            <w:r w:rsidRPr="00D64E11">
              <w:rPr>
                <w:rFonts w:cs="Times New Roman"/>
                <w:sz w:val="22"/>
                <w:szCs w:val="22"/>
              </w:rPr>
              <w:t>0.08</w:t>
            </w:r>
          </w:p>
        </w:tc>
        <w:tc>
          <w:tcPr>
            <w:tcW w:w="660" w:type="pct"/>
          </w:tcPr>
          <w:p w14:paraId="5BC69D9A" w14:textId="77777777" w:rsidR="00200323" w:rsidRPr="00D64E11" w:rsidRDefault="00200323" w:rsidP="00914759">
            <w:pPr>
              <w:pStyle w:val="Compact"/>
              <w:rPr>
                <w:rFonts w:cs="Times New Roman"/>
                <w:sz w:val="22"/>
                <w:szCs w:val="22"/>
              </w:rPr>
            </w:pPr>
            <w:r w:rsidRPr="00D64E11">
              <w:rPr>
                <w:rFonts w:cs="Times New Roman"/>
                <w:sz w:val="22"/>
                <w:szCs w:val="22"/>
              </w:rPr>
              <w:t>0.071</w:t>
            </w:r>
          </w:p>
        </w:tc>
        <w:tc>
          <w:tcPr>
            <w:tcW w:w="555" w:type="pct"/>
          </w:tcPr>
          <w:p w14:paraId="6D99162D" w14:textId="77777777" w:rsidR="00200323" w:rsidRPr="00D64E11" w:rsidRDefault="00200323" w:rsidP="00914759">
            <w:pPr>
              <w:pStyle w:val="Compact"/>
              <w:rPr>
                <w:rFonts w:cs="Times New Roman"/>
                <w:sz w:val="22"/>
                <w:szCs w:val="22"/>
              </w:rPr>
            </w:pPr>
            <w:r w:rsidRPr="00D64E11">
              <w:rPr>
                <w:rFonts w:cs="Times New Roman"/>
                <w:sz w:val="22"/>
                <w:szCs w:val="22"/>
              </w:rPr>
              <w:t>0.051</w:t>
            </w:r>
          </w:p>
        </w:tc>
        <w:tc>
          <w:tcPr>
            <w:tcW w:w="621" w:type="pct"/>
          </w:tcPr>
          <w:p w14:paraId="24F4B881" w14:textId="77777777" w:rsidR="00200323" w:rsidRPr="00D64E11" w:rsidRDefault="00200323" w:rsidP="00914759">
            <w:pPr>
              <w:pStyle w:val="Compact"/>
              <w:rPr>
                <w:rFonts w:cs="Times New Roman"/>
                <w:sz w:val="22"/>
                <w:szCs w:val="22"/>
              </w:rPr>
            </w:pPr>
            <w:r w:rsidRPr="00D64E11">
              <w:rPr>
                <w:rFonts w:cs="Times New Roman"/>
                <w:sz w:val="22"/>
                <w:szCs w:val="22"/>
              </w:rPr>
              <w:t>0.075</w:t>
            </w:r>
          </w:p>
        </w:tc>
        <w:tc>
          <w:tcPr>
            <w:tcW w:w="0" w:type="auto"/>
          </w:tcPr>
          <w:p w14:paraId="5B5705F4" w14:textId="77777777" w:rsidR="00200323" w:rsidRPr="00D64E11" w:rsidRDefault="00200323" w:rsidP="00914759">
            <w:pPr>
              <w:pStyle w:val="Compact"/>
              <w:rPr>
                <w:rFonts w:cs="Times New Roman"/>
                <w:sz w:val="22"/>
                <w:szCs w:val="22"/>
              </w:rPr>
            </w:pPr>
            <w:r w:rsidRPr="00D64E11">
              <w:rPr>
                <w:rFonts w:cs="Times New Roman"/>
                <w:sz w:val="22"/>
                <w:szCs w:val="22"/>
              </w:rPr>
              <w:t>0.063</w:t>
            </w:r>
          </w:p>
        </w:tc>
        <w:tc>
          <w:tcPr>
            <w:tcW w:w="0" w:type="auto"/>
          </w:tcPr>
          <w:p w14:paraId="348C3A5B" w14:textId="77777777" w:rsidR="00200323" w:rsidRPr="00D64E11" w:rsidRDefault="00200323" w:rsidP="00914759">
            <w:pPr>
              <w:pStyle w:val="Compact"/>
              <w:rPr>
                <w:rFonts w:cs="Times New Roman"/>
                <w:sz w:val="22"/>
                <w:szCs w:val="22"/>
              </w:rPr>
            </w:pPr>
            <w:r w:rsidRPr="00D64E11">
              <w:rPr>
                <w:rFonts w:cs="Times New Roman"/>
                <w:sz w:val="22"/>
                <w:szCs w:val="22"/>
              </w:rPr>
              <w:t>0.091</w:t>
            </w:r>
          </w:p>
        </w:tc>
        <w:tc>
          <w:tcPr>
            <w:tcW w:w="0" w:type="auto"/>
          </w:tcPr>
          <w:p w14:paraId="02A7914D" w14:textId="77777777" w:rsidR="00200323" w:rsidRPr="00D64E11" w:rsidRDefault="00200323" w:rsidP="00914759">
            <w:pPr>
              <w:pStyle w:val="Compact"/>
              <w:rPr>
                <w:rFonts w:cs="Times New Roman"/>
                <w:sz w:val="22"/>
                <w:szCs w:val="22"/>
              </w:rPr>
            </w:pPr>
            <w:r w:rsidRPr="00D64E11">
              <w:rPr>
                <w:rFonts w:cs="Times New Roman"/>
                <w:sz w:val="22"/>
                <w:szCs w:val="22"/>
              </w:rPr>
              <w:t>0.088</w:t>
            </w:r>
          </w:p>
        </w:tc>
        <w:tc>
          <w:tcPr>
            <w:tcW w:w="0" w:type="auto"/>
          </w:tcPr>
          <w:p w14:paraId="717DDB16" w14:textId="77777777" w:rsidR="00200323" w:rsidRPr="00D64E11" w:rsidRDefault="00200323" w:rsidP="00914759">
            <w:pPr>
              <w:pStyle w:val="Compact"/>
              <w:rPr>
                <w:rFonts w:cs="Times New Roman"/>
                <w:sz w:val="22"/>
                <w:szCs w:val="22"/>
              </w:rPr>
            </w:pPr>
            <w:r w:rsidRPr="00D64E11">
              <w:rPr>
                <w:rFonts w:cs="Times New Roman"/>
                <w:sz w:val="22"/>
                <w:szCs w:val="22"/>
              </w:rPr>
              <w:t>0.076</w:t>
            </w:r>
          </w:p>
        </w:tc>
      </w:tr>
      <w:tr w:rsidR="00200323" w:rsidRPr="00D64E11" w14:paraId="54A0A709" w14:textId="77777777" w:rsidTr="00D64E11">
        <w:tc>
          <w:tcPr>
            <w:tcW w:w="903" w:type="pct"/>
          </w:tcPr>
          <w:p w14:paraId="4432D395" w14:textId="77777777" w:rsidR="00200323" w:rsidRPr="00D64E11" w:rsidRDefault="00200323" w:rsidP="00123E23">
            <w:pPr>
              <w:pStyle w:val="Compact"/>
              <w:rPr>
                <w:rFonts w:cs="Times New Roman"/>
                <w:sz w:val="22"/>
                <w:szCs w:val="22"/>
              </w:rPr>
            </w:pPr>
            <w:r w:rsidRPr="00D64E11">
              <w:rPr>
                <w:rFonts w:cs="Times New Roman"/>
                <w:sz w:val="22"/>
                <w:szCs w:val="22"/>
              </w:rPr>
              <w:t>Client intercept * slope covariance</w:t>
            </w:r>
          </w:p>
        </w:tc>
        <w:tc>
          <w:tcPr>
            <w:tcW w:w="486" w:type="pct"/>
          </w:tcPr>
          <w:p w14:paraId="6CEBE693" w14:textId="77777777" w:rsidR="00200323" w:rsidRPr="00D64E11" w:rsidRDefault="00200323" w:rsidP="00914759">
            <w:pPr>
              <w:pStyle w:val="Compact"/>
              <w:rPr>
                <w:rFonts w:cs="Times New Roman"/>
                <w:sz w:val="22"/>
                <w:szCs w:val="22"/>
              </w:rPr>
            </w:pPr>
            <w:r w:rsidRPr="00D64E11">
              <w:rPr>
                <w:rFonts w:cs="Times New Roman"/>
                <w:sz w:val="22"/>
                <w:szCs w:val="22"/>
              </w:rPr>
              <w:t>-0.129</w:t>
            </w:r>
          </w:p>
        </w:tc>
        <w:tc>
          <w:tcPr>
            <w:tcW w:w="660" w:type="pct"/>
          </w:tcPr>
          <w:p w14:paraId="30F98160" w14:textId="77777777" w:rsidR="00200323" w:rsidRPr="00D64E11" w:rsidRDefault="00200323" w:rsidP="00914759">
            <w:pPr>
              <w:pStyle w:val="Compact"/>
              <w:rPr>
                <w:rFonts w:cs="Times New Roman"/>
                <w:sz w:val="22"/>
                <w:szCs w:val="22"/>
              </w:rPr>
            </w:pPr>
            <w:r w:rsidRPr="00D64E11">
              <w:rPr>
                <w:rFonts w:cs="Times New Roman"/>
                <w:sz w:val="22"/>
                <w:szCs w:val="22"/>
              </w:rPr>
              <w:t>-0.085</w:t>
            </w:r>
          </w:p>
        </w:tc>
        <w:tc>
          <w:tcPr>
            <w:tcW w:w="555" w:type="pct"/>
          </w:tcPr>
          <w:p w14:paraId="6EE50FF9" w14:textId="77777777" w:rsidR="00200323" w:rsidRPr="00D64E11" w:rsidRDefault="00200323" w:rsidP="00914759">
            <w:pPr>
              <w:pStyle w:val="Compact"/>
              <w:rPr>
                <w:rFonts w:cs="Times New Roman"/>
                <w:sz w:val="22"/>
                <w:szCs w:val="22"/>
              </w:rPr>
            </w:pPr>
            <w:r w:rsidRPr="00D64E11">
              <w:rPr>
                <w:rFonts w:cs="Times New Roman"/>
                <w:sz w:val="22"/>
                <w:szCs w:val="22"/>
              </w:rPr>
              <w:t>-0.065</w:t>
            </w:r>
          </w:p>
        </w:tc>
        <w:tc>
          <w:tcPr>
            <w:tcW w:w="621" w:type="pct"/>
          </w:tcPr>
          <w:p w14:paraId="64A2A3F6" w14:textId="77777777" w:rsidR="00200323" w:rsidRPr="00D64E11" w:rsidRDefault="00200323" w:rsidP="00914759">
            <w:pPr>
              <w:pStyle w:val="Compact"/>
              <w:rPr>
                <w:rFonts w:cs="Times New Roman"/>
                <w:sz w:val="22"/>
                <w:szCs w:val="22"/>
              </w:rPr>
            </w:pPr>
            <w:r w:rsidRPr="00D64E11">
              <w:rPr>
                <w:rFonts w:cs="Times New Roman"/>
                <w:sz w:val="22"/>
                <w:szCs w:val="22"/>
              </w:rPr>
              <w:t>-0.093</w:t>
            </w:r>
          </w:p>
        </w:tc>
        <w:tc>
          <w:tcPr>
            <w:tcW w:w="0" w:type="auto"/>
          </w:tcPr>
          <w:p w14:paraId="4E7912C5" w14:textId="77777777" w:rsidR="00200323" w:rsidRPr="00D64E11" w:rsidRDefault="00200323" w:rsidP="00914759">
            <w:pPr>
              <w:pStyle w:val="Compact"/>
              <w:rPr>
                <w:rFonts w:cs="Times New Roman"/>
                <w:sz w:val="22"/>
                <w:szCs w:val="22"/>
              </w:rPr>
            </w:pPr>
            <w:r w:rsidRPr="00D64E11">
              <w:rPr>
                <w:rFonts w:cs="Times New Roman"/>
                <w:sz w:val="22"/>
                <w:szCs w:val="22"/>
              </w:rPr>
              <w:t>-0.087</w:t>
            </w:r>
          </w:p>
        </w:tc>
        <w:tc>
          <w:tcPr>
            <w:tcW w:w="0" w:type="auto"/>
          </w:tcPr>
          <w:p w14:paraId="15D1F9D1" w14:textId="77777777" w:rsidR="00200323" w:rsidRPr="00D64E11" w:rsidRDefault="00200323" w:rsidP="00914759">
            <w:pPr>
              <w:pStyle w:val="Compact"/>
              <w:rPr>
                <w:rFonts w:cs="Times New Roman"/>
                <w:sz w:val="22"/>
                <w:szCs w:val="22"/>
              </w:rPr>
            </w:pPr>
            <w:r w:rsidRPr="00D64E11">
              <w:rPr>
                <w:rFonts w:cs="Times New Roman"/>
                <w:sz w:val="22"/>
                <w:szCs w:val="22"/>
              </w:rPr>
              <w:t>-0.215</w:t>
            </w:r>
          </w:p>
        </w:tc>
        <w:tc>
          <w:tcPr>
            <w:tcW w:w="0" w:type="auto"/>
          </w:tcPr>
          <w:p w14:paraId="33699022" w14:textId="77777777" w:rsidR="00200323" w:rsidRPr="00D64E11" w:rsidRDefault="00200323" w:rsidP="00914759">
            <w:pPr>
              <w:pStyle w:val="Compact"/>
              <w:rPr>
                <w:rFonts w:cs="Times New Roman"/>
                <w:sz w:val="22"/>
                <w:szCs w:val="22"/>
              </w:rPr>
            </w:pPr>
            <w:r w:rsidRPr="00D64E11">
              <w:rPr>
                <w:rFonts w:cs="Times New Roman"/>
                <w:sz w:val="22"/>
                <w:szCs w:val="22"/>
              </w:rPr>
              <w:t>-0.225</w:t>
            </w:r>
          </w:p>
        </w:tc>
        <w:tc>
          <w:tcPr>
            <w:tcW w:w="0" w:type="auto"/>
          </w:tcPr>
          <w:p w14:paraId="73CB2D95" w14:textId="77777777" w:rsidR="00200323" w:rsidRPr="00D64E11" w:rsidRDefault="00200323" w:rsidP="00914759">
            <w:pPr>
              <w:pStyle w:val="Compact"/>
              <w:rPr>
                <w:rFonts w:cs="Times New Roman"/>
                <w:sz w:val="22"/>
                <w:szCs w:val="22"/>
              </w:rPr>
            </w:pPr>
            <w:r w:rsidRPr="00D64E11">
              <w:rPr>
                <w:rFonts w:cs="Times New Roman"/>
                <w:sz w:val="22"/>
                <w:szCs w:val="22"/>
              </w:rPr>
              <w:t>-0.097</w:t>
            </w:r>
          </w:p>
        </w:tc>
      </w:tr>
      <w:tr w:rsidR="00200323" w:rsidRPr="00D64E11" w14:paraId="0428AFB1" w14:textId="77777777" w:rsidTr="00D64E11">
        <w:tc>
          <w:tcPr>
            <w:tcW w:w="903" w:type="pct"/>
          </w:tcPr>
          <w:p w14:paraId="3234F27D" w14:textId="77777777" w:rsidR="00200323" w:rsidRPr="00D64E11" w:rsidRDefault="00200323" w:rsidP="00123E23">
            <w:pPr>
              <w:pStyle w:val="Compact"/>
              <w:rPr>
                <w:rFonts w:cs="Times New Roman"/>
                <w:sz w:val="22"/>
                <w:szCs w:val="22"/>
              </w:rPr>
            </w:pPr>
            <w:r w:rsidRPr="00D64E11">
              <w:rPr>
                <w:rFonts w:cs="Times New Roman"/>
                <w:sz w:val="22"/>
                <w:szCs w:val="22"/>
              </w:rPr>
              <w:t>Center intercept variance</w:t>
            </w:r>
          </w:p>
        </w:tc>
        <w:tc>
          <w:tcPr>
            <w:tcW w:w="486" w:type="pct"/>
          </w:tcPr>
          <w:p w14:paraId="344786AB" w14:textId="77777777" w:rsidR="00200323" w:rsidRPr="00D64E11" w:rsidRDefault="00200323" w:rsidP="00914759">
            <w:pPr>
              <w:pStyle w:val="Compact"/>
              <w:rPr>
                <w:rFonts w:cs="Times New Roman"/>
                <w:sz w:val="22"/>
                <w:szCs w:val="22"/>
              </w:rPr>
            </w:pPr>
            <w:r w:rsidRPr="00D64E11">
              <w:rPr>
                <w:rFonts w:cs="Times New Roman"/>
                <w:sz w:val="22"/>
                <w:szCs w:val="22"/>
              </w:rPr>
              <w:t>0.022</w:t>
            </w:r>
          </w:p>
        </w:tc>
        <w:tc>
          <w:tcPr>
            <w:tcW w:w="660" w:type="pct"/>
          </w:tcPr>
          <w:p w14:paraId="37061F1F" w14:textId="77777777" w:rsidR="00200323" w:rsidRPr="00D64E11" w:rsidRDefault="00200323" w:rsidP="00914759">
            <w:pPr>
              <w:pStyle w:val="Compact"/>
              <w:rPr>
                <w:rFonts w:cs="Times New Roman"/>
                <w:sz w:val="22"/>
                <w:szCs w:val="22"/>
              </w:rPr>
            </w:pPr>
            <w:r w:rsidRPr="00D64E11">
              <w:rPr>
                <w:rFonts w:cs="Times New Roman"/>
                <w:sz w:val="22"/>
                <w:szCs w:val="22"/>
              </w:rPr>
              <w:t>0.006</w:t>
            </w:r>
          </w:p>
        </w:tc>
        <w:tc>
          <w:tcPr>
            <w:tcW w:w="555" w:type="pct"/>
          </w:tcPr>
          <w:p w14:paraId="00E4A94E" w14:textId="77777777" w:rsidR="00200323" w:rsidRPr="00D64E11" w:rsidRDefault="00200323" w:rsidP="00914759">
            <w:pPr>
              <w:pStyle w:val="Compact"/>
              <w:rPr>
                <w:rFonts w:cs="Times New Roman"/>
                <w:sz w:val="22"/>
                <w:szCs w:val="22"/>
              </w:rPr>
            </w:pPr>
            <w:r w:rsidRPr="00D64E11">
              <w:rPr>
                <w:rFonts w:cs="Times New Roman"/>
                <w:sz w:val="22"/>
                <w:szCs w:val="22"/>
              </w:rPr>
              <w:t>0.008</w:t>
            </w:r>
          </w:p>
        </w:tc>
        <w:tc>
          <w:tcPr>
            <w:tcW w:w="621" w:type="pct"/>
          </w:tcPr>
          <w:p w14:paraId="5F3FBBEC" w14:textId="77777777" w:rsidR="00200323" w:rsidRPr="00D64E11" w:rsidRDefault="00200323" w:rsidP="00914759">
            <w:pPr>
              <w:pStyle w:val="Compact"/>
              <w:rPr>
                <w:rFonts w:cs="Times New Roman"/>
                <w:sz w:val="22"/>
                <w:szCs w:val="22"/>
              </w:rPr>
            </w:pPr>
            <w:r w:rsidRPr="00D64E11">
              <w:rPr>
                <w:rFonts w:cs="Times New Roman"/>
                <w:sz w:val="22"/>
                <w:szCs w:val="22"/>
              </w:rPr>
              <w:t>0.019</w:t>
            </w:r>
          </w:p>
        </w:tc>
        <w:tc>
          <w:tcPr>
            <w:tcW w:w="0" w:type="auto"/>
          </w:tcPr>
          <w:p w14:paraId="2B193B7B"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0" w:type="auto"/>
          </w:tcPr>
          <w:p w14:paraId="020BAE76" w14:textId="77777777" w:rsidR="00200323" w:rsidRPr="00D64E11" w:rsidRDefault="00200323" w:rsidP="00914759">
            <w:pPr>
              <w:pStyle w:val="Compact"/>
              <w:rPr>
                <w:rFonts w:cs="Times New Roman"/>
                <w:sz w:val="22"/>
                <w:szCs w:val="22"/>
              </w:rPr>
            </w:pPr>
            <w:r w:rsidRPr="00D64E11">
              <w:rPr>
                <w:rFonts w:cs="Times New Roman"/>
                <w:sz w:val="22"/>
                <w:szCs w:val="22"/>
              </w:rPr>
              <w:t>0.027</w:t>
            </w:r>
          </w:p>
        </w:tc>
        <w:tc>
          <w:tcPr>
            <w:tcW w:w="0" w:type="auto"/>
          </w:tcPr>
          <w:p w14:paraId="15309101" w14:textId="77777777" w:rsidR="00200323" w:rsidRPr="00D64E11" w:rsidRDefault="00200323" w:rsidP="00914759">
            <w:pPr>
              <w:pStyle w:val="Compact"/>
              <w:rPr>
                <w:rFonts w:cs="Times New Roman"/>
                <w:sz w:val="22"/>
                <w:szCs w:val="22"/>
              </w:rPr>
            </w:pPr>
            <w:r w:rsidRPr="00D64E11">
              <w:rPr>
                <w:rFonts w:cs="Times New Roman"/>
                <w:sz w:val="22"/>
                <w:szCs w:val="22"/>
              </w:rPr>
              <w:t>0.025</w:t>
            </w:r>
          </w:p>
        </w:tc>
        <w:tc>
          <w:tcPr>
            <w:tcW w:w="0" w:type="auto"/>
          </w:tcPr>
          <w:p w14:paraId="03378652" w14:textId="77777777" w:rsidR="00200323" w:rsidRPr="00D64E11" w:rsidRDefault="00200323" w:rsidP="00914759">
            <w:pPr>
              <w:pStyle w:val="Compact"/>
              <w:rPr>
                <w:rFonts w:cs="Times New Roman"/>
                <w:sz w:val="22"/>
                <w:szCs w:val="22"/>
              </w:rPr>
            </w:pPr>
            <w:r w:rsidRPr="00D64E11">
              <w:rPr>
                <w:rFonts w:cs="Times New Roman"/>
                <w:sz w:val="22"/>
                <w:szCs w:val="22"/>
              </w:rPr>
              <w:t>0.02</w:t>
            </w:r>
          </w:p>
        </w:tc>
      </w:tr>
      <w:tr w:rsidR="00200323" w:rsidRPr="00D64E11" w14:paraId="6AA36475" w14:textId="77777777" w:rsidTr="00D64E11">
        <w:tc>
          <w:tcPr>
            <w:tcW w:w="903" w:type="pct"/>
          </w:tcPr>
          <w:p w14:paraId="27E8B9C0" w14:textId="77777777" w:rsidR="00200323" w:rsidRPr="00D64E11" w:rsidRDefault="00200323" w:rsidP="00123E23">
            <w:pPr>
              <w:pStyle w:val="Compact"/>
              <w:rPr>
                <w:rFonts w:cs="Times New Roman"/>
                <w:sz w:val="22"/>
                <w:szCs w:val="22"/>
              </w:rPr>
            </w:pPr>
            <w:r w:rsidRPr="00D64E11">
              <w:rPr>
                <w:rFonts w:cs="Times New Roman"/>
                <w:sz w:val="22"/>
                <w:szCs w:val="22"/>
              </w:rPr>
              <w:t>Center slope variance</w:t>
            </w:r>
          </w:p>
        </w:tc>
        <w:tc>
          <w:tcPr>
            <w:tcW w:w="486" w:type="pct"/>
          </w:tcPr>
          <w:p w14:paraId="262AB7CF"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660" w:type="pct"/>
          </w:tcPr>
          <w:p w14:paraId="4FDA4C37"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555" w:type="pct"/>
          </w:tcPr>
          <w:p w14:paraId="04AAAB2B"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621" w:type="pct"/>
          </w:tcPr>
          <w:p w14:paraId="22754FDD"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09859074"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64036A56"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0" w:type="auto"/>
          </w:tcPr>
          <w:p w14:paraId="721347EC"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68BB0B0A" w14:textId="77777777" w:rsidR="00200323" w:rsidRPr="00D64E11" w:rsidRDefault="00200323" w:rsidP="00914759">
            <w:pPr>
              <w:pStyle w:val="Compact"/>
              <w:rPr>
                <w:rFonts w:cs="Times New Roman"/>
                <w:sz w:val="22"/>
                <w:szCs w:val="22"/>
              </w:rPr>
            </w:pPr>
            <w:r w:rsidRPr="00D64E11">
              <w:rPr>
                <w:rFonts w:cs="Times New Roman"/>
                <w:sz w:val="22"/>
                <w:szCs w:val="22"/>
              </w:rPr>
              <w:t>0.006</w:t>
            </w:r>
          </w:p>
        </w:tc>
      </w:tr>
      <w:tr w:rsidR="00200323" w:rsidRPr="00D64E11" w14:paraId="2D8D1099" w14:textId="77777777" w:rsidTr="00D64E11">
        <w:tc>
          <w:tcPr>
            <w:tcW w:w="903" w:type="pct"/>
          </w:tcPr>
          <w:p w14:paraId="1951D6F0" w14:textId="77777777" w:rsidR="00200323" w:rsidRPr="00D64E11" w:rsidRDefault="00200323" w:rsidP="00123E23">
            <w:pPr>
              <w:pStyle w:val="Compact"/>
              <w:rPr>
                <w:rFonts w:cs="Times New Roman"/>
                <w:sz w:val="22"/>
                <w:szCs w:val="22"/>
              </w:rPr>
            </w:pPr>
            <w:r w:rsidRPr="00D64E11">
              <w:rPr>
                <w:rFonts w:cs="Times New Roman"/>
                <w:sz w:val="22"/>
                <w:szCs w:val="22"/>
              </w:rPr>
              <w:t>Center feedback * slope variance</w:t>
            </w:r>
          </w:p>
        </w:tc>
        <w:tc>
          <w:tcPr>
            <w:tcW w:w="486" w:type="pct"/>
          </w:tcPr>
          <w:p w14:paraId="73AF8762"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60" w:type="pct"/>
          </w:tcPr>
          <w:p w14:paraId="2FE99E6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555" w:type="pct"/>
          </w:tcPr>
          <w:p w14:paraId="306ED386"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26B58A0E"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1D7E14C7"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8EFDA0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748C202C"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3EBB2BD3" w14:textId="77777777" w:rsidR="00200323" w:rsidRPr="00D64E11" w:rsidRDefault="00200323" w:rsidP="00914759">
            <w:pPr>
              <w:pStyle w:val="Compact"/>
              <w:rPr>
                <w:rFonts w:cs="Times New Roman"/>
                <w:sz w:val="22"/>
                <w:szCs w:val="22"/>
              </w:rPr>
            </w:pPr>
            <w:r w:rsidRPr="00D64E11">
              <w:rPr>
                <w:rFonts w:cs="Times New Roman"/>
                <w:sz w:val="22"/>
                <w:szCs w:val="22"/>
              </w:rPr>
              <w:t>0</w:t>
            </w:r>
          </w:p>
        </w:tc>
      </w:tr>
      <w:tr w:rsidR="00200323" w:rsidRPr="00D64E11" w14:paraId="672A8AF3" w14:textId="77777777" w:rsidTr="00D64E11">
        <w:tc>
          <w:tcPr>
            <w:tcW w:w="903" w:type="pct"/>
          </w:tcPr>
          <w:p w14:paraId="17C29A59" w14:textId="77777777" w:rsidR="00200323" w:rsidRPr="00D64E11" w:rsidRDefault="00200323" w:rsidP="00123E23">
            <w:pPr>
              <w:pStyle w:val="Compact"/>
              <w:rPr>
                <w:rFonts w:cs="Times New Roman"/>
                <w:sz w:val="22"/>
                <w:szCs w:val="22"/>
              </w:rPr>
            </w:pPr>
            <w:r w:rsidRPr="00D64E11">
              <w:rPr>
                <w:rFonts w:cs="Times New Roman"/>
                <w:sz w:val="22"/>
                <w:szCs w:val="22"/>
              </w:rPr>
              <w:t>Center intercept * slope covariance</w:t>
            </w:r>
          </w:p>
        </w:tc>
        <w:tc>
          <w:tcPr>
            <w:tcW w:w="486" w:type="pct"/>
          </w:tcPr>
          <w:p w14:paraId="1FA7F6DD"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660" w:type="pct"/>
          </w:tcPr>
          <w:p w14:paraId="09B64E69"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555" w:type="pct"/>
          </w:tcPr>
          <w:p w14:paraId="31EAC89E"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171F3143"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0" w:type="auto"/>
          </w:tcPr>
          <w:p w14:paraId="22B1A55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1420D7D2"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4B044544"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7DE22175"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r>
      <w:tr w:rsidR="00200323" w:rsidRPr="00D64E11" w14:paraId="1AA37DE0" w14:textId="77777777" w:rsidTr="00D64E11">
        <w:tc>
          <w:tcPr>
            <w:tcW w:w="903" w:type="pct"/>
          </w:tcPr>
          <w:p w14:paraId="66217972" w14:textId="77777777" w:rsidR="00200323" w:rsidRPr="00D64E11" w:rsidRDefault="00200323" w:rsidP="00123E23">
            <w:pPr>
              <w:pStyle w:val="Compact"/>
              <w:rPr>
                <w:rFonts w:cs="Times New Roman"/>
                <w:sz w:val="22"/>
                <w:szCs w:val="22"/>
              </w:rPr>
            </w:pPr>
            <w:r w:rsidRPr="00D64E11">
              <w:rPr>
                <w:rFonts w:cs="Times New Roman"/>
                <w:sz w:val="22"/>
                <w:szCs w:val="22"/>
              </w:rPr>
              <w:t>Center intercept * slope * feedback covariance</w:t>
            </w:r>
          </w:p>
        </w:tc>
        <w:tc>
          <w:tcPr>
            <w:tcW w:w="486" w:type="pct"/>
          </w:tcPr>
          <w:p w14:paraId="2D3CFD35"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60" w:type="pct"/>
          </w:tcPr>
          <w:p w14:paraId="17CA9839"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555" w:type="pct"/>
          </w:tcPr>
          <w:p w14:paraId="523E7E80"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4287CC64"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EB8F4A3"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488E0906"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BFD161B"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0745C501" w14:textId="77777777" w:rsidR="00200323" w:rsidRPr="00D64E11" w:rsidRDefault="00200323" w:rsidP="00914759">
            <w:pPr>
              <w:pStyle w:val="Compact"/>
              <w:rPr>
                <w:rFonts w:cs="Times New Roman"/>
                <w:sz w:val="22"/>
                <w:szCs w:val="22"/>
              </w:rPr>
            </w:pPr>
            <w:r w:rsidRPr="00D64E11">
              <w:rPr>
                <w:rFonts w:cs="Times New Roman"/>
                <w:sz w:val="22"/>
                <w:szCs w:val="22"/>
              </w:rPr>
              <w:t>0</w:t>
            </w:r>
          </w:p>
        </w:tc>
      </w:tr>
      <w:tr w:rsidR="00200323" w:rsidRPr="00D64E11" w14:paraId="37CC90DA" w14:textId="77777777" w:rsidTr="00D64E11">
        <w:tc>
          <w:tcPr>
            <w:tcW w:w="903" w:type="pct"/>
          </w:tcPr>
          <w:p w14:paraId="0D20AAEF" w14:textId="77777777" w:rsidR="00200323" w:rsidRPr="00D64E11" w:rsidRDefault="00200323" w:rsidP="00123E23">
            <w:pPr>
              <w:pStyle w:val="Compact"/>
              <w:rPr>
                <w:rFonts w:cs="Times New Roman"/>
                <w:sz w:val="22"/>
                <w:szCs w:val="22"/>
              </w:rPr>
            </w:pPr>
            <w:r w:rsidRPr="00D64E11">
              <w:rPr>
                <w:rFonts w:cs="Times New Roman"/>
                <w:sz w:val="22"/>
                <w:szCs w:val="22"/>
              </w:rPr>
              <w:t>Center slope * feedback * slope covariance</w:t>
            </w:r>
          </w:p>
        </w:tc>
        <w:tc>
          <w:tcPr>
            <w:tcW w:w="486" w:type="pct"/>
          </w:tcPr>
          <w:p w14:paraId="394A3AE9"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660" w:type="pct"/>
          </w:tcPr>
          <w:p w14:paraId="6FC2DD4D"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555" w:type="pct"/>
          </w:tcPr>
          <w:p w14:paraId="21B0B8F4"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13B4245D"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0E3AE59"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39A44667"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E2DAE7D"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98BEB3E"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r>
      <w:tr w:rsidR="00200323" w:rsidRPr="00D64E11" w14:paraId="77CAB6D3" w14:textId="77777777" w:rsidTr="00D64E11">
        <w:tc>
          <w:tcPr>
            <w:tcW w:w="903" w:type="pct"/>
            <w:tcBorders>
              <w:bottom w:val="single" w:sz="4" w:space="0" w:color="auto"/>
            </w:tcBorders>
          </w:tcPr>
          <w:p w14:paraId="3DDDC12E" w14:textId="77777777" w:rsidR="00200323" w:rsidRPr="00D64E11" w:rsidRDefault="00200323" w:rsidP="00123E23">
            <w:pPr>
              <w:pStyle w:val="Compact"/>
              <w:rPr>
                <w:rFonts w:cs="Times New Roman"/>
                <w:sz w:val="22"/>
                <w:szCs w:val="22"/>
              </w:rPr>
            </w:pPr>
            <w:r w:rsidRPr="00D64E11">
              <w:rPr>
                <w:rFonts w:cs="Times New Roman"/>
                <w:sz w:val="22"/>
                <w:szCs w:val="22"/>
              </w:rPr>
              <w:t>Residual</w:t>
            </w:r>
          </w:p>
        </w:tc>
        <w:tc>
          <w:tcPr>
            <w:tcW w:w="486" w:type="pct"/>
            <w:tcBorders>
              <w:bottom w:val="single" w:sz="4" w:space="0" w:color="auto"/>
            </w:tcBorders>
          </w:tcPr>
          <w:p w14:paraId="7F48CE36" w14:textId="77777777" w:rsidR="00200323" w:rsidRPr="00D64E11" w:rsidRDefault="00200323" w:rsidP="00914759">
            <w:pPr>
              <w:pStyle w:val="Compact"/>
              <w:rPr>
                <w:rFonts w:cs="Times New Roman"/>
                <w:sz w:val="22"/>
                <w:szCs w:val="22"/>
              </w:rPr>
            </w:pPr>
            <w:r w:rsidRPr="00D64E11">
              <w:rPr>
                <w:rFonts w:cs="Times New Roman"/>
                <w:sz w:val="22"/>
                <w:szCs w:val="22"/>
              </w:rPr>
              <w:t>0.222</w:t>
            </w:r>
          </w:p>
        </w:tc>
        <w:tc>
          <w:tcPr>
            <w:tcW w:w="660" w:type="pct"/>
            <w:tcBorders>
              <w:bottom w:val="single" w:sz="4" w:space="0" w:color="auto"/>
            </w:tcBorders>
          </w:tcPr>
          <w:p w14:paraId="271BD8EB" w14:textId="77777777" w:rsidR="00200323" w:rsidRPr="00D64E11" w:rsidRDefault="00200323" w:rsidP="00914759">
            <w:pPr>
              <w:pStyle w:val="Compact"/>
              <w:rPr>
                <w:rFonts w:cs="Times New Roman"/>
                <w:sz w:val="22"/>
                <w:szCs w:val="22"/>
              </w:rPr>
            </w:pPr>
            <w:r w:rsidRPr="00D64E11">
              <w:rPr>
                <w:rFonts w:cs="Times New Roman"/>
                <w:sz w:val="22"/>
                <w:szCs w:val="22"/>
              </w:rPr>
              <w:t>0.216</w:t>
            </w:r>
          </w:p>
        </w:tc>
        <w:tc>
          <w:tcPr>
            <w:tcW w:w="555" w:type="pct"/>
            <w:tcBorders>
              <w:bottom w:val="single" w:sz="4" w:space="0" w:color="auto"/>
            </w:tcBorders>
          </w:tcPr>
          <w:p w14:paraId="725D670A" w14:textId="77777777" w:rsidR="00200323" w:rsidRPr="00D64E11" w:rsidRDefault="00200323" w:rsidP="00914759">
            <w:pPr>
              <w:pStyle w:val="Compact"/>
              <w:rPr>
                <w:rFonts w:cs="Times New Roman"/>
                <w:sz w:val="22"/>
                <w:szCs w:val="22"/>
              </w:rPr>
            </w:pPr>
            <w:r w:rsidRPr="00D64E11">
              <w:rPr>
                <w:rFonts w:cs="Times New Roman"/>
                <w:sz w:val="22"/>
                <w:szCs w:val="22"/>
              </w:rPr>
              <w:t>0.16</w:t>
            </w:r>
          </w:p>
        </w:tc>
        <w:tc>
          <w:tcPr>
            <w:tcW w:w="621" w:type="pct"/>
            <w:tcBorders>
              <w:bottom w:val="single" w:sz="4" w:space="0" w:color="auto"/>
            </w:tcBorders>
          </w:tcPr>
          <w:p w14:paraId="0446E944" w14:textId="77777777" w:rsidR="00200323" w:rsidRPr="00D64E11" w:rsidRDefault="00200323" w:rsidP="00914759">
            <w:pPr>
              <w:pStyle w:val="Compact"/>
              <w:rPr>
                <w:rFonts w:cs="Times New Roman"/>
                <w:sz w:val="22"/>
                <w:szCs w:val="22"/>
              </w:rPr>
            </w:pPr>
            <w:r w:rsidRPr="00D64E11">
              <w:rPr>
                <w:rFonts w:cs="Times New Roman"/>
                <w:sz w:val="22"/>
                <w:szCs w:val="22"/>
              </w:rPr>
              <w:t>0.272</w:t>
            </w:r>
          </w:p>
        </w:tc>
        <w:tc>
          <w:tcPr>
            <w:tcW w:w="0" w:type="auto"/>
            <w:tcBorders>
              <w:bottom w:val="single" w:sz="4" w:space="0" w:color="auto"/>
            </w:tcBorders>
          </w:tcPr>
          <w:p w14:paraId="2F6F8848" w14:textId="77777777" w:rsidR="00200323" w:rsidRPr="00D64E11" w:rsidRDefault="00200323" w:rsidP="00914759">
            <w:pPr>
              <w:pStyle w:val="Compact"/>
              <w:rPr>
                <w:rFonts w:cs="Times New Roman"/>
                <w:sz w:val="22"/>
                <w:szCs w:val="22"/>
              </w:rPr>
            </w:pPr>
            <w:r w:rsidRPr="00D64E11">
              <w:rPr>
                <w:rFonts w:cs="Times New Roman"/>
                <w:sz w:val="22"/>
                <w:szCs w:val="22"/>
              </w:rPr>
              <w:t>0.214</w:t>
            </w:r>
          </w:p>
        </w:tc>
        <w:tc>
          <w:tcPr>
            <w:tcW w:w="0" w:type="auto"/>
            <w:tcBorders>
              <w:bottom w:val="single" w:sz="4" w:space="0" w:color="auto"/>
            </w:tcBorders>
          </w:tcPr>
          <w:p w14:paraId="64CBFCEF" w14:textId="77777777" w:rsidR="00200323" w:rsidRPr="00D64E11" w:rsidRDefault="00200323" w:rsidP="00914759">
            <w:pPr>
              <w:pStyle w:val="Compact"/>
              <w:rPr>
                <w:rFonts w:cs="Times New Roman"/>
                <w:sz w:val="22"/>
                <w:szCs w:val="22"/>
              </w:rPr>
            </w:pPr>
            <w:r w:rsidRPr="00D64E11">
              <w:rPr>
                <w:rFonts w:cs="Times New Roman"/>
                <w:sz w:val="22"/>
                <w:szCs w:val="22"/>
              </w:rPr>
              <w:t>0.205</w:t>
            </w:r>
          </w:p>
        </w:tc>
        <w:tc>
          <w:tcPr>
            <w:tcW w:w="0" w:type="auto"/>
            <w:tcBorders>
              <w:bottom w:val="single" w:sz="4" w:space="0" w:color="auto"/>
            </w:tcBorders>
          </w:tcPr>
          <w:p w14:paraId="00B3414F" w14:textId="77777777" w:rsidR="00200323" w:rsidRPr="00D64E11" w:rsidRDefault="00200323" w:rsidP="00914759">
            <w:pPr>
              <w:pStyle w:val="Compact"/>
              <w:rPr>
                <w:rFonts w:cs="Times New Roman"/>
                <w:sz w:val="22"/>
                <w:szCs w:val="22"/>
              </w:rPr>
            </w:pPr>
            <w:r w:rsidRPr="00D64E11">
              <w:rPr>
                <w:rFonts w:cs="Times New Roman"/>
                <w:sz w:val="22"/>
                <w:szCs w:val="22"/>
              </w:rPr>
              <w:t>0.201</w:t>
            </w:r>
          </w:p>
        </w:tc>
        <w:tc>
          <w:tcPr>
            <w:tcW w:w="0" w:type="auto"/>
            <w:tcBorders>
              <w:bottom w:val="single" w:sz="4" w:space="0" w:color="auto"/>
            </w:tcBorders>
          </w:tcPr>
          <w:p w14:paraId="77DD1710" w14:textId="77777777" w:rsidR="00200323" w:rsidRPr="00D64E11" w:rsidRDefault="00200323" w:rsidP="00914759">
            <w:pPr>
              <w:pStyle w:val="Compact"/>
              <w:rPr>
                <w:rFonts w:cs="Times New Roman"/>
                <w:sz w:val="22"/>
                <w:szCs w:val="22"/>
              </w:rPr>
            </w:pPr>
            <w:r w:rsidRPr="00D64E11">
              <w:rPr>
                <w:rFonts w:cs="Times New Roman"/>
                <w:sz w:val="22"/>
                <w:szCs w:val="22"/>
              </w:rPr>
              <w:t>0.174</w:t>
            </w:r>
          </w:p>
        </w:tc>
      </w:tr>
      <w:tr w:rsidR="00914759" w:rsidRPr="00D64E11" w14:paraId="596CD0E7" w14:textId="77777777" w:rsidTr="00D64E11">
        <w:tc>
          <w:tcPr>
            <w:tcW w:w="903" w:type="pct"/>
            <w:tcBorders>
              <w:top w:val="single" w:sz="4" w:space="0" w:color="auto"/>
              <w:bottom w:val="single" w:sz="4" w:space="0" w:color="auto"/>
            </w:tcBorders>
          </w:tcPr>
          <w:p w14:paraId="66633EC0" w14:textId="77777777" w:rsidR="00914759" w:rsidRPr="00D64E11" w:rsidRDefault="00914759" w:rsidP="00943718">
            <w:pPr>
              <w:pStyle w:val="Compact"/>
              <w:rPr>
                <w:rFonts w:cs="Times New Roman"/>
                <w:sz w:val="22"/>
                <w:szCs w:val="22"/>
              </w:rPr>
            </w:pPr>
            <w:r w:rsidRPr="00D64E11">
              <w:rPr>
                <w:rFonts w:cs="Times New Roman"/>
                <w:sz w:val="22"/>
                <w:szCs w:val="22"/>
              </w:rPr>
              <w:t>LRT for random effect of feedback</w:t>
            </w:r>
          </w:p>
        </w:tc>
        <w:tc>
          <w:tcPr>
            <w:tcW w:w="486" w:type="pct"/>
            <w:tcBorders>
              <w:top w:val="single" w:sz="4" w:space="0" w:color="auto"/>
              <w:bottom w:val="single" w:sz="4" w:space="0" w:color="auto"/>
            </w:tcBorders>
          </w:tcPr>
          <w:p w14:paraId="086B3806" w14:textId="77777777" w:rsidR="00914759" w:rsidRPr="00D64E11" w:rsidRDefault="00914759" w:rsidP="00914759">
            <w:pPr>
              <w:pStyle w:val="Compact"/>
              <w:rPr>
                <w:rFonts w:cs="Times New Roman"/>
                <w:sz w:val="22"/>
                <w:szCs w:val="22"/>
              </w:rPr>
            </w:pPr>
            <w:r w:rsidRPr="00D64E11">
              <w:rPr>
                <w:rFonts w:cs="Times New Roman"/>
                <w:sz w:val="22"/>
                <w:szCs w:val="22"/>
              </w:rPr>
              <w:t>25.73**</w:t>
            </w:r>
          </w:p>
        </w:tc>
        <w:tc>
          <w:tcPr>
            <w:tcW w:w="660" w:type="pct"/>
            <w:tcBorders>
              <w:top w:val="single" w:sz="4" w:space="0" w:color="auto"/>
              <w:bottom w:val="single" w:sz="4" w:space="0" w:color="auto"/>
            </w:tcBorders>
          </w:tcPr>
          <w:p w14:paraId="145103B7" w14:textId="77777777" w:rsidR="00914759" w:rsidRPr="00D64E11" w:rsidRDefault="00914759" w:rsidP="00914759">
            <w:pPr>
              <w:pStyle w:val="Compact"/>
              <w:rPr>
                <w:rFonts w:cs="Times New Roman"/>
                <w:sz w:val="22"/>
                <w:szCs w:val="22"/>
              </w:rPr>
            </w:pPr>
            <w:r w:rsidRPr="00D64E11">
              <w:rPr>
                <w:rFonts w:cs="Times New Roman"/>
                <w:sz w:val="22"/>
                <w:szCs w:val="22"/>
              </w:rPr>
              <w:t>38.41**</w:t>
            </w:r>
          </w:p>
        </w:tc>
        <w:tc>
          <w:tcPr>
            <w:tcW w:w="555" w:type="pct"/>
            <w:tcBorders>
              <w:top w:val="single" w:sz="4" w:space="0" w:color="auto"/>
              <w:bottom w:val="single" w:sz="4" w:space="0" w:color="auto"/>
            </w:tcBorders>
          </w:tcPr>
          <w:p w14:paraId="03084C8A" w14:textId="77777777" w:rsidR="00914759" w:rsidRPr="00D64E11" w:rsidRDefault="00914759" w:rsidP="00914759">
            <w:pPr>
              <w:pStyle w:val="Compact"/>
              <w:rPr>
                <w:rFonts w:cs="Times New Roman"/>
                <w:sz w:val="22"/>
                <w:szCs w:val="22"/>
              </w:rPr>
            </w:pPr>
            <w:r w:rsidRPr="00D64E11">
              <w:rPr>
                <w:rFonts w:cs="Times New Roman"/>
                <w:sz w:val="22"/>
                <w:szCs w:val="22"/>
              </w:rPr>
              <w:t>31.88**</w:t>
            </w:r>
          </w:p>
        </w:tc>
        <w:tc>
          <w:tcPr>
            <w:tcW w:w="621" w:type="pct"/>
            <w:tcBorders>
              <w:top w:val="single" w:sz="4" w:space="0" w:color="auto"/>
              <w:bottom w:val="single" w:sz="4" w:space="0" w:color="auto"/>
            </w:tcBorders>
          </w:tcPr>
          <w:p w14:paraId="706D016D" w14:textId="77777777" w:rsidR="00914759" w:rsidRPr="00D64E11" w:rsidRDefault="00914759" w:rsidP="00914759">
            <w:pPr>
              <w:pStyle w:val="Compact"/>
              <w:rPr>
                <w:rFonts w:cs="Times New Roman"/>
                <w:sz w:val="22"/>
                <w:szCs w:val="22"/>
              </w:rPr>
            </w:pPr>
            <w:r w:rsidRPr="00D64E11">
              <w:rPr>
                <w:rFonts w:cs="Times New Roman"/>
                <w:sz w:val="22"/>
                <w:szCs w:val="22"/>
              </w:rPr>
              <w:t>6.82</w:t>
            </w:r>
          </w:p>
        </w:tc>
        <w:tc>
          <w:tcPr>
            <w:tcW w:w="0" w:type="auto"/>
            <w:tcBorders>
              <w:top w:val="single" w:sz="4" w:space="0" w:color="auto"/>
              <w:bottom w:val="single" w:sz="4" w:space="0" w:color="auto"/>
            </w:tcBorders>
          </w:tcPr>
          <w:p w14:paraId="20DCB4C1" w14:textId="77777777" w:rsidR="00914759" w:rsidRPr="00D64E11" w:rsidRDefault="00914759" w:rsidP="00914759">
            <w:pPr>
              <w:pStyle w:val="Compact"/>
              <w:rPr>
                <w:rFonts w:cs="Times New Roman"/>
                <w:sz w:val="22"/>
                <w:szCs w:val="22"/>
              </w:rPr>
            </w:pPr>
            <w:r w:rsidRPr="00D64E11">
              <w:rPr>
                <w:rFonts w:cs="Times New Roman"/>
                <w:sz w:val="22"/>
                <w:szCs w:val="22"/>
              </w:rPr>
              <w:t>8.07</w:t>
            </w:r>
          </w:p>
        </w:tc>
        <w:tc>
          <w:tcPr>
            <w:tcW w:w="0" w:type="auto"/>
            <w:tcBorders>
              <w:top w:val="single" w:sz="4" w:space="0" w:color="auto"/>
              <w:bottom w:val="single" w:sz="4" w:space="0" w:color="auto"/>
            </w:tcBorders>
          </w:tcPr>
          <w:p w14:paraId="4E0F07C9" w14:textId="77777777" w:rsidR="00914759" w:rsidRPr="00D64E11" w:rsidRDefault="00914759" w:rsidP="00914759">
            <w:pPr>
              <w:pStyle w:val="Compact"/>
              <w:rPr>
                <w:rFonts w:cs="Times New Roman"/>
                <w:sz w:val="22"/>
                <w:szCs w:val="22"/>
              </w:rPr>
            </w:pPr>
            <w:r w:rsidRPr="00D64E11">
              <w:rPr>
                <w:rFonts w:cs="Times New Roman"/>
                <w:sz w:val="22"/>
                <w:szCs w:val="22"/>
              </w:rPr>
              <w:t>39.19**</w:t>
            </w:r>
          </w:p>
        </w:tc>
        <w:tc>
          <w:tcPr>
            <w:tcW w:w="0" w:type="auto"/>
            <w:tcBorders>
              <w:top w:val="single" w:sz="4" w:space="0" w:color="auto"/>
              <w:bottom w:val="single" w:sz="4" w:space="0" w:color="auto"/>
            </w:tcBorders>
          </w:tcPr>
          <w:p w14:paraId="31AA8249" w14:textId="77777777" w:rsidR="00914759" w:rsidRPr="00D64E11" w:rsidRDefault="00914759" w:rsidP="00914759">
            <w:pPr>
              <w:pStyle w:val="Compact"/>
              <w:rPr>
                <w:rFonts w:cs="Times New Roman"/>
                <w:sz w:val="22"/>
                <w:szCs w:val="22"/>
              </w:rPr>
            </w:pPr>
            <w:r w:rsidRPr="00D64E11">
              <w:rPr>
                <w:rFonts w:cs="Times New Roman"/>
                <w:sz w:val="22"/>
                <w:szCs w:val="22"/>
              </w:rPr>
              <w:t>43.71**</w:t>
            </w:r>
          </w:p>
        </w:tc>
        <w:tc>
          <w:tcPr>
            <w:tcW w:w="0" w:type="auto"/>
            <w:tcBorders>
              <w:top w:val="single" w:sz="4" w:space="0" w:color="auto"/>
              <w:bottom w:val="single" w:sz="4" w:space="0" w:color="auto"/>
            </w:tcBorders>
          </w:tcPr>
          <w:p w14:paraId="7555034E" w14:textId="77777777" w:rsidR="00914759" w:rsidRPr="00D64E11" w:rsidRDefault="00914759" w:rsidP="00914759">
            <w:pPr>
              <w:pStyle w:val="Compact"/>
              <w:rPr>
                <w:rFonts w:cs="Times New Roman"/>
                <w:sz w:val="22"/>
                <w:szCs w:val="22"/>
              </w:rPr>
            </w:pPr>
            <w:r w:rsidRPr="00D64E11">
              <w:rPr>
                <w:rFonts w:cs="Times New Roman"/>
                <w:sz w:val="22"/>
                <w:szCs w:val="22"/>
              </w:rPr>
              <w:t>48.35**</w:t>
            </w:r>
          </w:p>
        </w:tc>
      </w:tr>
      <w:tr w:rsidR="00200323" w:rsidRPr="00D64E11" w14:paraId="761BAB11" w14:textId="77777777" w:rsidTr="00D64E11">
        <w:tc>
          <w:tcPr>
            <w:tcW w:w="903" w:type="pct"/>
            <w:tcBorders>
              <w:top w:val="single" w:sz="4" w:space="0" w:color="auto"/>
            </w:tcBorders>
          </w:tcPr>
          <w:p w14:paraId="36D4A554" w14:textId="77777777" w:rsidR="00200323" w:rsidRPr="00D64E11" w:rsidRDefault="00200323" w:rsidP="00123E23">
            <w:pPr>
              <w:pStyle w:val="Compact"/>
              <w:rPr>
                <w:rFonts w:cs="Times New Roman"/>
                <w:sz w:val="22"/>
                <w:szCs w:val="22"/>
              </w:rPr>
            </w:pPr>
            <w:r w:rsidRPr="00D64E11">
              <w:rPr>
                <w:rFonts w:cs="Times New Roman"/>
                <w:sz w:val="22"/>
                <w:szCs w:val="22"/>
              </w:rPr>
              <w:t>Center slope ICC</w:t>
            </w:r>
          </w:p>
        </w:tc>
        <w:tc>
          <w:tcPr>
            <w:tcW w:w="486" w:type="pct"/>
            <w:tcBorders>
              <w:top w:val="single" w:sz="4" w:space="0" w:color="auto"/>
            </w:tcBorders>
          </w:tcPr>
          <w:p w14:paraId="16D757EB" w14:textId="77777777" w:rsidR="00200323" w:rsidRPr="00D64E11" w:rsidRDefault="00200323" w:rsidP="00914759">
            <w:pPr>
              <w:pStyle w:val="Compact"/>
              <w:rPr>
                <w:rFonts w:cs="Times New Roman"/>
                <w:sz w:val="22"/>
                <w:szCs w:val="22"/>
              </w:rPr>
            </w:pPr>
            <w:r w:rsidRPr="00D64E11">
              <w:rPr>
                <w:rFonts w:cs="Times New Roman"/>
                <w:sz w:val="22"/>
                <w:szCs w:val="22"/>
              </w:rPr>
              <w:t>5.2%</w:t>
            </w:r>
          </w:p>
        </w:tc>
        <w:tc>
          <w:tcPr>
            <w:tcW w:w="660" w:type="pct"/>
            <w:tcBorders>
              <w:top w:val="single" w:sz="4" w:space="0" w:color="auto"/>
            </w:tcBorders>
          </w:tcPr>
          <w:p w14:paraId="5E548206" w14:textId="77777777" w:rsidR="00200323" w:rsidRPr="00D64E11" w:rsidRDefault="00200323" w:rsidP="00914759">
            <w:pPr>
              <w:pStyle w:val="Compact"/>
              <w:rPr>
                <w:rFonts w:cs="Times New Roman"/>
                <w:sz w:val="22"/>
                <w:szCs w:val="22"/>
              </w:rPr>
            </w:pPr>
            <w:r w:rsidRPr="00D64E11">
              <w:rPr>
                <w:rFonts w:cs="Times New Roman"/>
                <w:sz w:val="22"/>
                <w:szCs w:val="22"/>
              </w:rPr>
              <w:t>5.4%</w:t>
            </w:r>
          </w:p>
        </w:tc>
        <w:tc>
          <w:tcPr>
            <w:tcW w:w="555" w:type="pct"/>
            <w:tcBorders>
              <w:top w:val="single" w:sz="4" w:space="0" w:color="auto"/>
            </w:tcBorders>
          </w:tcPr>
          <w:p w14:paraId="6B0D0E19" w14:textId="77777777" w:rsidR="00200323" w:rsidRPr="00D64E11" w:rsidRDefault="00200323" w:rsidP="00914759">
            <w:pPr>
              <w:pStyle w:val="Compact"/>
              <w:rPr>
                <w:rFonts w:cs="Times New Roman"/>
                <w:sz w:val="22"/>
                <w:szCs w:val="22"/>
              </w:rPr>
            </w:pPr>
            <w:r w:rsidRPr="00D64E11">
              <w:rPr>
                <w:rFonts w:cs="Times New Roman"/>
                <w:sz w:val="22"/>
                <w:szCs w:val="22"/>
              </w:rPr>
              <w:t>3.8%</w:t>
            </w:r>
          </w:p>
        </w:tc>
        <w:tc>
          <w:tcPr>
            <w:tcW w:w="621" w:type="pct"/>
            <w:tcBorders>
              <w:top w:val="single" w:sz="4" w:space="0" w:color="auto"/>
            </w:tcBorders>
          </w:tcPr>
          <w:p w14:paraId="6EE2C0D4" w14:textId="77777777" w:rsidR="00200323" w:rsidRPr="00D64E11" w:rsidRDefault="00200323" w:rsidP="00914759">
            <w:pPr>
              <w:pStyle w:val="Compact"/>
              <w:rPr>
                <w:rFonts w:cs="Times New Roman"/>
                <w:sz w:val="22"/>
                <w:szCs w:val="22"/>
              </w:rPr>
            </w:pPr>
            <w:r w:rsidRPr="00D64E11">
              <w:rPr>
                <w:rFonts w:cs="Times New Roman"/>
                <w:sz w:val="22"/>
                <w:szCs w:val="22"/>
              </w:rPr>
              <w:t>2.9%</w:t>
            </w:r>
          </w:p>
        </w:tc>
        <w:tc>
          <w:tcPr>
            <w:tcW w:w="0" w:type="auto"/>
            <w:tcBorders>
              <w:top w:val="single" w:sz="4" w:space="0" w:color="auto"/>
            </w:tcBorders>
          </w:tcPr>
          <w:p w14:paraId="0C0C66A7" w14:textId="77777777" w:rsidR="00200323" w:rsidRPr="00D64E11" w:rsidRDefault="00200323" w:rsidP="00914759">
            <w:pPr>
              <w:pStyle w:val="Compact"/>
              <w:rPr>
                <w:rFonts w:cs="Times New Roman"/>
                <w:sz w:val="22"/>
                <w:szCs w:val="22"/>
              </w:rPr>
            </w:pPr>
            <w:r w:rsidRPr="00D64E11">
              <w:rPr>
                <w:rFonts w:cs="Times New Roman"/>
                <w:sz w:val="22"/>
                <w:szCs w:val="22"/>
              </w:rPr>
              <w:t>2.2%</w:t>
            </w:r>
          </w:p>
        </w:tc>
        <w:tc>
          <w:tcPr>
            <w:tcW w:w="0" w:type="auto"/>
            <w:tcBorders>
              <w:top w:val="single" w:sz="4" w:space="0" w:color="auto"/>
            </w:tcBorders>
          </w:tcPr>
          <w:p w14:paraId="52CABBDB" w14:textId="77777777" w:rsidR="00200323" w:rsidRPr="00D64E11" w:rsidRDefault="00200323" w:rsidP="00914759">
            <w:pPr>
              <w:pStyle w:val="Compact"/>
              <w:rPr>
                <w:rFonts w:cs="Times New Roman"/>
                <w:sz w:val="22"/>
                <w:szCs w:val="22"/>
              </w:rPr>
            </w:pPr>
            <w:r w:rsidRPr="00D64E11">
              <w:rPr>
                <w:rFonts w:cs="Times New Roman"/>
                <w:sz w:val="22"/>
                <w:szCs w:val="22"/>
              </w:rPr>
              <w:t>4.4%</w:t>
            </w:r>
          </w:p>
        </w:tc>
        <w:tc>
          <w:tcPr>
            <w:tcW w:w="0" w:type="auto"/>
            <w:tcBorders>
              <w:top w:val="single" w:sz="4" w:space="0" w:color="auto"/>
            </w:tcBorders>
          </w:tcPr>
          <w:p w14:paraId="46959A53" w14:textId="77777777" w:rsidR="00200323" w:rsidRPr="00D64E11" w:rsidRDefault="00200323" w:rsidP="00914759">
            <w:pPr>
              <w:pStyle w:val="Compact"/>
              <w:rPr>
                <w:rFonts w:cs="Times New Roman"/>
                <w:sz w:val="22"/>
                <w:szCs w:val="22"/>
              </w:rPr>
            </w:pPr>
            <w:r w:rsidRPr="00D64E11">
              <w:rPr>
                <w:rFonts w:cs="Times New Roman"/>
                <w:sz w:val="22"/>
                <w:szCs w:val="22"/>
              </w:rPr>
              <w:t>2.4%</w:t>
            </w:r>
          </w:p>
        </w:tc>
        <w:tc>
          <w:tcPr>
            <w:tcW w:w="0" w:type="auto"/>
            <w:tcBorders>
              <w:top w:val="single" w:sz="4" w:space="0" w:color="auto"/>
            </w:tcBorders>
          </w:tcPr>
          <w:p w14:paraId="744E2CDA" w14:textId="77777777" w:rsidR="00200323" w:rsidRPr="00D64E11" w:rsidRDefault="00200323" w:rsidP="00914759">
            <w:pPr>
              <w:pStyle w:val="Compact"/>
              <w:rPr>
                <w:rFonts w:cs="Times New Roman"/>
                <w:sz w:val="22"/>
                <w:szCs w:val="22"/>
              </w:rPr>
            </w:pPr>
            <w:r w:rsidRPr="00D64E11">
              <w:rPr>
                <w:rFonts w:cs="Times New Roman"/>
                <w:sz w:val="22"/>
                <w:szCs w:val="22"/>
              </w:rPr>
              <w:t>7.1%</w:t>
            </w:r>
          </w:p>
        </w:tc>
      </w:tr>
      <w:tr w:rsidR="00200323" w:rsidRPr="00D64E11" w14:paraId="6BCB3514" w14:textId="77777777" w:rsidTr="00D64E11">
        <w:tc>
          <w:tcPr>
            <w:tcW w:w="903" w:type="pct"/>
          </w:tcPr>
          <w:p w14:paraId="1E7E9F64" w14:textId="77777777" w:rsidR="00200323" w:rsidRPr="00D64E11" w:rsidRDefault="00200323" w:rsidP="00123E23">
            <w:pPr>
              <w:pStyle w:val="Compact"/>
              <w:rPr>
                <w:rFonts w:cs="Times New Roman"/>
                <w:sz w:val="22"/>
                <w:szCs w:val="22"/>
              </w:rPr>
            </w:pPr>
            <w:r w:rsidRPr="00D64E11">
              <w:rPr>
                <w:rFonts w:cs="Times New Roman"/>
                <w:sz w:val="22"/>
                <w:szCs w:val="22"/>
              </w:rPr>
              <w:t>Feedback slope ICC</w:t>
            </w:r>
          </w:p>
        </w:tc>
        <w:tc>
          <w:tcPr>
            <w:tcW w:w="486" w:type="pct"/>
          </w:tcPr>
          <w:p w14:paraId="7AB58EAD"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660" w:type="pct"/>
          </w:tcPr>
          <w:p w14:paraId="222F6A67" w14:textId="77777777" w:rsidR="00200323" w:rsidRPr="00D64E11" w:rsidRDefault="00200323" w:rsidP="00914759">
            <w:pPr>
              <w:pStyle w:val="Compact"/>
              <w:rPr>
                <w:rFonts w:cs="Times New Roman"/>
                <w:sz w:val="22"/>
                <w:szCs w:val="22"/>
              </w:rPr>
            </w:pPr>
            <w:r w:rsidRPr="00D64E11">
              <w:rPr>
                <w:rFonts w:cs="Times New Roman"/>
                <w:sz w:val="22"/>
                <w:szCs w:val="22"/>
              </w:rPr>
              <w:t>0.4%</w:t>
            </w:r>
          </w:p>
        </w:tc>
        <w:tc>
          <w:tcPr>
            <w:tcW w:w="555" w:type="pct"/>
          </w:tcPr>
          <w:p w14:paraId="1011A619" w14:textId="77777777" w:rsidR="00200323" w:rsidRPr="00D64E11" w:rsidRDefault="00200323" w:rsidP="00914759">
            <w:pPr>
              <w:pStyle w:val="Compact"/>
              <w:rPr>
                <w:rFonts w:cs="Times New Roman"/>
                <w:sz w:val="22"/>
                <w:szCs w:val="22"/>
              </w:rPr>
            </w:pPr>
            <w:r w:rsidRPr="00D64E11">
              <w:rPr>
                <w:rFonts w:cs="Times New Roman"/>
                <w:sz w:val="22"/>
                <w:szCs w:val="22"/>
              </w:rPr>
              <w:t>0.4%</w:t>
            </w:r>
          </w:p>
        </w:tc>
        <w:tc>
          <w:tcPr>
            <w:tcW w:w="621" w:type="pct"/>
          </w:tcPr>
          <w:p w14:paraId="101DB4CC" w14:textId="77777777" w:rsidR="00200323" w:rsidRPr="00D64E11" w:rsidRDefault="00200323" w:rsidP="00914759">
            <w:pPr>
              <w:pStyle w:val="Compact"/>
              <w:rPr>
                <w:rFonts w:cs="Times New Roman"/>
                <w:sz w:val="22"/>
                <w:szCs w:val="22"/>
              </w:rPr>
            </w:pPr>
            <w:r w:rsidRPr="00D64E11">
              <w:rPr>
                <w:rFonts w:cs="Times New Roman"/>
                <w:sz w:val="22"/>
                <w:szCs w:val="22"/>
              </w:rPr>
              <w:t>0.1%</w:t>
            </w:r>
          </w:p>
        </w:tc>
        <w:tc>
          <w:tcPr>
            <w:tcW w:w="0" w:type="auto"/>
          </w:tcPr>
          <w:p w14:paraId="5EADB3EC" w14:textId="77777777" w:rsidR="00200323" w:rsidRPr="00D64E11" w:rsidRDefault="00200323" w:rsidP="00914759">
            <w:pPr>
              <w:pStyle w:val="Compact"/>
              <w:rPr>
                <w:rFonts w:cs="Times New Roman"/>
                <w:sz w:val="22"/>
                <w:szCs w:val="22"/>
              </w:rPr>
            </w:pPr>
            <w:r w:rsidRPr="00D64E11">
              <w:rPr>
                <w:rFonts w:cs="Times New Roman"/>
                <w:sz w:val="22"/>
                <w:szCs w:val="22"/>
              </w:rPr>
              <w:t>0.2%</w:t>
            </w:r>
          </w:p>
        </w:tc>
        <w:tc>
          <w:tcPr>
            <w:tcW w:w="0" w:type="auto"/>
          </w:tcPr>
          <w:p w14:paraId="48DC5F51"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0" w:type="auto"/>
          </w:tcPr>
          <w:p w14:paraId="4941868F"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0" w:type="auto"/>
          </w:tcPr>
          <w:p w14:paraId="71D3F782" w14:textId="77777777" w:rsidR="00200323" w:rsidRPr="00D64E11" w:rsidRDefault="00200323" w:rsidP="00914759">
            <w:pPr>
              <w:pStyle w:val="Compact"/>
              <w:rPr>
                <w:rFonts w:cs="Times New Roman"/>
                <w:sz w:val="22"/>
                <w:szCs w:val="22"/>
              </w:rPr>
            </w:pPr>
            <w:r w:rsidRPr="00D64E11">
              <w:rPr>
                <w:rFonts w:cs="Times New Roman"/>
                <w:sz w:val="22"/>
                <w:szCs w:val="22"/>
              </w:rPr>
              <w:t>0.5%</w:t>
            </w:r>
          </w:p>
        </w:tc>
      </w:tr>
      <w:tr w:rsidR="00200323" w:rsidRPr="00D64E11" w14:paraId="3E2764A2" w14:textId="77777777" w:rsidTr="00D64E11">
        <w:tc>
          <w:tcPr>
            <w:tcW w:w="903" w:type="pct"/>
            <w:tcBorders>
              <w:bottom w:val="single" w:sz="4" w:space="0" w:color="auto"/>
            </w:tcBorders>
          </w:tcPr>
          <w:p w14:paraId="6DC02E08" w14:textId="77777777" w:rsidR="00200323" w:rsidRPr="00D64E11" w:rsidRDefault="00200323" w:rsidP="00123E23">
            <w:pPr>
              <w:pStyle w:val="Compact"/>
              <w:rPr>
                <w:rFonts w:cs="Times New Roman"/>
                <w:sz w:val="22"/>
                <w:szCs w:val="22"/>
              </w:rPr>
            </w:pPr>
            <w:r w:rsidRPr="00D64E11">
              <w:rPr>
                <w:rFonts w:cs="Times New Roman"/>
                <w:sz w:val="22"/>
                <w:szCs w:val="22"/>
              </w:rPr>
              <w:t>Client slope ICC</w:t>
            </w:r>
          </w:p>
        </w:tc>
        <w:tc>
          <w:tcPr>
            <w:tcW w:w="486" w:type="pct"/>
            <w:tcBorders>
              <w:bottom w:val="single" w:sz="4" w:space="0" w:color="auto"/>
            </w:tcBorders>
          </w:tcPr>
          <w:p w14:paraId="00B2ED29" w14:textId="77777777" w:rsidR="00200323" w:rsidRPr="00D64E11" w:rsidRDefault="00200323" w:rsidP="00914759">
            <w:pPr>
              <w:pStyle w:val="Compact"/>
              <w:rPr>
                <w:rFonts w:cs="Times New Roman"/>
                <w:sz w:val="22"/>
                <w:szCs w:val="22"/>
              </w:rPr>
            </w:pPr>
            <w:r w:rsidRPr="00D64E11">
              <w:rPr>
                <w:rFonts w:cs="Times New Roman"/>
                <w:sz w:val="22"/>
                <w:szCs w:val="22"/>
              </w:rPr>
              <w:t>94.5%</w:t>
            </w:r>
          </w:p>
        </w:tc>
        <w:tc>
          <w:tcPr>
            <w:tcW w:w="660" w:type="pct"/>
            <w:tcBorders>
              <w:bottom w:val="single" w:sz="4" w:space="0" w:color="auto"/>
            </w:tcBorders>
          </w:tcPr>
          <w:p w14:paraId="6B40E1EF" w14:textId="77777777" w:rsidR="00200323" w:rsidRPr="00D64E11" w:rsidRDefault="00200323" w:rsidP="00914759">
            <w:pPr>
              <w:pStyle w:val="Compact"/>
              <w:rPr>
                <w:rFonts w:cs="Times New Roman"/>
                <w:sz w:val="22"/>
                <w:szCs w:val="22"/>
              </w:rPr>
            </w:pPr>
            <w:r w:rsidRPr="00D64E11">
              <w:rPr>
                <w:rFonts w:cs="Times New Roman"/>
                <w:sz w:val="22"/>
                <w:szCs w:val="22"/>
              </w:rPr>
              <w:t>94.3%</w:t>
            </w:r>
          </w:p>
        </w:tc>
        <w:tc>
          <w:tcPr>
            <w:tcW w:w="555" w:type="pct"/>
            <w:tcBorders>
              <w:bottom w:val="single" w:sz="4" w:space="0" w:color="auto"/>
            </w:tcBorders>
          </w:tcPr>
          <w:p w14:paraId="332875D4" w14:textId="77777777" w:rsidR="00200323" w:rsidRPr="00D64E11" w:rsidRDefault="00200323" w:rsidP="00914759">
            <w:pPr>
              <w:pStyle w:val="Compact"/>
              <w:rPr>
                <w:rFonts w:cs="Times New Roman"/>
                <w:sz w:val="22"/>
                <w:szCs w:val="22"/>
              </w:rPr>
            </w:pPr>
            <w:r w:rsidRPr="00D64E11">
              <w:rPr>
                <w:rFonts w:cs="Times New Roman"/>
                <w:sz w:val="22"/>
                <w:szCs w:val="22"/>
              </w:rPr>
              <w:t>95.8%</w:t>
            </w:r>
          </w:p>
        </w:tc>
        <w:tc>
          <w:tcPr>
            <w:tcW w:w="621" w:type="pct"/>
            <w:tcBorders>
              <w:bottom w:val="single" w:sz="4" w:space="0" w:color="auto"/>
            </w:tcBorders>
          </w:tcPr>
          <w:p w14:paraId="323D0987" w14:textId="77777777" w:rsidR="00200323" w:rsidRPr="00D64E11" w:rsidRDefault="00200323" w:rsidP="00914759">
            <w:pPr>
              <w:pStyle w:val="Compact"/>
              <w:rPr>
                <w:rFonts w:cs="Times New Roman"/>
                <w:sz w:val="22"/>
                <w:szCs w:val="22"/>
              </w:rPr>
            </w:pPr>
            <w:r w:rsidRPr="00D64E11">
              <w:rPr>
                <w:rFonts w:cs="Times New Roman"/>
                <w:sz w:val="22"/>
                <w:szCs w:val="22"/>
              </w:rPr>
              <w:t>97.0%</w:t>
            </w:r>
          </w:p>
        </w:tc>
        <w:tc>
          <w:tcPr>
            <w:tcW w:w="0" w:type="auto"/>
            <w:tcBorders>
              <w:bottom w:val="single" w:sz="4" w:space="0" w:color="auto"/>
            </w:tcBorders>
          </w:tcPr>
          <w:p w14:paraId="6AA34CC4" w14:textId="77777777" w:rsidR="00200323" w:rsidRPr="00D64E11" w:rsidRDefault="00200323" w:rsidP="00914759">
            <w:pPr>
              <w:pStyle w:val="Compact"/>
              <w:rPr>
                <w:rFonts w:cs="Times New Roman"/>
                <w:sz w:val="22"/>
                <w:szCs w:val="22"/>
              </w:rPr>
            </w:pPr>
            <w:r w:rsidRPr="00D64E11">
              <w:rPr>
                <w:rFonts w:cs="Times New Roman"/>
                <w:sz w:val="22"/>
                <w:szCs w:val="22"/>
              </w:rPr>
              <w:t>97.7%</w:t>
            </w:r>
          </w:p>
        </w:tc>
        <w:tc>
          <w:tcPr>
            <w:tcW w:w="0" w:type="auto"/>
            <w:tcBorders>
              <w:bottom w:val="single" w:sz="4" w:space="0" w:color="auto"/>
            </w:tcBorders>
          </w:tcPr>
          <w:p w14:paraId="15C4FB69" w14:textId="77777777" w:rsidR="00200323" w:rsidRPr="00D64E11" w:rsidRDefault="00200323" w:rsidP="00914759">
            <w:pPr>
              <w:pStyle w:val="Compact"/>
              <w:rPr>
                <w:rFonts w:cs="Times New Roman"/>
                <w:sz w:val="22"/>
                <w:szCs w:val="22"/>
              </w:rPr>
            </w:pPr>
            <w:r w:rsidRPr="00D64E11">
              <w:rPr>
                <w:rFonts w:cs="Times New Roman"/>
                <w:sz w:val="22"/>
                <w:szCs w:val="22"/>
              </w:rPr>
              <w:t>95.3%</w:t>
            </w:r>
          </w:p>
        </w:tc>
        <w:tc>
          <w:tcPr>
            <w:tcW w:w="0" w:type="auto"/>
            <w:tcBorders>
              <w:bottom w:val="single" w:sz="4" w:space="0" w:color="auto"/>
            </w:tcBorders>
          </w:tcPr>
          <w:p w14:paraId="40ED9674" w14:textId="77777777" w:rsidR="00200323" w:rsidRPr="00D64E11" w:rsidRDefault="00200323" w:rsidP="00914759">
            <w:pPr>
              <w:pStyle w:val="Compact"/>
              <w:rPr>
                <w:rFonts w:cs="Times New Roman"/>
                <w:sz w:val="22"/>
                <w:szCs w:val="22"/>
              </w:rPr>
            </w:pPr>
            <w:r w:rsidRPr="00D64E11">
              <w:rPr>
                <w:rFonts w:cs="Times New Roman"/>
                <w:sz w:val="22"/>
                <w:szCs w:val="22"/>
              </w:rPr>
              <w:t>97.4%</w:t>
            </w:r>
          </w:p>
        </w:tc>
        <w:tc>
          <w:tcPr>
            <w:tcW w:w="0" w:type="auto"/>
            <w:tcBorders>
              <w:bottom w:val="single" w:sz="4" w:space="0" w:color="auto"/>
            </w:tcBorders>
          </w:tcPr>
          <w:p w14:paraId="75B1B987" w14:textId="77777777" w:rsidR="00200323" w:rsidRPr="00D64E11" w:rsidRDefault="00200323" w:rsidP="00914759">
            <w:pPr>
              <w:pStyle w:val="Compact"/>
              <w:rPr>
                <w:rFonts w:cs="Times New Roman"/>
                <w:sz w:val="22"/>
                <w:szCs w:val="22"/>
              </w:rPr>
            </w:pPr>
            <w:r w:rsidRPr="00D64E11">
              <w:rPr>
                <w:rFonts w:cs="Times New Roman"/>
                <w:sz w:val="22"/>
                <w:szCs w:val="22"/>
              </w:rPr>
              <w:t>92.4%</w:t>
            </w:r>
          </w:p>
        </w:tc>
      </w:tr>
      <w:tr w:rsidR="00943718" w:rsidRPr="00D64E11" w14:paraId="2BD8E8D3" w14:textId="77777777" w:rsidTr="00B43FD2">
        <w:tc>
          <w:tcPr>
            <w:tcW w:w="0" w:type="auto"/>
            <w:gridSpan w:val="9"/>
            <w:tcBorders>
              <w:top w:val="single" w:sz="4" w:space="0" w:color="auto"/>
            </w:tcBorders>
          </w:tcPr>
          <w:p w14:paraId="4FF602DE" w14:textId="3552A5EE" w:rsidR="00943718" w:rsidRPr="00D64E11" w:rsidRDefault="00B43FD2" w:rsidP="00914759">
            <w:pPr>
              <w:pStyle w:val="Compact"/>
              <w:rPr>
                <w:rFonts w:cs="Times New Roman"/>
                <w:sz w:val="22"/>
                <w:szCs w:val="22"/>
              </w:rPr>
            </w:pPr>
            <w:r w:rsidRPr="00D64E11">
              <w:rPr>
                <w:rFonts w:cs="Times New Roman"/>
                <w:i/>
                <w:sz w:val="22"/>
                <w:szCs w:val="22"/>
              </w:rPr>
              <w:t xml:space="preserve">Note. </w:t>
            </w:r>
            <w:r w:rsidRPr="00D64E11">
              <w:rPr>
                <w:rFonts w:cs="Times New Roman"/>
                <w:sz w:val="22"/>
                <w:szCs w:val="22"/>
              </w:rPr>
              <w:t xml:space="preserve">Variance terms correspond to variance of random effects; LRT = likelihood ratio test; ICC = intraclass correlation coefficient; * </w:t>
            </w:r>
            <w:r w:rsidRPr="00D64E11">
              <w:rPr>
                <w:rFonts w:cs="Times New Roman"/>
                <w:i/>
                <w:sz w:val="22"/>
                <w:szCs w:val="22"/>
              </w:rPr>
              <w:t xml:space="preserve">p </w:t>
            </w:r>
            <w:r w:rsidRPr="00D64E11">
              <w:rPr>
                <w:rFonts w:cs="Times New Roman"/>
                <w:sz w:val="22"/>
                <w:szCs w:val="22"/>
              </w:rPr>
              <w:t xml:space="preserve">&lt; .01, ** </w:t>
            </w:r>
            <w:r w:rsidRPr="00D64E11">
              <w:rPr>
                <w:rFonts w:cs="Times New Roman"/>
                <w:i/>
                <w:sz w:val="22"/>
                <w:szCs w:val="22"/>
              </w:rPr>
              <w:t xml:space="preserve">p </w:t>
            </w:r>
            <w:r w:rsidRPr="00D64E11">
              <w:rPr>
                <w:rFonts w:cs="Times New Roman"/>
                <w:sz w:val="22"/>
                <w:szCs w:val="22"/>
              </w:rPr>
              <w:t>&lt; .001</w:t>
            </w:r>
          </w:p>
        </w:tc>
      </w:tr>
    </w:tbl>
    <w:p w14:paraId="084C669C" w14:textId="77777777" w:rsidR="00200323" w:rsidRPr="00EF7A46" w:rsidRDefault="00200323" w:rsidP="00200323">
      <w:pPr>
        <w:pStyle w:val="Heading3"/>
        <w:rPr>
          <w:sz w:val="20"/>
          <w:szCs w:val="20"/>
        </w:rPr>
      </w:pPr>
      <w:bookmarkStart w:id="28" w:name="table-10"/>
      <w:r w:rsidRPr="00EF7A46">
        <w:rPr>
          <w:sz w:val="20"/>
          <w:szCs w:val="20"/>
        </w:rPr>
        <w:lastRenderedPageBreak/>
        <w:t>Table 10</w:t>
      </w:r>
      <w:bookmarkEnd w:id="28"/>
    </w:p>
    <w:p w14:paraId="76091448" w14:textId="77777777" w:rsidR="00200323" w:rsidRPr="00EF7A46" w:rsidRDefault="00200323" w:rsidP="00200323">
      <w:pPr>
        <w:pStyle w:val="Heading4"/>
        <w:rPr>
          <w:sz w:val="20"/>
          <w:szCs w:val="20"/>
        </w:rPr>
      </w:pPr>
      <w:bookmarkStart w:id="29" w:name="X79e58b4037024d1f8af56e82d20d933473c77ac"/>
      <w:r w:rsidRPr="00EF7A46">
        <w:rPr>
          <w:sz w:val="20"/>
          <w:szCs w:val="20"/>
        </w:rPr>
        <w:t>Moderating Effects of Feedback on Rate of Change</w:t>
      </w:r>
      <w:bookmarkEnd w:id="29"/>
    </w:p>
    <w:tbl>
      <w:tblPr>
        <w:tblStyle w:val="Table"/>
        <w:tblW w:w="5382" w:type="pct"/>
        <w:tblLook w:val="07E0" w:firstRow="1" w:lastRow="1" w:firstColumn="1" w:lastColumn="1" w:noHBand="1" w:noVBand="1"/>
      </w:tblPr>
      <w:tblGrid>
        <w:gridCol w:w="2429"/>
        <w:gridCol w:w="1439"/>
        <w:gridCol w:w="1440"/>
        <w:gridCol w:w="1440"/>
        <w:gridCol w:w="1440"/>
        <w:gridCol w:w="1440"/>
        <w:gridCol w:w="1350"/>
        <w:gridCol w:w="1440"/>
        <w:gridCol w:w="1532"/>
      </w:tblGrid>
      <w:tr w:rsidR="00EF7A46" w14:paraId="269DF216" w14:textId="77777777" w:rsidTr="00C455C6">
        <w:tc>
          <w:tcPr>
            <w:tcW w:w="871" w:type="pct"/>
            <w:tcBorders>
              <w:top w:val="single" w:sz="4" w:space="0" w:color="auto"/>
              <w:bottom w:val="single" w:sz="2" w:space="0" w:color="auto"/>
            </w:tcBorders>
            <w:vAlign w:val="bottom"/>
          </w:tcPr>
          <w:p w14:paraId="555C1567" w14:textId="77777777" w:rsidR="00200323" w:rsidRDefault="00200323" w:rsidP="00123E23"/>
        </w:tc>
        <w:tc>
          <w:tcPr>
            <w:tcW w:w="516" w:type="pct"/>
            <w:tcBorders>
              <w:top w:val="single" w:sz="4" w:space="0" w:color="auto"/>
              <w:bottom w:val="single" w:sz="2" w:space="0" w:color="auto"/>
            </w:tcBorders>
            <w:vAlign w:val="bottom"/>
          </w:tcPr>
          <w:p w14:paraId="48ADE503" w14:textId="77777777" w:rsidR="00200323" w:rsidRDefault="00200323" w:rsidP="00123E23">
            <w:pPr>
              <w:pStyle w:val="Compact"/>
            </w:pPr>
            <w:r>
              <w:t>Depression</w:t>
            </w:r>
          </w:p>
        </w:tc>
        <w:tc>
          <w:tcPr>
            <w:tcW w:w="516" w:type="pct"/>
            <w:tcBorders>
              <w:top w:val="single" w:sz="4" w:space="0" w:color="auto"/>
              <w:bottom w:val="single" w:sz="2" w:space="0" w:color="auto"/>
            </w:tcBorders>
            <w:vAlign w:val="bottom"/>
          </w:tcPr>
          <w:p w14:paraId="523780B3" w14:textId="77777777" w:rsidR="00200323" w:rsidRDefault="00200323" w:rsidP="00123E23">
            <w:pPr>
              <w:pStyle w:val="Compact"/>
            </w:pPr>
            <w:r>
              <w:t>Generalized Anxiety</w:t>
            </w:r>
          </w:p>
        </w:tc>
        <w:tc>
          <w:tcPr>
            <w:tcW w:w="516" w:type="pct"/>
            <w:tcBorders>
              <w:top w:val="single" w:sz="4" w:space="0" w:color="auto"/>
              <w:bottom w:val="single" w:sz="2" w:space="0" w:color="auto"/>
            </w:tcBorders>
            <w:vAlign w:val="bottom"/>
          </w:tcPr>
          <w:p w14:paraId="36514059" w14:textId="77777777" w:rsidR="00200323" w:rsidRDefault="00200323" w:rsidP="00123E23">
            <w:pPr>
              <w:pStyle w:val="Compact"/>
            </w:pPr>
            <w:r>
              <w:t>Social Anxiety</w:t>
            </w:r>
          </w:p>
        </w:tc>
        <w:tc>
          <w:tcPr>
            <w:tcW w:w="516" w:type="pct"/>
            <w:tcBorders>
              <w:top w:val="single" w:sz="4" w:space="0" w:color="auto"/>
              <w:bottom w:val="single" w:sz="2" w:space="0" w:color="auto"/>
            </w:tcBorders>
            <w:vAlign w:val="bottom"/>
          </w:tcPr>
          <w:p w14:paraId="661E70B2" w14:textId="77777777" w:rsidR="00200323" w:rsidRDefault="00200323" w:rsidP="00123E23">
            <w:pPr>
              <w:pStyle w:val="Compact"/>
            </w:pPr>
            <w:r>
              <w:t>Academic Distress</w:t>
            </w:r>
          </w:p>
        </w:tc>
        <w:tc>
          <w:tcPr>
            <w:tcW w:w="516" w:type="pct"/>
            <w:tcBorders>
              <w:top w:val="single" w:sz="4" w:space="0" w:color="auto"/>
              <w:bottom w:val="single" w:sz="2" w:space="0" w:color="auto"/>
            </w:tcBorders>
            <w:vAlign w:val="bottom"/>
          </w:tcPr>
          <w:p w14:paraId="38D638C0" w14:textId="77777777" w:rsidR="00200323" w:rsidRDefault="00200323" w:rsidP="00123E23">
            <w:pPr>
              <w:pStyle w:val="Compact"/>
            </w:pPr>
            <w:r>
              <w:t>Eating Concerns</w:t>
            </w:r>
          </w:p>
        </w:tc>
        <w:tc>
          <w:tcPr>
            <w:tcW w:w="484" w:type="pct"/>
            <w:tcBorders>
              <w:top w:val="single" w:sz="4" w:space="0" w:color="auto"/>
              <w:bottom w:val="single" w:sz="2" w:space="0" w:color="auto"/>
            </w:tcBorders>
            <w:vAlign w:val="bottom"/>
          </w:tcPr>
          <w:p w14:paraId="0D4C00A9" w14:textId="77777777" w:rsidR="00200323" w:rsidRDefault="00200323" w:rsidP="00123E23">
            <w:pPr>
              <w:pStyle w:val="Compact"/>
            </w:pPr>
            <w:r>
              <w:t>Hostility</w:t>
            </w:r>
          </w:p>
        </w:tc>
        <w:tc>
          <w:tcPr>
            <w:tcW w:w="516" w:type="pct"/>
            <w:tcBorders>
              <w:top w:val="single" w:sz="4" w:space="0" w:color="auto"/>
              <w:bottom w:val="single" w:sz="2" w:space="0" w:color="auto"/>
            </w:tcBorders>
            <w:vAlign w:val="bottom"/>
          </w:tcPr>
          <w:p w14:paraId="37C1FDE1" w14:textId="77777777" w:rsidR="00200323" w:rsidRDefault="00200323" w:rsidP="00123E23">
            <w:pPr>
              <w:pStyle w:val="Compact"/>
            </w:pPr>
            <w:r>
              <w:t>Alcohol Use</w:t>
            </w:r>
          </w:p>
        </w:tc>
        <w:tc>
          <w:tcPr>
            <w:tcW w:w="549" w:type="pct"/>
            <w:tcBorders>
              <w:top w:val="single" w:sz="4" w:space="0" w:color="auto"/>
              <w:bottom w:val="single" w:sz="2" w:space="0" w:color="auto"/>
            </w:tcBorders>
            <w:vAlign w:val="bottom"/>
          </w:tcPr>
          <w:p w14:paraId="28357A34" w14:textId="77777777" w:rsidR="00200323" w:rsidRDefault="00200323" w:rsidP="00123E23">
            <w:pPr>
              <w:pStyle w:val="Compact"/>
            </w:pPr>
            <w:r>
              <w:t>Distress Index</w:t>
            </w:r>
          </w:p>
        </w:tc>
      </w:tr>
      <w:tr w:rsidR="00EF7A46" w14:paraId="52397027" w14:textId="77777777" w:rsidTr="00C455C6">
        <w:tc>
          <w:tcPr>
            <w:tcW w:w="871" w:type="pct"/>
            <w:tcBorders>
              <w:top w:val="single" w:sz="2" w:space="0" w:color="auto"/>
            </w:tcBorders>
          </w:tcPr>
          <w:p w14:paraId="145CFDA0" w14:textId="77777777" w:rsidR="00200323" w:rsidRDefault="00200323" w:rsidP="00123E23">
            <w:pPr>
              <w:pStyle w:val="Compact"/>
            </w:pPr>
            <w:r>
              <w:t>Intercept</w:t>
            </w:r>
          </w:p>
        </w:tc>
        <w:tc>
          <w:tcPr>
            <w:tcW w:w="516" w:type="pct"/>
            <w:tcBorders>
              <w:top w:val="single" w:sz="2" w:space="0" w:color="auto"/>
            </w:tcBorders>
          </w:tcPr>
          <w:p w14:paraId="4E7AAF7A" w14:textId="77777777" w:rsidR="00200323" w:rsidRDefault="00200323" w:rsidP="00123E23">
            <w:pPr>
              <w:pStyle w:val="Compact"/>
            </w:pPr>
            <w:r>
              <w:t>0.4** (0.02)</w:t>
            </w:r>
          </w:p>
        </w:tc>
        <w:tc>
          <w:tcPr>
            <w:tcW w:w="516" w:type="pct"/>
            <w:tcBorders>
              <w:top w:val="single" w:sz="2" w:space="0" w:color="auto"/>
            </w:tcBorders>
          </w:tcPr>
          <w:p w14:paraId="53AAB8AE" w14:textId="77777777" w:rsidR="00200323" w:rsidRDefault="00200323" w:rsidP="00123E23">
            <w:pPr>
              <w:pStyle w:val="Compact"/>
            </w:pPr>
            <w:r>
              <w:t>0.35** (0.02)</w:t>
            </w:r>
          </w:p>
        </w:tc>
        <w:tc>
          <w:tcPr>
            <w:tcW w:w="516" w:type="pct"/>
            <w:tcBorders>
              <w:top w:val="single" w:sz="2" w:space="0" w:color="auto"/>
            </w:tcBorders>
          </w:tcPr>
          <w:p w14:paraId="577BD17D" w14:textId="77777777" w:rsidR="00200323" w:rsidRDefault="00200323" w:rsidP="00123E23">
            <w:pPr>
              <w:pStyle w:val="Compact"/>
            </w:pPr>
            <w:r>
              <w:t>0.24** (0.02)</w:t>
            </w:r>
          </w:p>
        </w:tc>
        <w:tc>
          <w:tcPr>
            <w:tcW w:w="516" w:type="pct"/>
            <w:tcBorders>
              <w:top w:val="single" w:sz="2" w:space="0" w:color="auto"/>
            </w:tcBorders>
          </w:tcPr>
          <w:p w14:paraId="44207FED" w14:textId="77777777" w:rsidR="00200323" w:rsidRDefault="00200323" w:rsidP="00123E23">
            <w:pPr>
              <w:pStyle w:val="Compact"/>
            </w:pPr>
            <w:r>
              <w:t>0.11** (0.03)</w:t>
            </w:r>
          </w:p>
        </w:tc>
        <w:tc>
          <w:tcPr>
            <w:tcW w:w="516" w:type="pct"/>
            <w:tcBorders>
              <w:top w:val="single" w:sz="2" w:space="0" w:color="auto"/>
            </w:tcBorders>
          </w:tcPr>
          <w:p w14:paraId="2DD886EF" w14:textId="77777777" w:rsidR="00200323" w:rsidRDefault="00200323" w:rsidP="00123E23">
            <w:pPr>
              <w:pStyle w:val="Compact"/>
            </w:pPr>
            <w:r>
              <w:t>0.14** (0.01)</w:t>
            </w:r>
          </w:p>
        </w:tc>
        <w:tc>
          <w:tcPr>
            <w:tcW w:w="484" w:type="pct"/>
            <w:tcBorders>
              <w:top w:val="single" w:sz="2" w:space="0" w:color="auto"/>
            </w:tcBorders>
          </w:tcPr>
          <w:p w14:paraId="66BD3E83" w14:textId="77777777" w:rsidR="00200323" w:rsidRDefault="00200323" w:rsidP="00123E23">
            <w:pPr>
              <w:pStyle w:val="Compact"/>
            </w:pPr>
            <w:r>
              <w:t>0.39** (0.02)</w:t>
            </w:r>
          </w:p>
        </w:tc>
        <w:tc>
          <w:tcPr>
            <w:tcW w:w="516" w:type="pct"/>
            <w:tcBorders>
              <w:top w:val="single" w:sz="2" w:space="0" w:color="auto"/>
            </w:tcBorders>
          </w:tcPr>
          <w:p w14:paraId="05141091" w14:textId="77777777" w:rsidR="00200323" w:rsidRDefault="00200323" w:rsidP="00123E23">
            <w:pPr>
              <w:pStyle w:val="Compact"/>
            </w:pPr>
            <w:r>
              <w:t>0.23** (0.03)</w:t>
            </w:r>
          </w:p>
        </w:tc>
        <w:tc>
          <w:tcPr>
            <w:tcW w:w="549" w:type="pct"/>
            <w:tcBorders>
              <w:top w:val="single" w:sz="2" w:space="0" w:color="auto"/>
            </w:tcBorders>
          </w:tcPr>
          <w:p w14:paraId="6DCC5082" w14:textId="77777777" w:rsidR="00200323" w:rsidRDefault="00200323" w:rsidP="00123E23">
            <w:pPr>
              <w:pStyle w:val="Compact"/>
            </w:pPr>
            <w:r>
              <w:t>0.42** (0.02)</w:t>
            </w:r>
          </w:p>
        </w:tc>
      </w:tr>
      <w:tr w:rsidR="00EF7A46" w14:paraId="1726FAD4" w14:textId="77777777" w:rsidTr="00C455C6">
        <w:tc>
          <w:tcPr>
            <w:tcW w:w="871" w:type="pct"/>
          </w:tcPr>
          <w:p w14:paraId="00907BC9" w14:textId="77777777" w:rsidR="00200323" w:rsidRDefault="00200323" w:rsidP="00123E23">
            <w:pPr>
              <w:pStyle w:val="Compact"/>
            </w:pPr>
            <w:r>
              <w:t>Slope</w:t>
            </w:r>
          </w:p>
        </w:tc>
        <w:tc>
          <w:tcPr>
            <w:tcW w:w="516" w:type="pct"/>
          </w:tcPr>
          <w:p w14:paraId="41E98BE9" w14:textId="77777777" w:rsidR="00200323" w:rsidRDefault="00200323" w:rsidP="00123E23">
            <w:pPr>
              <w:pStyle w:val="Compact"/>
            </w:pPr>
            <w:r>
              <w:t>-0.26** (0.01)</w:t>
            </w:r>
          </w:p>
        </w:tc>
        <w:tc>
          <w:tcPr>
            <w:tcW w:w="516" w:type="pct"/>
          </w:tcPr>
          <w:p w14:paraId="37A944D6" w14:textId="77777777" w:rsidR="00200323" w:rsidRDefault="00200323" w:rsidP="00123E23">
            <w:pPr>
              <w:pStyle w:val="Compact"/>
            </w:pPr>
            <w:r>
              <w:t>-0.21** (0.01)</w:t>
            </w:r>
          </w:p>
        </w:tc>
        <w:tc>
          <w:tcPr>
            <w:tcW w:w="516" w:type="pct"/>
          </w:tcPr>
          <w:p w14:paraId="73C286DA" w14:textId="77777777" w:rsidR="00200323" w:rsidRDefault="00200323" w:rsidP="00123E23">
            <w:pPr>
              <w:pStyle w:val="Compact"/>
            </w:pPr>
            <w:r>
              <w:t>-0.14** (0.01)</w:t>
            </w:r>
          </w:p>
        </w:tc>
        <w:tc>
          <w:tcPr>
            <w:tcW w:w="516" w:type="pct"/>
          </w:tcPr>
          <w:p w14:paraId="08BC537B" w14:textId="77777777" w:rsidR="00200323" w:rsidRDefault="00200323" w:rsidP="00123E23">
            <w:pPr>
              <w:pStyle w:val="Compact"/>
            </w:pPr>
            <w:r>
              <w:t>-0.11** (0.01)</w:t>
            </w:r>
          </w:p>
        </w:tc>
        <w:tc>
          <w:tcPr>
            <w:tcW w:w="516" w:type="pct"/>
          </w:tcPr>
          <w:p w14:paraId="3BDB59F2" w14:textId="77777777" w:rsidR="00200323" w:rsidRDefault="00200323" w:rsidP="00123E23">
            <w:pPr>
              <w:pStyle w:val="Compact"/>
            </w:pPr>
            <w:r>
              <w:t>-0.07** (0.01)</w:t>
            </w:r>
          </w:p>
        </w:tc>
        <w:tc>
          <w:tcPr>
            <w:tcW w:w="484" w:type="pct"/>
          </w:tcPr>
          <w:p w14:paraId="69165E98" w14:textId="77777777" w:rsidR="00200323" w:rsidRDefault="00200323" w:rsidP="00123E23">
            <w:pPr>
              <w:pStyle w:val="Compact"/>
            </w:pPr>
            <w:r>
              <w:t>-0.2** (0.01)</w:t>
            </w:r>
          </w:p>
        </w:tc>
        <w:tc>
          <w:tcPr>
            <w:tcW w:w="516" w:type="pct"/>
          </w:tcPr>
          <w:p w14:paraId="1A37EA94" w14:textId="77777777" w:rsidR="00200323" w:rsidRDefault="00200323" w:rsidP="00123E23">
            <w:pPr>
              <w:pStyle w:val="Compact"/>
            </w:pPr>
            <w:r>
              <w:t>-0.12** (0.01)</w:t>
            </w:r>
          </w:p>
        </w:tc>
        <w:tc>
          <w:tcPr>
            <w:tcW w:w="549" w:type="pct"/>
          </w:tcPr>
          <w:p w14:paraId="6E2EDED1" w14:textId="77777777" w:rsidR="00200323" w:rsidRDefault="00200323" w:rsidP="00123E23">
            <w:pPr>
              <w:pStyle w:val="Compact"/>
            </w:pPr>
            <w:r>
              <w:t>-0.27** (0.01)</w:t>
            </w:r>
          </w:p>
        </w:tc>
      </w:tr>
      <w:tr w:rsidR="00EF7A46" w14:paraId="6AD2B411" w14:textId="77777777" w:rsidTr="00C455C6">
        <w:tc>
          <w:tcPr>
            <w:tcW w:w="871" w:type="pct"/>
          </w:tcPr>
          <w:p w14:paraId="4D715714" w14:textId="77777777" w:rsidR="00200323" w:rsidRDefault="00200323" w:rsidP="00123E23">
            <w:pPr>
              <w:pStyle w:val="Compact"/>
            </w:pPr>
            <w:r>
              <w:t>Feedback</w:t>
            </w:r>
          </w:p>
        </w:tc>
        <w:tc>
          <w:tcPr>
            <w:tcW w:w="516" w:type="pct"/>
          </w:tcPr>
          <w:p w14:paraId="10267FB9" w14:textId="77777777" w:rsidR="00200323" w:rsidRDefault="00200323" w:rsidP="00123E23">
            <w:pPr>
              <w:pStyle w:val="Compact"/>
            </w:pPr>
            <w:r>
              <w:t>-0.01* (0)</w:t>
            </w:r>
          </w:p>
        </w:tc>
        <w:tc>
          <w:tcPr>
            <w:tcW w:w="516" w:type="pct"/>
          </w:tcPr>
          <w:p w14:paraId="2FFE8D70" w14:textId="77777777" w:rsidR="00200323" w:rsidRDefault="00200323" w:rsidP="00123E23">
            <w:pPr>
              <w:pStyle w:val="Compact"/>
            </w:pPr>
            <w:r>
              <w:t>0.00 (0)</w:t>
            </w:r>
          </w:p>
        </w:tc>
        <w:tc>
          <w:tcPr>
            <w:tcW w:w="516" w:type="pct"/>
          </w:tcPr>
          <w:p w14:paraId="5384C220" w14:textId="77777777" w:rsidR="00200323" w:rsidRDefault="00200323" w:rsidP="00123E23">
            <w:pPr>
              <w:pStyle w:val="Compact"/>
            </w:pPr>
            <w:r>
              <w:t>0.00 (0)</w:t>
            </w:r>
          </w:p>
        </w:tc>
        <w:tc>
          <w:tcPr>
            <w:tcW w:w="516" w:type="pct"/>
          </w:tcPr>
          <w:p w14:paraId="2718278F" w14:textId="77777777" w:rsidR="00200323" w:rsidRDefault="00200323" w:rsidP="00123E23">
            <w:pPr>
              <w:pStyle w:val="Compact"/>
            </w:pPr>
            <w:r>
              <w:t>0.00 (0)</w:t>
            </w:r>
          </w:p>
        </w:tc>
        <w:tc>
          <w:tcPr>
            <w:tcW w:w="516" w:type="pct"/>
          </w:tcPr>
          <w:p w14:paraId="64B25BEF" w14:textId="77777777" w:rsidR="00200323" w:rsidRDefault="00200323" w:rsidP="00123E23">
            <w:pPr>
              <w:pStyle w:val="Compact"/>
            </w:pPr>
            <w:r>
              <w:t>0.00 (0)</w:t>
            </w:r>
          </w:p>
        </w:tc>
        <w:tc>
          <w:tcPr>
            <w:tcW w:w="484" w:type="pct"/>
          </w:tcPr>
          <w:p w14:paraId="297DC880" w14:textId="77777777" w:rsidR="00200323" w:rsidRDefault="00200323" w:rsidP="00123E23">
            <w:pPr>
              <w:pStyle w:val="Compact"/>
            </w:pPr>
            <w:r>
              <w:t>-0.01* (0)</w:t>
            </w:r>
          </w:p>
        </w:tc>
        <w:tc>
          <w:tcPr>
            <w:tcW w:w="516" w:type="pct"/>
          </w:tcPr>
          <w:p w14:paraId="5981A6D2" w14:textId="77777777" w:rsidR="00200323" w:rsidRDefault="00200323" w:rsidP="00123E23">
            <w:pPr>
              <w:pStyle w:val="Compact"/>
            </w:pPr>
            <w:r>
              <w:t>0.00 (0)</w:t>
            </w:r>
          </w:p>
        </w:tc>
        <w:tc>
          <w:tcPr>
            <w:tcW w:w="549" w:type="pct"/>
          </w:tcPr>
          <w:p w14:paraId="5DE9BBB3" w14:textId="77777777" w:rsidR="00200323" w:rsidRDefault="00200323" w:rsidP="00123E23">
            <w:pPr>
              <w:pStyle w:val="Compact"/>
            </w:pPr>
            <w:r>
              <w:t>-0.01* (0)</w:t>
            </w:r>
          </w:p>
        </w:tc>
      </w:tr>
      <w:tr w:rsidR="00EF7A46" w14:paraId="199BD279" w14:textId="77777777" w:rsidTr="00C455C6">
        <w:tc>
          <w:tcPr>
            <w:tcW w:w="871" w:type="pct"/>
          </w:tcPr>
          <w:p w14:paraId="3052DB8D" w14:textId="77777777" w:rsidR="00200323" w:rsidRDefault="00200323" w:rsidP="00123E23">
            <w:pPr>
              <w:pStyle w:val="Compact"/>
            </w:pPr>
            <w:r>
              <w:t>Slope * Feedback</w:t>
            </w:r>
          </w:p>
        </w:tc>
        <w:tc>
          <w:tcPr>
            <w:tcW w:w="516" w:type="pct"/>
          </w:tcPr>
          <w:p w14:paraId="75BD6EEF" w14:textId="77777777" w:rsidR="00200323" w:rsidRDefault="00200323" w:rsidP="00123E23">
            <w:pPr>
              <w:pStyle w:val="Compact"/>
            </w:pPr>
            <w:r>
              <w:t>0.01** (0)</w:t>
            </w:r>
          </w:p>
        </w:tc>
        <w:tc>
          <w:tcPr>
            <w:tcW w:w="516" w:type="pct"/>
          </w:tcPr>
          <w:p w14:paraId="7F55C84C" w14:textId="77777777" w:rsidR="00200323" w:rsidRDefault="00200323" w:rsidP="00123E23">
            <w:pPr>
              <w:pStyle w:val="Compact"/>
            </w:pPr>
            <w:r>
              <w:t>0.01 (0)</w:t>
            </w:r>
          </w:p>
        </w:tc>
        <w:tc>
          <w:tcPr>
            <w:tcW w:w="516" w:type="pct"/>
          </w:tcPr>
          <w:p w14:paraId="18F20705" w14:textId="77777777" w:rsidR="00200323" w:rsidRDefault="00200323" w:rsidP="00123E23">
            <w:pPr>
              <w:pStyle w:val="Compact"/>
            </w:pPr>
            <w:r>
              <w:t>0.00 (0)</w:t>
            </w:r>
          </w:p>
        </w:tc>
        <w:tc>
          <w:tcPr>
            <w:tcW w:w="516" w:type="pct"/>
          </w:tcPr>
          <w:p w14:paraId="18040497" w14:textId="77777777" w:rsidR="00200323" w:rsidRDefault="00200323" w:rsidP="00123E23">
            <w:pPr>
              <w:pStyle w:val="Compact"/>
            </w:pPr>
            <w:r>
              <w:t>0.00 (0)</w:t>
            </w:r>
          </w:p>
        </w:tc>
        <w:tc>
          <w:tcPr>
            <w:tcW w:w="516" w:type="pct"/>
          </w:tcPr>
          <w:p w14:paraId="6D30CA0D" w14:textId="77777777" w:rsidR="00200323" w:rsidRDefault="00200323" w:rsidP="00123E23">
            <w:pPr>
              <w:pStyle w:val="Compact"/>
            </w:pPr>
            <w:r>
              <w:t>0.00 (0)</w:t>
            </w:r>
          </w:p>
        </w:tc>
        <w:tc>
          <w:tcPr>
            <w:tcW w:w="484" w:type="pct"/>
          </w:tcPr>
          <w:p w14:paraId="03C45395" w14:textId="77777777" w:rsidR="00200323" w:rsidRDefault="00200323" w:rsidP="00123E23">
            <w:pPr>
              <w:pStyle w:val="Compact"/>
            </w:pPr>
            <w:r>
              <w:t>0.00 (0)</w:t>
            </w:r>
          </w:p>
        </w:tc>
        <w:tc>
          <w:tcPr>
            <w:tcW w:w="516" w:type="pct"/>
          </w:tcPr>
          <w:p w14:paraId="1DC71C2D" w14:textId="77777777" w:rsidR="00200323" w:rsidRDefault="00200323" w:rsidP="00123E23">
            <w:pPr>
              <w:pStyle w:val="Compact"/>
            </w:pPr>
            <w:r>
              <w:t>0.00 (0)</w:t>
            </w:r>
          </w:p>
        </w:tc>
        <w:tc>
          <w:tcPr>
            <w:tcW w:w="549" w:type="pct"/>
          </w:tcPr>
          <w:p w14:paraId="7A90A1CB" w14:textId="77777777" w:rsidR="00200323" w:rsidRDefault="00200323" w:rsidP="00123E23">
            <w:pPr>
              <w:pStyle w:val="Compact"/>
            </w:pPr>
            <w:r>
              <w:t>0.01* (0)</w:t>
            </w:r>
          </w:p>
        </w:tc>
      </w:tr>
      <w:tr w:rsidR="00EF7A46" w14:paraId="14ABFE24" w14:textId="77777777" w:rsidTr="00C455C6">
        <w:tc>
          <w:tcPr>
            <w:tcW w:w="871" w:type="pct"/>
          </w:tcPr>
          <w:p w14:paraId="09E62AD3" w14:textId="77777777" w:rsidR="00200323" w:rsidRDefault="00200323" w:rsidP="00123E23">
            <w:pPr>
              <w:pStyle w:val="Compact"/>
            </w:pPr>
            <w:r>
              <w:t>Client baseline</w:t>
            </w:r>
          </w:p>
        </w:tc>
        <w:tc>
          <w:tcPr>
            <w:tcW w:w="516" w:type="pct"/>
          </w:tcPr>
          <w:p w14:paraId="5E05A356" w14:textId="77777777" w:rsidR="00200323" w:rsidRDefault="00200323" w:rsidP="00123E23">
            <w:pPr>
              <w:pStyle w:val="Compact"/>
            </w:pPr>
            <w:r>
              <w:t>0.99** (0)</w:t>
            </w:r>
          </w:p>
        </w:tc>
        <w:tc>
          <w:tcPr>
            <w:tcW w:w="516" w:type="pct"/>
          </w:tcPr>
          <w:p w14:paraId="19580D69" w14:textId="77777777" w:rsidR="00200323" w:rsidRDefault="00200323" w:rsidP="00123E23">
            <w:pPr>
              <w:pStyle w:val="Compact"/>
            </w:pPr>
            <w:r>
              <w:t>0.94** (0)</w:t>
            </w:r>
          </w:p>
        </w:tc>
        <w:tc>
          <w:tcPr>
            <w:tcW w:w="516" w:type="pct"/>
          </w:tcPr>
          <w:p w14:paraId="62072F96" w14:textId="77777777" w:rsidR="00200323" w:rsidRDefault="00200323" w:rsidP="00123E23">
            <w:pPr>
              <w:pStyle w:val="Compact"/>
            </w:pPr>
            <w:r>
              <w:t>0.97** (0)</w:t>
            </w:r>
          </w:p>
        </w:tc>
        <w:tc>
          <w:tcPr>
            <w:tcW w:w="516" w:type="pct"/>
          </w:tcPr>
          <w:p w14:paraId="48B98168" w14:textId="77777777" w:rsidR="00200323" w:rsidRDefault="00200323" w:rsidP="00123E23">
            <w:pPr>
              <w:pStyle w:val="Compact"/>
            </w:pPr>
            <w:r>
              <w:t>0.94** (0)</w:t>
            </w:r>
          </w:p>
        </w:tc>
        <w:tc>
          <w:tcPr>
            <w:tcW w:w="516" w:type="pct"/>
          </w:tcPr>
          <w:p w14:paraId="0FA64C8C" w14:textId="77777777" w:rsidR="00200323" w:rsidRDefault="00200323" w:rsidP="00123E23">
            <w:pPr>
              <w:pStyle w:val="Compact"/>
            </w:pPr>
            <w:r>
              <w:t>0.95** (0)</w:t>
            </w:r>
          </w:p>
        </w:tc>
        <w:tc>
          <w:tcPr>
            <w:tcW w:w="484" w:type="pct"/>
          </w:tcPr>
          <w:p w14:paraId="79D3618F" w14:textId="77777777" w:rsidR="00200323" w:rsidRDefault="00200323" w:rsidP="00123E23">
            <w:pPr>
              <w:pStyle w:val="Compact"/>
            </w:pPr>
            <w:r>
              <w:t>1.1** (0)</w:t>
            </w:r>
          </w:p>
        </w:tc>
        <w:tc>
          <w:tcPr>
            <w:tcW w:w="516" w:type="pct"/>
          </w:tcPr>
          <w:p w14:paraId="3D52AED3" w14:textId="77777777" w:rsidR="00200323" w:rsidRDefault="00200323" w:rsidP="00123E23">
            <w:pPr>
              <w:pStyle w:val="Compact"/>
            </w:pPr>
            <w:r>
              <w:t>1.13** (0)</w:t>
            </w:r>
          </w:p>
        </w:tc>
        <w:tc>
          <w:tcPr>
            <w:tcW w:w="549" w:type="pct"/>
          </w:tcPr>
          <w:p w14:paraId="2809A281" w14:textId="77777777" w:rsidR="00200323" w:rsidRDefault="00200323" w:rsidP="00123E23">
            <w:pPr>
              <w:pStyle w:val="Compact"/>
            </w:pPr>
            <w:r>
              <w:t>0.95** (0)</w:t>
            </w:r>
          </w:p>
        </w:tc>
      </w:tr>
      <w:tr w:rsidR="00EF7A46" w14:paraId="73DA389C" w14:textId="77777777" w:rsidTr="00C455C6">
        <w:tc>
          <w:tcPr>
            <w:tcW w:w="871" w:type="pct"/>
          </w:tcPr>
          <w:p w14:paraId="2541654D" w14:textId="77777777" w:rsidR="00200323" w:rsidRDefault="00200323" w:rsidP="00123E23">
            <w:pPr>
              <w:pStyle w:val="Compact"/>
            </w:pPr>
            <w:r>
              <w:t>Center baseline</w:t>
            </w:r>
          </w:p>
        </w:tc>
        <w:tc>
          <w:tcPr>
            <w:tcW w:w="516" w:type="pct"/>
          </w:tcPr>
          <w:p w14:paraId="58D7F39E" w14:textId="77777777" w:rsidR="00200323" w:rsidRDefault="00200323" w:rsidP="00123E23">
            <w:pPr>
              <w:pStyle w:val="Compact"/>
            </w:pPr>
            <w:r>
              <w:t>0.03 (0.03)</w:t>
            </w:r>
          </w:p>
        </w:tc>
        <w:tc>
          <w:tcPr>
            <w:tcW w:w="516" w:type="pct"/>
          </w:tcPr>
          <w:p w14:paraId="6FA9DA86" w14:textId="77777777" w:rsidR="00200323" w:rsidRDefault="00200323" w:rsidP="00123E23">
            <w:pPr>
              <w:pStyle w:val="Compact"/>
            </w:pPr>
            <w:r>
              <w:t>-0.01 (0.02)</w:t>
            </w:r>
          </w:p>
        </w:tc>
        <w:tc>
          <w:tcPr>
            <w:tcW w:w="516" w:type="pct"/>
          </w:tcPr>
          <w:p w14:paraId="6231369F" w14:textId="77777777" w:rsidR="00200323" w:rsidRDefault="00200323" w:rsidP="00123E23">
            <w:pPr>
              <w:pStyle w:val="Compact"/>
            </w:pPr>
            <w:r>
              <w:t>-0.03 (0.02)</w:t>
            </w:r>
          </w:p>
        </w:tc>
        <w:tc>
          <w:tcPr>
            <w:tcW w:w="516" w:type="pct"/>
          </w:tcPr>
          <w:p w14:paraId="150959FD" w14:textId="77777777" w:rsidR="00200323" w:rsidRDefault="00200323" w:rsidP="00123E23">
            <w:pPr>
              <w:pStyle w:val="Compact"/>
            </w:pPr>
            <w:r>
              <w:t>-0.03 (0.03)</w:t>
            </w:r>
          </w:p>
        </w:tc>
        <w:tc>
          <w:tcPr>
            <w:tcW w:w="516" w:type="pct"/>
          </w:tcPr>
          <w:p w14:paraId="22CE0BCA" w14:textId="77777777" w:rsidR="00200323" w:rsidRDefault="00200323" w:rsidP="00123E23">
            <w:pPr>
              <w:pStyle w:val="Compact"/>
            </w:pPr>
            <w:r>
              <w:t>0.02 (0.01)</w:t>
            </w:r>
          </w:p>
        </w:tc>
        <w:tc>
          <w:tcPr>
            <w:tcW w:w="484" w:type="pct"/>
          </w:tcPr>
          <w:p w14:paraId="55A705CB" w14:textId="77777777" w:rsidR="00200323" w:rsidRDefault="00200323" w:rsidP="00123E23">
            <w:pPr>
              <w:pStyle w:val="Compact"/>
            </w:pPr>
            <w:r>
              <w:t>-0.02 (0.02)</w:t>
            </w:r>
          </w:p>
        </w:tc>
        <w:tc>
          <w:tcPr>
            <w:tcW w:w="516" w:type="pct"/>
          </w:tcPr>
          <w:p w14:paraId="03962C8B" w14:textId="77777777" w:rsidR="00200323" w:rsidRDefault="00200323" w:rsidP="00123E23">
            <w:pPr>
              <w:pStyle w:val="Compact"/>
            </w:pPr>
            <w:r>
              <w:t>-0.04 (0.03)</w:t>
            </w:r>
          </w:p>
        </w:tc>
        <w:tc>
          <w:tcPr>
            <w:tcW w:w="549" w:type="pct"/>
          </w:tcPr>
          <w:p w14:paraId="33378446" w14:textId="77777777" w:rsidR="00200323" w:rsidRDefault="00200323" w:rsidP="00123E23">
            <w:pPr>
              <w:pStyle w:val="Compact"/>
            </w:pPr>
            <w:r>
              <w:t>-0.05 (0.02)</w:t>
            </w:r>
          </w:p>
        </w:tc>
      </w:tr>
      <w:tr w:rsidR="00EF7A46" w14:paraId="1201FC69" w14:textId="77777777" w:rsidTr="00C455C6">
        <w:tc>
          <w:tcPr>
            <w:tcW w:w="871" w:type="pct"/>
          </w:tcPr>
          <w:p w14:paraId="15BAA7F1" w14:textId="77777777" w:rsidR="00200323" w:rsidRDefault="00200323" w:rsidP="00123E23">
            <w:pPr>
              <w:pStyle w:val="Compact"/>
            </w:pPr>
            <w:r>
              <w:t>Off track</w:t>
            </w:r>
          </w:p>
        </w:tc>
        <w:tc>
          <w:tcPr>
            <w:tcW w:w="516" w:type="pct"/>
          </w:tcPr>
          <w:p w14:paraId="34C9985A" w14:textId="77777777" w:rsidR="00200323" w:rsidRDefault="00200323" w:rsidP="00123E23">
            <w:pPr>
              <w:pStyle w:val="Compact"/>
            </w:pPr>
            <w:r>
              <w:t>0.09** (0)</w:t>
            </w:r>
          </w:p>
        </w:tc>
        <w:tc>
          <w:tcPr>
            <w:tcW w:w="516" w:type="pct"/>
          </w:tcPr>
          <w:p w14:paraId="34E67955" w14:textId="77777777" w:rsidR="00200323" w:rsidRDefault="00200323" w:rsidP="00123E23">
            <w:pPr>
              <w:pStyle w:val="Compact"/>
            </w:pPr>
            <w:r>
              <w:t>0.09** (0)</w:t>
            </w:r>
          </w:p>
        </w:tc>
        <w:tc>
          <w:tcPr>
            <w:tcW w:w="516" w:type="pct"/>
          </w:tcPr>
          <w:p w14:paraId="08C9740B" w14:textId="77777777" w:rsidR="00200323" w:rsidRDefault="00200323" w:rsidP="00123E23">
            <w:pPr>
              <w:pStyle w:val="Compact"/>
            </w:pPr>
            <w:r>
              <w:t>0.08** (0)</w:t>
            </w:r>
          </w:p>
        </w:tc>
        <w:tc>
          <w:tcPr>
            <w:tcW w:w="516" w:type="pct"/>
          </w:tcPr>
          <w:p w14:paraId="33758C62" w14:textId="77777777" w:rsidR="00200323" w:rsidRDefault="00200323" w:rsidP="00123E23">
            <w:pPr>
              <w:pStyle w:val="Compact"/>
            </w:pPr>
            <w:r>
              <w:t>0.09** (0)</w:t>
            </w:r>
          </w:p>
        </w:tc>
        <w:tc>
          <w:tcPr>
            <w:tcW w:w="516" w:type="pct"/>
          </w:tcPr>
          <w:p w14:paraId="3F9762E5" w14:textId="77777777" w:rsidR="00200323" w:rsidRDefault="00200323" w:rsidP="00123E23">
            <w:pPr>
              <w:pStyle w:val="Compact"/>
            </w:pPr>
            <w:r>
              <w:t>0.09** (0)</w:t>
            </w:r>
          </w:p>
        </w:tc>
        <w:tc>
          <w:tcPr>
            <w:tcW w:w="484" w:type="pct"/>
          </w:tcPr>
          <w:p w14:paraId="2DB9B61F" w14:textId="77777777" w:rsidR="00200323" w:rsidRDefault="00200323" w:rsidP="00123E23">
            <w:pPr>
              <w:pStyle w:val="Compact"/>
            </w:pPr>
            <w:r>
              <w:t>0.09** (0)</w:t>
            </w:r>
          </w:p>
        </w:tc>
        <w:tc>
          <w:tcPr>
            <w:tcW w:w="516" w:type="pct"/>
          </w:tcPr>
          <w:p w14:paraId="488C8F50" w14:textId="77777777" w:rsidR="00200323" w:rsidRDefault="00200323" w:rsidP="00123E23">
            <w:pPr>
              <w:pStyle w:val="Compact"/>
            </w:pPr>
            <w:r>
              <w:t>0.09** (0)</w:t>
            </w:r>
          </w:p>
        </w:tc>
        <w:tc>
          <w:tcPr>
            <w:tcW w:w="549" w:type="pct"/>
          </w:tcPr>
          <w:p w14:paraId="5362D7EA" w14:textId="77777777" w:rsidR="00200323" w:rsidRDefault="00200323" w:rsidP="00123E23">
            <w:pPr>
              <w:pStyle w:val="Compact"/>
            </w:pPr>
            <w:r>
              <w:t>0.07** (0)</w:t>
            </w:r>
          </w:p>
        </w:tc>
      </w:tr>
      <w:tr w:rsidR="00EF7A46" w14:paraId="30ECF3E2" w14:textId="77777777" w:rsidTr="00C455C6">
        <w:tc>
          <w:tcPr>
            <w:tcW w:w="871" w:type="pct"/>
          </w:tcPr>
          <w:p w14:paraId="713CF7CC" w14:textId="77777777" w:rsidR="00200323" w:rsidRDefault="00200323" w:rsidP="00123E23">
            <w:pPr>
              <w:pStyle w:val="Compact"/>
            </w:pPr>
            <w:r>
              <w:t>Client CCAPS Frequency</w:t>
            </w:r>
          </w:p>
        </w:tc>
        <w:tc>
          <w:tcPr>
            <w:tcW w:w="516" w:type="pct"/>
          </w:tcPr>
          <w:p w14:paraId="4AFB3B07" w14:textId="77777777" w:rsidR="00200323" w:rsidRDefault="00200323" w:rsidP="00123E23">
            <w:pPr>
              <w:pStyle w:val="Compact"/>
            </w:pPr>
            <w:r>
              <w:t>0.00 (0)</w:t>
            </w:r>
          </w:p>
        </w:tc>
        <w:tc>
          <w:tcPr>
            <w:tcW w:w="516" w:type="pct"/>
          </w:tcPr>
          <w:p w14:paraId="2314675E" w14:textId="77777777" w:rsidR="00200323" w:rsidRDefault="00200323" w:rsidP="00123E23">
            <w:pPr>
              <w:pStyle w:val="Compact"/>
            </w:pPr>
            <w:r>
              <w:t>0.00 (0)</w:t>
            </w:r>
          </w:p>
        </w:tc>
        <w:tc>
          <w:tcPr>
            <w:tcW w:w="516" w:type="pct"/>
          </w:tcPr>
          <w:p w14:paraId="60CE433C" w14:textId="77777777" w:rsidR="00200323" w:rsidRDefault="00200323" w:rsidP="00123E23">
            <w:pPr>
              <w:pStyle w:val="Compact"/>
            </w:pPr>
            <w:r>
              <w:t>0.00 (0)</w:t>
            </w:r>
          </w:p>
        </w:tc>
        <w:tc>
          <w:tcPr>
            <w:tcW w:w="516" w:type="pct"/>
          </w:tcPr>
          <w:p w14:paraId="63F63694" w14:textId="77777777" w:rsidR="00200323" w:rsidRDefault="00200323" w:rsidP="00123E23">
            <w:pPr>
              <w:pStyle w:val="Compact"/>
            </w:pPr>
            <w:r>
              <w:t>0.00 (0)</w:t>
            </w:r>
          </w:p>
        </w:tc>
        <w:tc>
          <w:tcPr>
            <w:tcW w:w="516" w:type="pct"/>
          </w:tcPr>
          <w:p w14:paraId="7798A72D" w14:textId="77777777" w:rsidR="00200323" w:rsidRDefault="00200323" w:rsidP="00123E23">
            <w:pPr>
              <w:pStyle w:val="Compact"/>
            </w:pPr>
            <w:r>
              <w:t>-0.01 (0)</w:t>
            </w:r>
          </w:p>
        </w:tc>
        <w:tc>
          <w:tcPr>
            <w:tcW w:w="484" w:type="pct"/>
          </w:tcPr>
          <w:p w14:paraId="36525A44" w14:textId="77777777" w:rsidR="00200323" w:rsidRDefault="00200323" w:rsidP="00123E23">
            <w:pPr>
              <w:pStyle w:val="Compact"/>
            </w:pPr>
            <w:r>
              <w:t>-0.01** (0)</w:t>
            </w:r>
          </w:p>
        </w:tc>
        <w:tc>
          <w:tcPr>
            <w:tcW w:w="516" w:type="pct"/>
          </w:tcPr>
          <w:p w14:paraId="105DB25B" w14:textId="77777777" w:rsidR="00200323" w:rsidRDefault="00200323" w:rsidP="00123E23">
            <w:pPr>
              <w:pStyle w:val="Compact"/>
            </w:pPr>
            <w:r>
              <w:t>-0.01** (0)</w:t>
            </w:r>
          </w:p>
        </w:tc>
        <w:tc>
          <w:tcPr>
            <w:tcW w:w="549" w:type="pct"/>
          </w:tcPr>
          <w:p w14:paraId="759003C1" w14:textId="77777777" w:rsidR="00200323" w:rsidRDefault="00200323" w:rsidP="00123E23">
            <w:pPr>
              <w:pStyle w:val="Compact"/>
            </w:pPr>
            <w:r>
              <w:t>0.00 (0)</w:t>
            </w:r>
          </w:p>
        </w:tc>
      </w:tr>
      <w:tr w:rsidR="00EF7A46" w14:paraId="5FA1B745" w14:textId="77777777" w:rsidTr="00C455C6">
        <w:tc>
          <w:tcPr>
            <w:tcW w:w="871" w:type="pct"/>
          </w:tcPr>
          <w:p w14:paraId="0D54E6D1" w14:textId="77777777" w:rsidR="00200323" w:rsidRDefault="00200323" w:rsidP="00123E23">
            <w:pPr>
              <w:pStyle w:val="Compact"/>
            </w:pPr>
            <w:r>
              <w:t>Center CCAPS Frequency</w:t>
            </w:r>
          </w:p>
        </w:tc>
        <w:tc>
          <w:tcPr>
            <w:tcW w:w="516" w:type="pct"/>
          </w:tcPr>
          <w:p w14:paraId="0D279EDE" w14:textId="77777777" w:rsidR="00200323" w:rsidRDefault="00200323" w:rsidP="00123E23">
            <w:pPr>
              <w:pStyle w:val="Compact"/>
            </w:pPr>
            <w:r>
              <w:t>0.02 (0.02)</w:t>
            </w:r>
          </w:p>
        </w:tc>
        <w:tc>
          <w:tcPr>
            <w:tcW w:w="516" w:type="pct"/>
          </w:tcPr>
          <w:p w14:paraId="4406744E" w14:textId="77777777" w:rsidR="00200323" w:rsidRDefault="00200323" w:rsidP="00123E23">
            <w:pPr>
              <w:pStyle w:val="Compact"/>
            </w:pPr>
            <w:r>
              <w:t>0.01 (0.02)</w:t>
            </w:r>
          </w:p>
        </w:tc>
        <w:tc>
          <w:tcPr>
            <w:tcW w:w="516" w:type="pct"/>
          </w:tcPr>
          <w:p w14:paraId="46A89D04" w14:textId="77777777" w:rsidR="00200323" w:rsidRDefault="00200323" w:rsidP="00123E23">
            <w:pPr>
              <w:pStyle w:val="Compact"/>
            </w:pPr>
            <w:r>
              <w:t>-0.03 (0.02)</w:t>
            </w:r>
          </w:p>
        </w:tc>
        <w:tc>
          <w:tcPr>
            <w:tcW w:w="516" w:type="pct"/>
          </w:tcPr>
          <w:p w14:paraId="4D9C83A2" w14:textId="77777777" w:rsidR="00200323" w:rsidRDefault="00200323" w:rsidP="00123E23">
            <w:pPr>
              <w:pStyle w:val="Compact"/>
            </w:pPr>
            <w:r>
              <w:t>-0.04 (0.03)</w:t>
            </w:r>
          </w:p>
        </w:tc>
        <w:tc>
          <w:tcPr>
            <w:tcW w:w="516" w:type="pct"/>
          </w:tcPr>
          <w:p w14:paraId="0872CE3F" w14:textId="77777777" w:rsidR="00200323" w:rsidRDefault="00200323" w:rsidP="00123E23">
            <w:pPr>
              <w:pStyle w:val="Compact"/>
            </w:pPr>
            <w:r>
              <w:t>-0.01 (0.01)</w:t>
            </w:r>
          </w:p>
        </w:tc>
        <w:tc>
          <w:tcPr>
            <w:tcW w:w="484" w:type="pct"/>
          </w:tcPr>
          <w:p w14:paraId="375F0C0C" w14:textId="77777777" w:rsidR="00200323" w:rsidRDefault="00200323" w:rsidP="00123E23">
            <w:pPr>
              <w:pStyle w:val="Compact"/>
            </w:pPr>
            <w:r>
              <w:t>0.03 (0.02)</w:t>
            </w:r>
          </w:p>
        </w:tc>
        <w:tc>
          <w:tcPr>
            <w:tcW w:w="516" w:type="pct"/>
          </w:tcPr>
          <w:p w14:paraId="545DF4EF" w14:textId="77777777" w:rsidR="00200323" w:rsidRDefault="00200323" w:rsidP="00123E23">
            <w:pPr>
              <w:pStyle w:val="Compact"/>
            </w:pPr>
            <w:r>
              <w:t>0.01 (0.03)</w:t>
            </w:r>
          </w:p>
        </w:tc>
        <w:tc>
          <w:tcPr>
            <w:tcW w:w="549" w:type="pct"/>
          </w:tcPr>
          <w:p w14:paraId="338A6717" w14:textId="77777777" w:rsidR="00200323" w:rsidRDefault="00200323" w:rsidP="00123E23">
            <w:pPr>
              <w:pStyle w:val="Compact"/>
            </w:pPr>
            <w:r>
              <w:t>0.01 (0.02)</w:t>
            </w:r>
          </w:p>
        </w:tc>
      </w:tr>
      <w:tr w:rsidR="00EF7A46" w14:paraId="4862F497" w14:textId="77777777" w:rsidTr="00C455C6">
        <w:tc>
          <w:tcPr>
            <w:tcW w:w="871" w:type="pct"/>
          </w:tcPr>
          <w:p w14:paraId="5A00AAB5" w14:textId="77777777" w:rsidR="00200323" w:rsidRDefault="00200323" w:rsidP="00123E23">
            <w:pPr>
              <w:pStyle w:val="Compact"/>
            </w:pPr>
            <w:r>
              <w:t>Client Appointment N</w:t>
            </w:r>
          </w:p>
        </w:tc>
        <w:tc>
          <w:tcPr>
            <w:tcW w:w="516" w:type="pct"/>
          </w:tcPr>
          <w:p w14:paraId="66A1B705" w14:textId="77777777" w:rsidR="00200323" w:rsidRDefault="00200323" w:rsidP="00123E23">
            <w:pPr>
              <w:pStyle w:val="Compact"/>
            </w:pPr>
            <w:r>
              <w:t>-0.02** (0)</w:t>
            </w:r>
          </w:p>
        </w:tc>
        <w:tc>
          <w:tcPr>
            <w:tcW w:w="516" w:type="pct"/>
          </w:tcPr>
          <w:p w14:paraId="64F72FC7" w14:textId="77777777" w:rsidR="00200323" w:rsidRDefault="00200323" w:rsidP="00123E23">
            <w:pPr>
              <w:pStyle w:val="Compact"/>
            </w:pPr>
            <w:r>
              <w:t>-0.02** (0)</w:t>
            </w:r>
          </w:p>
        </w:tc>
        <w:tc>
          <w:tcPr>
            <w:tcW w:w="516" w:type="pct"/>
          </w:tcPr>
          <w:p w14:paraId="79F0D3E2" w14:textId="77777777" w:rsidR="00200323" w:rsidRDefault="00200323" w:rsidP="00123E23">
            <w:pPr>
              <w:pStyle w:val="Compact"/>
            </w:pPr>
            <w:r>
              <w:t>-0.01** (0)</w:t>
            </w:r>
          </w:p>
        </w:tc>
        <w:tc>
          <w:tcPr>
            <w:tcW w:w="516" w:type="pct"/>
          </w:tcPr>
          <w:p w14:paraId="26FD8934" w14:textId="77777777" w:rsidR="00200323" w:rsidRDefault="00200323" w:rsidP="00123E23">
            <w:pPr>
              <w:pStyle w:val="Compact"/>
            </w:pPr>
            <w:r>
              <w:t>-0.01** (0)</w:t>
            </w:r>
          </w:p>
        </w:tc>
        <w:tc>
          <w:tcPr>
            <w:tcW w:w="516" w:type="pct"/>
          </w:tcPr>
          <w:p w14:paraId="67854C5B" w14:textId="77777777" w:rsidR="00200323" w:rsidRDefault="00200323" w:rsidP="00123E23">
            <w:pPr>
              <w:pStyle w:val="Compact"/>
            </w:pPr>
            <w:r>
              <w:t>-0.02** (0)</w:t>
            </w:r>
          </w:p>
        </w:tc>
        <w:tc>
          <w:tcPr>
            <w:tcW w:w="484" w:type="pct"/>
          </w:tcPr>
          <w:p w14:paraId="7FCF2F4C" w14:textId="77777777" w:rsidR="00200323" w:rsidRDefault="00200323" w:rsidP="00123E23">
            <w:pPr>
              <w:pStyle w:val="Compact"/>
            </w:pPr>
            <w:r>
              <w:t>-0.03** (0)</w:t>
            </w:r>
          </w:p>
        </w:tc>
        <w:tc>
          <w:tcPr>
            <w:tcW w:w="516" w:type="pct"/>
          </w:tcPr>
          <w:p w14:paraId="4A567A8F" w14:textId="77777777" w:rsidR="00200323" w:rsidRDefault="00200323" w:rsidP="00123E23">
            <w:pPr>
              <w:pStyle w:val="Compact"/>
            </w:pPr>
            <w:r>
              <w:t>-0.02** (0)</w:t>
            </w:r>
          </w:p>
        </w:tc>
        <w:tc>
          <w:tcPr>
            <w:tcW w:w="549" w:type="pct"/>
          </w:tcPr>
          <w:p w14:paraId="72A894D7" w14:textId="77777777" w:rsidR="00200323" w:rsidRDefault="00200323" w:rsidP="00123E23">
            <w:pPr>
              <w:pStyle w:val="Compact"/>
            </w:pPr>
            <w:r>
              <w:t>-0.01** (0)</w:t>
            </w:r>
          </w:p>
        </w:tc>
      </w:tr>
      <w:tr w:rsidR="00EF7A46" w14:paraId="0EEDDBEC" w14:textId="77777777" w:rsidTr="00C455C6">
        <w:tc>
          <w:tcPr>
            <w:tcW w:w="871" w:type="pct"/>
          </w:tcPr>
          <w:p w14:paraId="174E21B2" w14:textId="77777777" w:rsidR="00200323" w:rsidRDefault="00200323" w:rsidP="00123E23">
            <w:pPr>
              <w:pStyle w:val="Compact"/>
            </w:pPr>
            <w:r>
              <w:t>Center Appointment N</w:t>
            </w:r>
          </w:p>
        </w:tc>
        <w:tc>
          <w:tcPr>
            <w:tcW w:w="516" w:type="pct"/>
          </w:tcPr>
          <w:p w14:paraId="2B6F5F2A" w14:textId="77777777" w:rsidR="00200323" w:rsidRDefault="00200323" w:rsidP="00123E23">
            <w:pPr>
              <w:pStyle w:val="Compact"/>
            </w:pPr>
            <w:r>
              <w:t>-0.03 (0.02)</w:t>
            </w:r>
          </w:p>
        </w:tc>
        <w:tc>
          <w:tcPr>
            <w:tcW w:w="516" w:type="pct"/>
          </w:tcPr>
          <w:p w14:paraId="6AA29C42" w14:textId="77777777" w:rsidR="00200323" w:rsidRDefault="00200323" w:rsidP="00123E23">
            <w:pPr>
              <w:pStyle w:val="Compact"/>
            </w:pPr>
            <w:r>
              <w:t>0.01 (0.02)</w:t>
            </w:r>
          </w:p>
        </w:tc>
        <w:tc>
          <w:tcPr>
            <w:tcW w:w="516" w:type="pct"/>
          </w:tcPr>
          <w:p w14:paraId="7B516D2F" w14:textId="77777777" w:rsidR="00200323" w:rsidRDefault="00200323" w:rsidP="00123E23">
            <w:pPr>
              <w:pStyle w:val="Compact"/>
            </w:pPr>
            <w:r>
              <w:t>-0.01 (0.02)</w:t>
            </w:r>
          </w:p>
        </w:tc>
        <w:tc>
          <w:tcPr>
            <w:tcW w:w="516" w:type="pct"/>
          </w:tcPr>
          <w:p w14:paraId="7DD6A2C6" w14:textId="77777777" w:rsidR="00200323" w:rsidRDefault="00200323" w:rsidP="00123E23">
            <w:pPr>
              <w:pStyle w:val="Compact"/>
            </w:pPr>
            <w:r>
              <w:t>-0.04 (0.03)</w:t>
            </w:r>
          </w:p>
        </w:tc>
        <w:tc>
          <w:tcPr>
            <w:tcW w:w="516" w:type="pct"/>
          </w:tcPr>
          <w:p w14:paraId="2E2F8C21" w14:textId="77777777" w:rsidR="00200323" w:rsidRDefault="00200323" w:rsidP="00123E23">
            <w:pPr>
              <w:pStyle w:val="Compact"/>
            </w:pPr>
            <w:r>
              <w:t>-0.01 (0.01)</w:t>
            </w:r>
          </w:p>
        </w:tc>
        <w:tc>
          <w:tcPr>
            <w:tcW w:w="484" w:type="pct"/>
          </w:tcPr>
          <w:p w14:paraId="711F8DC0" w14:textId="77777777" w:rsidR="00200323" w:rsidRDefault="00200323" w:rsidP="00123E23">
            <w:pPr>
              <w:pStyle w:val="Compact"/>
            </w:pPr>
            <w:r>
              <w:t>-0.05 (0.03)</w:t>
            </w:r>
          </w:p>
        </w:tc>
        <w:tc>
          <w:tcPr>
            <w:tcW w:w="516" w:type="pct"/>
          </w:tcPr>
          <w:p w14:paraId="628DEEB1" w14:textId="77777777" w:rsidR="00200323" w:rsidRDefault="00200323" w:rsidP="00123E23">
            <w:pPr>
              <w:pStyle w:val="Compact"/>
            </w:pPr>
            <w:r>
              <w:t>0.00 (0.03)</w:t>
            </w:r>
          </w:p>
        </w:tc>
        <w:tc>
          <w:tcPr>
            <w:tcW w:w="549" w:type="pct"/>
          </w:tcPr>
          <w:p w14:paraId="7A0AE486" w14:textId="77777777" w:rsidR="00200323" w:rsidRDefault="00200323" w:rsidP="00123E23">
            <w:pPr>
              <w:pStyle w:val="Compact"/>
            </w:pPr>
            <w:r>
              <w:t>-0.05 (0.02)</w:t>
            </w:r>
          </w:p>
        </w:tc>
      </w:tr>
      <w:tr w:rsidR="00EF7A46" w14:paraId="6E7AC86C" w14:textId="77777777" w:rsidTr="00C455C6">
        <w:tc>
          <w:tcPr>
            <w:tcW w:w="871" w:type="pct"/>
          </w:tcPr>
          <w:p w14:paraId="561AAE4C" w14:textId="77777777" w:rsidR="00200323" w:rsidRDefault="00200323" w:rsidP="00123E23">
            <w:pPr>
              <w:pStyle w:val="Compact"/>
            </w:pPr>
            <w:r>
              <w:t>Hospitalization</w:t>
            </w:r>
          </w:p>
        </w:tc>
        <w:tc>
          <w:tcPr>
            <w:tcW w:w="516" w:type="pct"/>
          </w:tcPr>
          <w:p w14:paraId="589D70F9" w14:textId="77777777" w:rsidR="00200323" w:rsidRDefault="00200323" w:rsidP="00123E23">
            <w:pPr>
              <w:pStyle w:val="Compact"/>
            </w:pPr>
            <w:r>
              <w:t>0.00 (0)</w:t>
            </w:r>
          </w:p>
        </w:tc>
        <w:tc>
          <w:tcPr>
            <w:tcW w:w="516" w:type="pct"/>
          </w:tcPr>
          <w:p w14:paraId="2B03F8B8" w14:textId="77777777" w:rsidR="00200323" w:rsidRDefault="00200323" w:rsidP="00123E23">
            <w:pPr>
              <w:pStyle w:val="Compact"/>
            </w:pPr>
            <w:r>
              <w:t>0.00 (0)</w:t>
            </w:r>
          </w:p>
        </w:tc>
        <w:tc>
          <w:tcPr>
            <w:tcW w:w="516" w:type="pct"/>
          </w:tcPr>
          <w:p w14:paraId="526972C6" w14:textId="77777777" w:rsidR="00200323" w:rsidRDefault="00200323" w:rsidP="00123E23">
            <w:pPr>
              <w:pStyle w:val="Compact"/>
            </w:pPr>
            <w:r>
              <w:t>0.00 (0)</w:t>
            </w:r>
          </w:p>
        </w:tc>
        <w:tc>
          <w:tcPr>
            <w:tcW w:w="516" w:type="pct"/>
          </w:tcPr>
          <w:p w14:paraId="3264FE28" w14:textId="77777777" w:rsidR="00200323" w:rsidRDefault="00200323" w:rsidP="00123E23">
            <w:pPr>
              <w:pStyle w:val="Compact"/>
            </w:pPr>
            <w:r>
              <w:t>0.00 (0)</w:t>
            </w:r>
          </w:p>
        </w:tc>
        <w:tc>
          <w:tcPr>
            <w:tcW w:w="516" w:type="pct"/>
          </w:tcPr>
          <w:p w14:paraId="67771168" w14:textId="77777777" w:rsidR="00200323" w:rsidRDefault="00200323" w:rsidP="00123E23">
            <w:pPr>
              <w:pStyle w:val="Compact"/>
            </w:pPr>
            <w:r>
              <w:t>0.00 (0)</w:t>
            </w:r>
          </w:p>
        </w:tc>
        <w:tc>
          <w:tcPr>
            <w:tcW w:w="484" w:type="pct"/>
          </w:tcPr>
          <w:p w14:paraId="5DE3AA8E" w14:textId="77777777" w:rsidR="00200323" w:rsidRDefault="00200323" w:rsidP="00123E23">
            <w:pPr>
              <w:pStyle w:val="Compact"/>
            </w:pPr>
            <w:r>
              <w:t>-0.01** (0)</w:t>
            </w:r>
          </w:p>
        </w:tc>
        <w:tc>
          <w:tcPr>
            <w:tcW w:w="516" w:type="pct"/>
          </w:tcPr>
          <w:p w14:paraId="0212F962" w14:textId="77777777" w:rsidR="00200323" w:rsidRDefault="00200323" w:rsidP="00123E23">
            <w:pPr>
              <w:pStyle w:val="Compact"/>
            </w:pPr>
            <w:r>
              <w:t>0.00 (0)</w:t>
            </w:r>
          </w:p>
        </w:tc>
        <w:tc>
          <w:tcPr>
            <w:tcW w:w="549" w:type="pct"/>
          </w:tcPr>
          <w:p w14:paraId="2CF5D861" w14:textId="77777777" w:rsidR="00200323" w:rsidRDefault="00200323" w:rsidP="00123E23">
            <w:pPr>
              <w:pStyle w:val="Compact"/>
            </w:pPr>
            <w:r>
              <w:t>0.00* (0)</w:t>
            </w:r>
          </w:p>
        </w:tc>
      </w:tr>
      <w:tr w:rsidR="00C455C6" w14:paraId="39C306A2" w14:textId="77777777" w:rsidTr="00C455C6">
        <w:tc>
          <w:tcPr>
            <w:tcW w:w="871" w:type="pct"/>
          </w:tcPr>
          <w:p w14:paraId="27764ACD" w14:textId="2483E38C" w:rsidR="00C455C6" w:rsidRDefault="00C455C6" w:rsidP="00C455C6">
            <w:pPr>
              <w:pStyle w:val="Compact"/>
            </w:pPr>
            <w:r>
              <w:t>Feedback * Off track</w:t>
            </w:r>
          </w:p>
        </w:tc>
        <w:tc>
          <w:tcPr>
            <w:tcW w:w="516" w:type="pct"/>
          </w:tcPr>
          <w:p w14:paraId="002056B8" w14:textId="72BD33CB" w:rsidR="00C455C6" w:rsidRDefault="00C455C6" w:rsidP="00C455C6">
            <w:pPr>
              <w:pStyle w:val="Compact"/>
            </w:pPr>
            <w:r>
              <w:t>0.00 (0)</w:t>
            </w:r>
          </w:p>
        </w:tc>
        <w:tc>
          <w:tcPr>
            <w:tcW w:w="516" w:type="pct"/>
          </w:tcPr>
          <w:p w14:paraId="73AB85D1" w14:textId="5F78ECF4" w:rsidR="00C455C6" w:rsidRDefault="00C455C6" w:rsidP="00C455C6">
            <w:pPr>
              <w:pStyle w:val="Compact"/>
            </w:pPr>
            <w:r>
              <w:t>0.00 (0)</w:t>
            </w:r>
          </w:p>
        </w:tc>
        <w:tc>
          <w:tcPr>
            <w:tcW w:w="516" w:type="pct"/>
          </w:tcPr>
          <w:p w14:paraId="16398CE1" w14:textId="3D27305F" w:rsidR="00C455C6" w:rsidRDefault="00C455C6" w:rsidP="00C455C6">
            <w:pPr>
              <w:pStyle w:val="Compact"/>
            </w:pPr>
            <w:r>
              <w:t>0.00 (0)</w:t>
            </w:r>
          </w:p>
        </w:tc>
        <w:tc>
          <w:tcPr>
            <w:tcW w:w="516" w:type="pct"/>
          </w:tcPr>
          <w:p w14:paraId="38DE4F75" w14:textId="23777D49" w:rsidR="00C455C6" w:rsidRDefault="00C455C6" w:rsidP="00C455C6">
            <w:pPr>
              <w:pStyle w:val="Compact"/>
            </w:pPr>
            <w:r>
              <w:t>0.00 (0)</w:t>
            </w:r>
          </w:p>
        </w:tc>
        <w:tc>
          <w:tcPr>
            <w:tcW w:w="516" w:type="pct"/>
          </w:tcPr>
          <w:p w14:paraId="439B0C6D" w14:textId="3A0E2C04" w:rsidR="00C455C6" w:rsidRDefault="00C455C6" w:rsidP="00C455C6">
            <w:pPr>
              <w:pStyle w:val="Compact"/>
            </w:pPr>
            <w:r>
              <w:t>0.00 (0)</w:t>
            </w:r>
          </w:p>
        </w:tc>
        <w:tc>
          <w:tcPr>
            <w:tcW w:w="484" w:type="pct"/>
          </w:tcPr>
          <w:p w14:paraId="2E389208" w14:textId="4CBB6EC4" w:rsidR="00C455C6" w:rsidRDefault="00C455C6" w:rsidP="00C455C6">
            <w:pPr>
              <w:pStyle w:val="Compact"/>
            </w:pPr>
            <w:r>
              <w:t>0.00 (0)</w:t>
            </w:r>
          </w:p>
        </w:tc>
        <w:tc>
          <w:tcPr>
            <w:tcW w:w="516" w:type="pct"/>
          </w:tcPr>
          <w:p w14:paraId="4B470DFA" w14:textId="4D9542D3" w:rsidR="00C455C6" w:rsidRDefault="00C455C6" w:rsidP="00C455C6">
            <w:pPr>
              <w:pStyle w:val="Compact"/>
            </w:pPr>
            <w:r>
              <w:t>0.00 (0)</w:t>
            </w:r>
          </w:p>
        </w:tc>
        <w:tc>
          <w:tcPr>
            <w:tcW w:w="549" w:type="pct"/>
          </w:tcPr>
          <w:p w14:paraId="7FF01E30" w14:textId="72316886" w:rsidR="00C455C6" w:rsidRDefault="00C455C6" w:rsidP="00C455C6">
            <w:pPr>
              <w:pStyle w:val="Compact"/>
            </w:pPr>
            <w:r>
              <w:t>0.00 (0)</w:t>
            </w:r>
          </w:p>
        </w:tc>
      </w:tr>
      <w:tr w:rsidR="00C455C6" w14:paraId="558F7262" w14:textId="77777777" w:rsidTr="00C455C6">
        <w:tc>
          <w:tcPr>
            <w:tcW w:w="871" w:type="pct"/>
          </w:tcPr>
          <w:p w14:paraId="7767B724" w14:textId="77777777" w:rsidR="00C455C6" w:rsidRDefault="00C455C6" w:rsidP="00C455C6">
            <w:pPr>
              <w:pStyle w:val="Compact"/>
            </w:pPr>
            <w:r>
              <w:t>Feedback * Client baseline</w:t>
            </w:r>
          </w:p>
        </w:tc>
        <w:tc>
          <w:tcPr>
            <w:tcW w:w="516" w:type="pct"/>
          </w:tcPr>
          <w:p w14:paraId="60E9CD19" w14:textId="77777777" w:rsidR="00C455C6" w:rsidRDefault="00C455C6" w:rsidP="00C455C6">
            <w:pPr>
              <w:pStyle w:val="Compact"/>
            </w:pPr>
            <w:r>
              <w:t>0.00 (0)</w:t>
            </w:r>
          </w:p>
        </w:tc>
        <w:tc>
          <w:tcPr>
            <w:tcW w:w="516" w:type="pct"/>
          </w:tcPr>
          <w:p w14:paraId="046E1D04" w14:textId="77777777" w:rsidR="00C455C6" w:rsidRDefault="00C455C6" w:rsidP="00C455C6">
            <w:pPr>
              <w:pStyle w:val="Compact"/>
            </w:pPr>
            <w:r>
              <w:t>0.00 (0)</w:t>
            </w:r>
          </w:p>
        </w:tc>
        <w:tc>
          <w:tcPr>
            <w:tcW w:w="516" w:type="pct"/>
          </w:tcPr>
          <w:p w14:paraId="0F5BC945" w14:textId="77777777" w:rsidR="00C455C6" w:rsidRDefault="00C455C6" w:rsidP="00C455C6">
            <w:pPr>
              <w:pStyle w:val="Compact"/>
            </w:pPr>
            <w:r>
              <w:t>0.00 (0)</w:t>
            </w:r>
          </w:p>
        </w:tc>
        <w:tc>
          <w:tcPr>
            <w:tcW w:w="516" w:type="pct"/>
          </w:tcPr>
          <w:p w14:paraId="4F4512FD" w14:textId="77777777" w:rsidR="00C455C6" w:rsidRDefault="00C455C6" w:rsidP="00C455C6">
            <w:pPr>
              <w:pStyle w:val="Compact"/>
            </w:pPr>
            <w:r>
              <w:t>0.00 (0)</w:t>
            </w:r>
          </w:p>
        </w:tc>
        <w:tc>
          <w:tcPr>
            <w:tcW w:w="516" w:type="pct"/>
          </w:tcPr>
          <w:p w14:paraId="27F65339" w14:textId="77777777" w:rsidR="00C455C6" w:rsidRDefault="00C455C6" w:rsidP="00C455C6">
            <w:pPr>
              <w:pStyle w:val="Compact"/>
            </w:pPr>
            <w:r>
              <w:t>0.00 (0)</w:t>
            </w:r>
          </w:p>
        </w:tc>
        <w:tc>
          <w:tcPr>
            <w:tcW w:w="484" w:type="pct"/>
          </w:tcPr>
          <w:p w14:paraId="2FE366FB" w14:textId="77777777" w:rsidR="00C455C6" w:rsidRDefault="00C455C6" w:rsidP="00C455C6">
            <w:pPr>
              <w:pStyle w:val="Compact"/>
            </w:pPr>
            <w:r>
              <w:t>-0.01* (0)</w:t>
            </w:r>
          </w:p>
        </w:tc>
        <w:tc>
          <w:tcPr>
            <w:tcW w:w="516" w:type="pct"/>
          </w:tcPr>
          <w:p w14:paraId="41F28AA4" w14:textId="77777777" w:rsidR="00C455C6" w:rsidRDefault="00C455C6" w:rsidP="00C455C6">
            <w:pPr>
              <w:pStyle w:val="Compact"/>
            </w:pPr>
            <w:r>
              <w:t>-0.01** (0)</w:t>
            </w:r>
          </w:p>
        </w:tc>
        <w:tc>
          <w:tcPr>
            <w:tcW w:w="549" w:type="pct"/>
          </w:tcPr>
          <w:p w14:paraId="10BD9F28" w14:textId="77777777" w:rsidR="00C455C6" w:rsidRDefault="00C455C6" w:rsidP="00C455C6">
            <w:pPr>
              <w:pStyle w:val="Compact"/>
            </w:pPr>
            <w:r>
              <w:t>0.00 (0)</w:t>
            </w:r>
          </w:p>
        </w:tc>
      </w:tr>
      <w:tr w:rsidR="00C455C6" w14:paraId="41D55D5D" w14:textId="77777777" w:rsidTr="00C455C6">
        <w:tc>
          <w:tcPr>
            <w:tcW w:w="871" w:type="pct"/>
          </w:tcPr>
          <w:p w14:paraId="7B2403EC" w14:textId="77777777" w:rsidR="00C455C6" w:rsidRDefault="00C455C6" w:rsidP="00C455C6">
            <w:pPr>
              <w:pStyle w:val="Compact"/>
            </w:pPr>
            <w:r>
              <w:t>Feedback * Center baseline</w:t>
            </w:r>
          </w:p>
        </w:tc>
        <w:tc>
          <w:tcPr>
            <w:tcW w:w="516" w:type="pct"/>
          </w:tcPr>
          <w:p w14:paraId="2FB76B46" w14:textId="77777777" w:rsidR="00C455C6" w:rsidRDefault="00C455C6" w:rsidP="00C455C6">
            <w:pPr>
              <w:pStyle w:val="Compact"/>
            </w:pPr>
            <w:r>
              <w:t>0.00 (0)</w:t>
            </w:r>
          </w:p>
        </w:tc>
        <w:tc>
          <w:tcPr>
            <w:tcW w:w="516" w:type="pct"/>
          </w:tcPr>
          <w:p w14:paraId="2A9B1DB2" w14:textId="77777777" w:rsidR="00C455C6" w:rsidRDefault="00C455C6" w:rsidP="00C455C6">
            <w:pPr>
              <w:pStyle w:val="Compact"/>
            </w:pPr>
            <w:r>
              <w:t>0.00 (0)</w:t>
            </w:r>
          </w:p>
        </w:tc>
        <w:tc>
          <w:tcPr>
            <w:tcW w:w="516" w:type="pct"/>
          </w:tcPr>
          <w:p w14:paraId="1BCEF129" w14:textId="77777777" w:rsidR="00C455C6" w:rsidRDefault="00C455C6" w:rsidP="00C455C6">
            <w:pPr>
              <w:pStyle w:val="Compact"/>
            </w:pPr>
            <w:r>
              <w:t>0.00 (0)</w:t>
            </w:r>
          </w:p>
        </w:tc>
        <w:tc>
          <w:tcPr>
            <w:tcW w:w="516" w:type="pct"/>
          </w:tcPr>
          <w:p w14:paraId="6D066DE9" w14:textId="77777777" w:rsidR="00C455C6" w:rsidRDefault="00C455C6" w:rsidP="00C455C6">
            <w:pPr>
              <w:pStyle w:val="Compact"/>
            </w:pPr>
            <w:r>
              <w:t>0.00 (0)</w:t>
            </w:r>
          </w:p>
        </w:tc>
        <w:tc>
          <w:tcPr>
            <w:tcW w:w="516" w:type="pct"/>
          </w:tcPr>
          <w:p w14:paraId="2AB37071" w14:textId="77777777" w:rsidR="00C455C6" w:rsidRDefault="00C455C6" w:rsidP="00C455C6">
            <w:pPr>
              <w:pStyle w:val="Compact"/>
            </w:pPr>
            <w:r>
              <w:t>0.00 (0)</w:t>
            </w:r>
          </w:p>
        </w:tc>
        <w:tc>
          <w:tcPr>
            <w:tcW w:w="484" w:type="pct"/>
          </w:tcPr>
          <w:p w14:paraId="40ED6F00" w14:textId="77777777" w:rsidR="00C455C6" w:rsidRDefault="00C455C6" w:rsidP="00C455C6">
            <w:pPr>
              <w:pStyle w:val="Compact"/>
            </w:pPr>
            <w:r>
              <w:t>0.00 (0)</w:t>
            </w:r>
          </w:p>
        </w:tc>
        <w:tc>
          <w:tcPr>
            <w:tcW w:w="516" w:type="pct"/>
          </w:tcPr>
          <w:p w14:paraId="6FC82592" w14:textId="77777777" w:rsidR="00C455C6" w:rsidRDefault="00C455C6" w:rsidP="00C455C6">
            <w:pPr>
              <w:pStyle w:val="Compact"/>
            </w:pPr>
            <w:r>
              <w:t>0.00 (0)</w:t>
            </w:r>
          </w:p>
        </w:tc>
        <w:tc>
          <w:tcPr>
            <w:tcW w:w="549" w:type="pct"/>
          </w:tcPr>
          <w:p w14:paraId="6C563252" w14:textId="77777777" w:rsidR="00C455C6" w:rsidRDefault="00C455C6" w:rsidP="00C455C6">
            <w:pPr>
              <w:pStyle w:val="Compact"/>
            </w:pPr>
            <w:r>
              <w:t>0.00 (0)</w:t>
            </w:r>
          </w:p>
        </w:tc>
      </w:tr>
      <w:tr w:rsidR="00C455C6" w14:paraId="555A20E3" w14:textId="77777777" w:rsidTr="00C455C6">
        <w:tc>
          <w:tcPr>
            <w:tcW w:w="871" w:type="pct"/>
          </w:tcPr>
          <w:p w14:paraId="6E47FCB6" w14:textId="77777777" w:rsidR="00C455C6" w:rsidRDefault="00C455C6" w:rsidP="00C455C6">
            <w:pPr>
              <w:pStyle w:val="Compact"/>
            </w:pPr>
            <w:r>
              <w:t>Feedback * Client CCAPS Frequency</w:t>
            </w:r>
          </w:p>
        </w:tc>
        <w:tc>
          <w:tcPr>
            <w:tcW w:w="516" w:type="pct"/>
          </w:tcPr>
          <w:p w14:paraId="5AB6B146" w14:textId="77777777" w:rsidR="00C455C6" w:rsidRDefault="00C455C6" w:rsidP="00C455C6">
            <w:pPr>
              <w:pStyle w:val="Compact"/>
            </w:pPr>
            <w:r>
              <w:t>0.00 (0)</w:t>
            </w:r>
          </w:p>
        </w:tc>
        <w:tc>
          <w:tcPr>
            <w:tcW w:w="516" w:type="pct"/>
          </w:tcPr>
          <w:p w14:paraId="2DBBBEA5" w14:textId="77777777" w:rsidR="00C455C6" w:rsidRDefault="00C455C6" w:rsidP="00C455C6">
            <w:pPr>
              <w:pStyle w:val="Compact"/>
            </w:pPr>
            <w:r>
              <w:t>0.00 (0)</w:t>
            </w:r>
          </w:p>
        </w:tc>
        <w:tc>
          <w:tcPr>
            <w:tcW w:w="516" w:type="pct"/>
          </w:tcPr>
          <w:p w14:paraId="168D8F38" w14:textId="77777777" w:rsidR="00C455C6" w:rsidRDefault="00C455C6" w:rsidP="00C455C6">
            <w:pPr>
              <w:pStyle w:val="Compact"/>
            </w:pPr>
            <w:r>
              <w:t>0.00 (0)</w:t>
            </w:r>
          </w:p>
        </w:tc>
        <w:tc>
          <w:tcPr>
            <w:tcW w:w="516" w:type="pct"/>
          </w:tcPr>
          <w:p w14:paraId="4FBC1190" w14:textId="77777777" w:rsidR="00C455C6" w:rsidRDefault="00C455C6" w:rsidP="00C455C6">
            <w:pPr>
              <w:pStyle w:val="Compact"/>
            </w:pPr>
            <w:r>
              <w:t>0.00 (0)</w:t>
            </w:r>
          </w:p>
        </w:tc>
        <w:tc>
          <w:tcPr>
            <w:tcW w:w="516" w:type="pct"/>
          </w:tcPr>
          <w:p w14:paraId="7CFAA051" w14:textId="77777777" w:rsidR="00C455C6" w:rsidRDefault="00C455C6" w:rsidP="00C455C6">
            <w:pPr>
              <w:pStyle w:val="Compact"/>
            </w:pPr>
            <w:r>
              <w:t>0.00 (0)</w:t>
            </w:r>
          </w:p>
        </w:tc>
        <w:tc>
          <w:tcPr>
            <w:tcW w:w="484" w:type="pct"/>
          </w:tcPr>
          <w:p w14:paraId="35E54FEB" w14:textId="77777777" w:rsidR="00C455C6" w:rsidRDefault="00C455C6" w:rsidP="00C455C6">
            <w:pPr>
              <w:pStyle w:val="Compact"/>
            </w:pPr>
            <w:r>
              <w:t>0.00 (0)</w:t>
            </w:r>
          </w:p>
        </w:tc>
        <w:tc>
          <w:tcPr>
            <w:tcW w:w="516" w:type="pct"/>
          </w:tcPr>
          <w:p w14:paraId="3937B407" w14:textId="77777777" w:rsidR="00C455C6" w:rsidRDefault="00C455C6" w:rsidP="00C455C6">
            <w:pPr>
              <w:pStyle w:val="Compact"/>
            </w:pPr>
            <w:r>
              <w:t>0.00 (0)</w:t>
            </w:r>
          </w:p>
        </w:tc>
        <w:tc>
          <w:tcPr>
            <w:tcW w:w="549" w:type="pct"/>
          </w:tcPr>
          <w:p w14:paraId="2902393A" w14:textId="77777777" w:rsidR="00C455C6" w:rsidRDefault="00C455C6" w:rsidP="00C455C6">
            <w:pPr>
              <w:pStyle w:val="Compact"/>
            </w:pPr>
            <w:r>
              <w:t>0.00 (0)</w:t>
            </w:r>
          </w:p>
        </w:tc>
      </w:tr>
      <w:tr w:rsidR="00C455C6" w14:paraId="70AF68C8" w14:textId="77777777" w:rsidTr="00C455C6">
        <w:tc>
          <w:tcPr>
            <w:tcW w:w="871" w:type="pct"/>
          </w:tcPr>
          <w:p w14:paraId="7DAC94DB" w14:textId="77777777" w:rsidR="00C455C6" w:rsidRDefault="00C455C6" w:rsidP="00C455C6">
            <w:pPr>
              <w:pStyle w:val="Compact"/>
            </w:pPr>
            <w:r>
              <w:t>Feedback * Center CCAPS Frequency</w:t>
            </w:r>
          </w:p>
        </w:tc>
        <w:tc>
          <w:tcPr>
            <w:tcW w:w="516" w:type="pct"/>
          </w:tcPr>
          <w:p w14:paraId="60D78114" w14:textId="77777777" w:rsidR="00C455C6" w:rsidRDefault="00C455C6" w:rsidP="00C455C6">
            <w:pPr>
              <w:pStyle w:val="Compact"/>
            </w:pPr>
            <w:r>
              <w:t>0.00 (0)</w:t>
            </w:r>
          </w:p>
        </w:tc>
        <w:tc>
          <w:tcPr>
            <w:tcW w:w="516" w:type="pct"/>
          </w:tcPr>
          <w:p w14:paraId="467FCF48" w14:textId="77777777" w:rsidR="00C455C6" w:rsidRDefault="00C455C6" w:rsidP="00C455C6">
            <w:pPr>
              <w:pStyle w:val="Compact"/>
            </w:pPr>
            <w:r>
              <w:t>0.00 (0)</w:t>
            </w:r>
          </w:p>
        </w:tc>
        <w:tc>
          <w:tcPr>
            <w:tcW w:w="516" w:type="pct"/>
          </w:tcPr>
          <w:p w14:paraId="303FD007" w14:textId="77777777" w:rsidR="00C455C6" w:rsidRDefault="00C455C6" w:rsidP="00C455C6">
            <w:pPr>
              <w:pStyle w:val="Compact"/>
            </w:pPr>
            <w:r>
              <w:t>0.00 (0)</w:t>
            </w:r>
          </w:p>
        </w:tc>
        <w:tc>
          <w:tcPr>
            <w:tcW w:w="516" w:type="pct"/>
          </w:tcPr>
          <w:p w14:paraId="1B1C7257" w14:textId="77777777" w:rsidR="00C455C6" w:rsidRDefault="00C455C6" w:rsidP="00C455C6">
            <w:pPr>
              <w:pStyle w:val="Compact"/>
            </w:pPr>
            <w:r>
              <w:t>0.00 (0)</w:t>
            </w:r>
          </w:p>
        </w:tc>
        <w:tc>
          <w:tcPr>
            <w:tcW w:w="516" w:type="pct"/>
          </w:tcPr>
          <w:p w14:paraId="2D5B2642" w14:textId="77777777" w:rsidR="00C455C6" w:rsidRDefault="00C455C6" w:rsidP="00C455C6">
            <w:pPr>
              <w:pStyle w:val="Compact"/>
            </w:pPr>
            <w:r>
              <w:t>0.00 (0)</w:t>
            </w:r>
          </w:p>
        </w:tc>
        <w:tc>
          <w:tcPr>
            <w:tcW w:w="484" w:type="pct"/>
          </w:tcPr>
          <w:p w14:paraId="1CD783BA" w14:textId="77777777" w:rsidR="00C455C6" w:rsidRDefault="00C455C6" w:rsidP="00C455C6">
            <w:pPr>
              <w:pStyle w:val="Compact"/>
            </w:pPr>
            <w:r>
              <w:t>0.00 (0)</w:t>
            </w:r>
          </w:p>
        </w:tc>
        <w:tc>
          <w:tcPr>
            <w:tcW w:w="516" w:type="pct"/>
          </w:tcPr>
          <w:p w14:paraId="12E53091" w14:textId="77777777" w:rsidR="00C455C6" w:rsidRDefault="00C455C6" w:rsidP="00C455C6">
            <w:pPr>
              <w:pStyle w:val="Compact"/>
            </w:pPr>
            <w:r>
              <w:t>0.00 (0)</w:t>
            </w:r>
          </w:p>
        </w:tc>
        <w:tc>
          <w:tcPr>
            <w:tcW w:w="549" w:type="pct"/>
          </w:tcPr>
          <w:p w14:paraId="7D84F4C7" w14:textId="77777777" w:rsidR="00C455C6" w:rsidRDefault="00C455C6" w:rsidP="00C455C6">
            <w:pPr>
              <w:pStyle w:val="Compact"/>
            </w:pPr>
            <w:r>
              <w:t>0.00 (0)</w:t>
            </w:r>
          </w:p>
        </w:tc>
      </w:tr>
      <w:tr w:rsidR="00C455C6" w14:paraId="5928978B" w14:textId="77777777" w:rsidTr="00C455C6">
        <w:tc>
          <w:tcPr>
            <w:tcW w:w="871" w:type="pct"/>
          </w:tcPr>
          <w:p w14:paraId="1453AF7A" w14:textId="77777777" w:rsidR="00C455C6" w:rsidRDefault="00C455C6" w:rsidP="00C455C6">
            <w:pPr>
              <w:pStyle w:val="Compact"/>
            </w:pPr>
            <w:r>
              <w:t>Feedback * Client Appointment N</w:t>
            </w:r>
          </w:p>
        </w:tc>
        <w:tc>
          <w:tcPr>
            <w:tcW w:w="516" w:type="pct"/>
          </w:tcPr>
          <w:p w14:paraId="697FA7AC" w14:textId="77777777" w:rsidR="00C455C6" w:rsidRDefault="00C455C6" w:rsidP="00C455C6">
            <w:pPr>
              <w:pStyle w:val="Compact"/>
            </w:pPr>
            <w:r>
              <w:t>0.00 (0)</w:t>
            </w:r>
          </w:p>
        </w:tc>
        <w:tc>
          <w:tcPr>
            <w:tcW w:w="516" w:type="pct"/>
          </w:tcPr>
          <w:p w14:paraId="61504ED8" w14:textId="77777777" w:rsidR="00C455C6" w:rsidRDefault="00C455C6" w:rsidP="00C455C6">
            <w:pPr>
              <w:pStyle w:val="Compact"/>
            </w:pPr>
            <w:r>
              <w:t>0.00 (0)</w:t>
            </w:r>
          </w:p>
        </w:tc>
        <w:tc>
          <w:tcPr>
            <w:tcW w:w="516" w:type="pct"/>
          </w:tcPr>
          <w:p w14:paraId="60ED9ABF" w14:textId="77777777" w:rsidR="00C455C6" w:rsidRDefault="00C455C6" w:rsidP="00C455C6">
            <w:pPr>
              <w:pStyle w:val="Compact"/>
            </w:pPr>
            <w:r>
              <w:t>0.00 (0)</w:t>
            </w:r>
          </w:p>
        </w:tc>
        <w:tc>
          <w:tcPr>
            <w:tcW w:w="516" w:type="pct"/>
          </w:tcPr>
          <w:p w14:paraId="165668E8" w14:textId="77777777" w:rsidR="00C455C6" w:rsidRDefault="00C455C6" w:rsidP="00C455C6">
            <w:pPr>
              <w:pStyle w:val="Compact"/>
            </w:pPr>
            <w:r>
              <w:t>0.00 (0)</w:t>
            </w:r>
          </w:p>
        </w:tc>
        <w:tc>
          <w:tcPr>
            <w:tcW w:w="516" w:type="pct"/>
          </w:tcPr>
          <w:p w14:paraId="0C0345C1" w14:textId="77777777" w:rsidR="00C455C6" w:rsidRDefault="00C455C6" w:rsidP="00C455C6">
            <w:pPr>
              <w:pStyle w:val="Compact"/>
            </w:pPr>
            <w:r>
              <w:t>0.00 (0)</w:t>
            </w:r>
          </w:p>
        </w:tc>
        <w:tc>
          <w:tcPr>
            <w:tcW w:w="484" w:type="pct"/>
          </w:tcPr>
          <w:p w14:paraId="7497BCCD" w14:textId="77777777" w:rsidR="00C455C6" w:rsidRDefault="00C455C6" w:rsidP="00C455C6">
            <w:pPr>
              <w:pStyle w:val="Compact"/>
            </w:pPr>
            <w:r>
              <w:t>0.00* (0)</w:t>
            </w:r>
          </w:p>
        </w:tc>
        <w:tc>
          <w:tcPr>
            <w:tcW w:w="516" w:type="pct"/>
          </w:tcPr>
          <w:p w14:paraId="7C32ED72" w14:textId="77777777" w:rsidR="00C455C6" w:rsidRDefault="00C455C6" w:rsidP="00C455C6">
            <w:pPr>
              <w:pStyle w:val="Compact"/>
            </w:pPr>
            <w:r>
              <w:t>0.00 (0)</w:t>
            </w:r>
          </w:p>
        </w:tc>
        <w:tc>
          <w:tcPr>
            <w:tcW w:w="549" w:type="pct"/>
          </w:tcPr>
          <w:p w14:paraId="48CC1AAF" w14:textId="77777777" w:rsidR="00C455C6" w:rsidRDefault="00C455C6" w:rsidP="00C455C6">
            <w:pPr>
              <w:pStyle w:val="Compact"/>
            </w:pPr>
            <w:r>
              <w:t>0.00 (0)</w:t>
            </w:r>
          </w:p>
        </w:tc>
      </w:tr>
      <w:tr w:rsidR="00C455C6" w14:paraId="4CEC98BB" w14:textId="77777777" w:rsidTr="00C455C6">
        <w:tc>
          <w:tcPr>
            <w:tcW w:w="871" w:type="pct"/>
          </w:tcPr>
          <w:p w14:paraId="054AA5E3" w14:textId="77777777" w:rsidR="00C455C6" w:rsidRDefault="00C455C6" w:rsidP="00C455C6">
            <w:pPr>
              <w:pStyle w:val="Compact"/>
            </w:pPr>
            <w:r>
              <w:t>Feedback * Center Appointment N</w:t>
            </w:r>
          </w:p>
        </w:tc>
        <w:tc>
          <w:tcPr>
            <w:tcW w:w="516" w:type="pct"/>
          </w:tcPr>
          <w:p w14:paraId="1BCAA8A5" w14:textId="77777777" w:rsidR="00C455C6" w:rsidRDefault="00C455C6" w:rsidP="00C455C6">
            <w:pPr>
              <w:pStyle w:val="Compact"/>
            </w:pPr>
            <w:r>
              <w:t>0.00 (0)</w:t>
            </w:r>
          </w:p>
        </w:tc>
        <w:tc>
          <w:tcPr>
            <w:tcW w:w="516" w:type="pct"/>
          </w:tcPr>
          <w:p w14:paraId="48B477BD" w14:textId="77777777" w:rsidR="00C455C6" w:rsidRDefault="00C455C6" w:rsidP="00C455C6">
            <w:pPr>
              <w:pStyle w:val="Compact"/>
            </w:pPr>
            <w:r>
              <w:t>0.00 (0)</w:t>
            </w:r>
          </w:p>
        </w:tc>
        <w:tc>
          <w:tcPr>
            <w:tcW w:w="516" w:type="pct"/>
          </w:tcPr>
          <w:p w14:paraId="4E627789" w14:textId="77777777" w:rsidR="00C455C6" w:rsidRDefault="00C455C6" w:rsidP="00C455C6">
            <w:pPr>
              <w:pStyle w:val="Compact"/>
            </w:pPr>
            <w:r>
              <w:t>0.00 (0)</w:t>
            </w:r>
          </w:p>
        </w:tc>
        <w:tc>
          <w:tcPr>
            <w:tcW w:w="516" w:type="pct"/>
          </w:tcPr>
          <w:p w14:paraId="32908F7F" w14:textId="77777777" w:rsidR="00C455C6" w:rsidRDefault="00C455C6" w:rsidP="00C455C6">
            <w:pPr>
              <w:pStyle w:val="Compact"/>
            </w:pPr>
            <w:r>
              <w:t>0.00 (0)</w:t>
            </w:r>
          </w:p>
        </w:tc>
        <w:tc>
          <w:tcPr>
            <w:tcW w:w="516" w:type="pct"/>
          </w:tcPr>
          <w:p w14:paraId="6EDDD4F9" w14:textId="77777777" w:rsidR="00C455C6" w:rsidRDefault="00C455C6" w:rsidP="00C455C6">
            <w:pPr>
              <w:pStyle w:val="Compact"/>
            </w:pPr>
            <w:r>
              <w:t>0.00 (0)</w:t>
            </w:r>
          </w:p>
        </w:tc>
        <w:tc>
          <w:tcPr>
            <w:tcW w:w="484" w:type="pct"/>
          </w:tcPr>
          <w:p w14:paraId="4F404C7E" w14:textId="77777777" w:rsidR="00C455C6" w:rsidRDefault="00C455C6" w:rsidP="00C455C6">
            <w:pPr>
              <w:pStyle w:val="Compact"/>
            </w:pPr>
            <w:r>
              <w:t>0.00 (0)</w:t>
            </w:r>
          </w:p>
        </w:tc>
        <w:tc>
          <w:tcPr>
            <w:tcW w:w="516" w:type="pct"/>
          </w:tcPr>
          <w:p w14:paraId="70C3574F" w14:textId="77777777" w:rsidR="00C455C6" w:rsidRDefault="00C455C6" w:rsidP="00C455C6">
            <w:pPr>
              <w:pStyle w:val="Compact"/>
            </w:pPr>
            <w:r>
              <w:t>0.00 (0)</w:t>
            </w:r>
          </w:p>
        </w:tc>
        <w:tc>
          <w:tcPr>
            <w:tcW w:w="549" w:type="pct"/>
          </w:tcPr>
          <w:p w14:paraId="10F9743A" w14:textId="77777777" w:rsidR="00C455C6" w:rsidRDefault="00C455C6" w:rsidP="00C455C6">
            <w:pPr>
              <w:pStyle w:val="Compact"/>
            </w:pPr>
            <w:r>
              <w:t>0.00 (0)</w:t>
            </w:r>
          </w:p>
        </w:tc>
      </w:tr>
      <w:tr w:rsidR="00C455C6" w14:paraId="29B74996" w14:textId="77777777" w:rsidTr="00C455C6">
        <w:tc>
          <w:tcPr>
            <w:tcW w:w="871" w:type="pct"/>
          </w:tcPr>
          <w:p w14:paraId="2BAC1899" w14:textId="77777777" w:rsidR="00C455C6" w:rsidRDefault="00C455C6" w:rsidP="00C455C6">
            <w:pPr>
              <w:pStyle w:val="Compact"/>
            </w:pPr>
            <w:r>
              <w:t>Feedback * Hospitalization</w:t>
            </w:r>
          </w:p>
        </w:tc>
        <w:tc>
          <w:tcPr>
            <w:tcW w:w="516" w:type="pct"/>
          </w:tcPr>
          <w:p w14:paraId="0438772F" w14:textId="77777777" w:rsidR="00C455C6" w:rsidRDefault="00C455C6" w:rsidP="00C455C6">
            <w:pPr>
              <w:pStyle w:val="Compact"/>
            </w:pPr>
            <w:r>
              <w:t>0.00 (0)</w:t>
            </w:r>
          </w:p>
        </w:tc>
        <w:tc>
          <w:tcPr>
            <w:tcW w:w="516" w:type="pct"/>
          </w:tcPr>
          <w:p w14:paraId="0540F223" w14:textId="77777777" w:rsidR="00C455C6" w:rsidRDefault="00C455C6" w:rsidP="00C455C6">
            <w:pPr>
              <w:pStyle w:val="Compact"/>
            </w:pPr>
            <w:r>
              <w:t>0.00 (0)</w:t>
            </w:r>
          </w:p>
        </w:tc>
        <w:tc>
          <w:tcPr>
            <w:tcW w:w="516" w:type="pct"/>
          </w:tcPr>
          <w:p w14:paraId="2795D4B3" w14:textId="77777777" w:rsidR="00C455C6" w:rsidRDefault="00C455C6" w:rsidP="00C455C6">
            <w:pPr>
              <w:pStyle w:val="Compact"/>
            </w:pPr>
            <w:r>
              <w:t>0.00 (0)</w:t>
            </w:r>
          </w:p>
        </w:tc>
        <w:tc>
          <w:tcPr>
            <w:tcW w:w="516" w:type="pct"/>
          </w:tcPr>
          <w:p w14:paraId="3A0DA268" w14:textId="77777777" w:rsidR="00C455C6" w:rsidRDefault="00C455C6" w:rsidP="00C455C6">
            <w:pPr>
              <w:pStyle w:val="Compact"/>
            </w:pPr>
            <w:r>
              <w:t>0.00 (0)</w:t>
            </w:r>
          </w:p>
        </w:tc>
        <w:tc>
          <w:tcPr>
            <w:tcW w:w="516" w:type="pct"/>
          </w:tcPr>
          <w:p w14:paraId="381C3F48" w14:textId="77777777" w:rsidR="00C455C6" w:rsidRDefault="00C455C6" w:rsidP="00C455C6">
            <w:pPr>
              <w:pStyle w:val="Compact"/>
            </w:pPr>
            <w:r>
              <w:t>0.00 (0)</w:t>
            </w:r>
          </w:p>
        </w:tc>
        <w:tc>
          <w:tcPr>
            <w:tcW w:w="484" w:type="pct"/>
          </w:tcPr>
          <w:p w14:paraId="2EB47C48" w14:textId="77777777" w:rsidR="00C455C6" w:rsidRDefault="00C455C6" w:rsidP="00C455C6">
            <w:pPr>
              <w:pStyle w:val="Compact"/>
            </w:pPr>
            <w:r>
              <w:t>0.00 (0)</w:t>
            </w:r>
          </w:p>
        </w:tc>
        <w:tc>
          <w:tcPr>
            <w:tcW w:w="516" w:type="pct"/>
          </w:tcPr>
          <w:p w14:paraId="5D10A8CD" w14:textId="77777777" w:rsidR="00C455C6" w:rsidRDefault="00C455C6" w:rsidP="00C455C6">
            <w:pPr>
              <w:pStyle w:val="Compact"/>
            </w:pPr>
            <w:r>
              <w:t>0.00 (0)</w:t>
            </w:r>
          </w:p>
        </w:tc>
        <w:tc>
          <w:tcPr>
            <w:tcW w:w="549" w:type="pct"/>
          </w:tcPr>
          <w:p w14:paraId="6328A7B9" w14:textId="77777777" w:rsidR="00C455C6" w:rsidRDefault="00C455C6" w:rsidP="00C455C6">
            <w:pPr>
              <w:pStyle w:val="Compact"/>
            </w:pPr>
            <w:r>
              <w:t>0.00 (0)</w:t>
            </w:r>
          </w:p>
        </w:tc>
      </w:tr>
      <w:tr w:rsidR="00C455C6" w14:paraId="10A82591" w14:textId="77777777" w:rsidTr="00634B61">
        <w:trPr>
          <w:trHeight w:val="81"/>
        </w:trPr>
        <w:tc>
          <w:tcPr>
            <w:tcW w:w="871" w:type="pct"/>
          </w:tcPr>
          <w:p w14:paraId="3B6336C4" w14:textId="77777777" w:rsidR="00C455C6" w:rsidRDefault="00C455C6" w:rsidP="001B6A80">
            <w:pPr>
              <w:pStyle w:val="Compact"/>
            </w:pPr>
            <w:r>
              <w:t>Slope * Off track</w:t>
            </w:r>
          </w:p>
        </w:tc>
        <w:tc>
          <w:tcPr>
            <w:tcW w:w="516" w:type="pct"/>
          </w:tcPr>
          <w:p w14:paraId="6838C881" w14:textId="77777777" w:rsidR="00C455C6" w:rsidRDefault="00C455C6" w:rsidP="001B6A80">
            <w:pPr>
              <w:pStyle w:val="Compact"/>
            </w:pPr>
            <w:r>
              <w:t>0.13** (0)</w:t>
            </w:r>
          </w:p>
        </w:tc>
        <w:tc>
          <w:tcPr>
            <w:tcW w:w="516" w:type="pct"/>
          </w:tcPr>
          <w:p w14:paraId="6570EBC1" w14:textId="77777777" w:rsidR="00C455C6" w:rsidRDefault="00C455C6" w:rsidP="001B6A80">
            <w:pPr>
              <w:pStyle w:val="Compact"/>
            </w:pPr>
            <w:r>
              <w:t>0.14** (0)</w:t>
            </w:r>
          </w:p>
        </w:tc>
        <w:tc>
          <w:tcPr>
            <w:tcW w:w="516" w:type="pct"/>
          </w:tcPr>
          <w:p w14:paraId="381144B9" w14:textId="77777777" w:rsidR="00C455C6" w:rsidRDefault="00C455C6" w:rsidP="001B6A80">
            <w:pPr>
              <w:pStyle w:val="Compact"/>
            </w:pPr>
            <w:r>
              <w:t>0.13** (0)</w:t>
            </w:r>
          </w:p>
        </w:tc>
        <w:tc>
          <w:tcPr>
            <w:tcW w:w="516" w:type="pct"/>
          </w:tcPr>
          <w:p w14:paraId="09863F7B" w14:textId="77777777" w:rsidR="00C455C6" w:rsidRDefault="00C455C6" w:rsidP="001B6A80">
            <w:pPr>
              <w:pStyle w:val="Compact"/>
            </w:pPr>
            <w:r>
              <w:t>0.17** (0)</w:t>
            </w:r>
          </w:p>
        </w:tc>
        <w:tc>
          <w:tcPr>
            <w:tcW w:w="516" w:type="pct"/>
          </w:tcPr>
          <w:p w14:paraId="7E3E1617" w14:textId="77777777" w:rsidR="00C455C6" w:rsidRDefault="00C455C6" w:rsidP="001B6A80">
            <w:pPr>
              <w:pStyle w:val="Compact"/>
            </w:pPr>
            <w:r>
              <w:t>0.15** (0)</w:t>
            </w:r>
          </w:p>
        </w:tc>
        <w:tc>
          <w:tcPr>
            <w:tcW w:w="484" w:type="pct"/>
          </w:tcPr>
          <w:p w14:paraId="2EE26A57" w14:textId="77777777" w:rsidR="00C455C6" w:rsidRDefault="00C455C6" w:rsidP="001B6A80">
            <w:pPr>
              <w:pStyle w:val="Compact"/>
            </w:pPr>
            <w:r>
              <w:t>0.12** (0)</w:t>
            </w:r>
          </w:p>
        </w:tc>
        <w:tc>
          <w:tcPr>
            <w:tcW w:w="516" w:type="pct"/>
          </w:tcPr>
          <w:p w14:paraId="3F165A5B" w14:textId="77777777" w:rsidR="00C455C6" w:rsidRDefault="00C455C6" w:rsidP="001B6A80">
            <w:pPr>
              <w:pStyle w:val="Compact"/>
            </w:pPr>
            <w:r>
              <w:t>0.11** (0)</w:t>
            </w:r>
          </w:p>
        </w:tc>
        <w:tc>
          <w:tcPr>
            <w:tcW w:w="549" w:type="pct"/>
          </w:tcPr>
          <w:p w14:paraId="57952B3A" w14:textId="77777777" w:rsidR="00C455C6" w:rsidRDefault="00C455C6" w:rsidP="001B6A80">
            <w:pPr>
              <w:pStyle w:val="Compact"/>
            </w:pPr>
            <w:r>
              <w:t>0.12** (0)</w:t>
            </w:r>
          </w:p>
        </w:tc>
      </w:tr>
      <w:tr w:rsidR="00C455C6" w14:paraId="32D74955" w14:textId="77777777" w:rsidTr="00C455C6">
        <w:tc>
          <w:tcPr>
            <w:tcW w:w="871" w:type="pct"/>
          </w:tcPr>
          <w:p w14:paraId="778ED01D" w14:textId="77777777" w:rsidR="00C455C6" w:rsidRDefault="00C455C6" w:rsidP="00C455C6">
            <w:pPr>
              <w:pStyle w:val="Compact"/>
            </w:pPr>
            <w:r>
              <w:t>Slope * Client baseline</w:t>
            </w:r>
          </w:p>
        </w:tc>
        <w:tc>
          <w:tcPr>
            <w:tcW w:w="516" w:type="pct"/>
          </w:tcPr>
          <w:p w14:paraId="3CD2D375" w14:textId="77777777" w:rsidR="00C455C6" w:rsidRDefault="00C455C6" w:rsidP="00C455C6">
            <w:pPr>
              <w:pStyle w:val="Compact"/>
            </w:pPr>
            <w:r>
              <w:t>-0.19** (0)</w:t>
            </w:r>
          </w:p>
        </w:tc>
        <w:tc>
          <w:tcPr>
            <w:tcW w:w="516" w:type="pct"/>
          </w:tcPr>
          <w:p w14:paraId="7F071122" w14:textId="77777777" w:rsidR="00C455C6" w:rsidRDefault="00C455C6" w:rsidP="00C455C6">
            <w:pPr>
              <w:pStyle w:val="Compact"/>
            </w:pPr>
            <w:r>
              <w:t>-0.15** (0)</w:t>
            </w:r>
          </w:p>
        </w:tc>
        <w:tc>
          <w:tcPr>
            <w:tcW w:w="516" w:type="pct"/>
          </w:tcPr>
          <w:p w14:paraId="4D293931" w14:textId="77777777" w:rsidR="00C455C6" w:rsidRDefault="00C455C6" w:rsidP="00C455C6">
            <w:pPr>
              <w:pStyle w:val="Compact"/>
            </w:pPr>
            <w:r>
              <w:t>-0.11** (0)</w:t>
            </w:r>
          </w:p>
        </w:tc>
        <w:tc>
          <w:tcPr>
            <w:tcW w:w="516" w:type="pct"/>
          </w:tcPr>
          <w:p w14:paraId="4183DFBF" w14:textId="77777777" w:rsidR="00C455C6" w:rsidRDefault="00C455C6" w:rsidP="00C455C6">
            <w:pPr>
              <w:pStyle w:val="Compact"/>
            </w:pPr>
            <w:r>
              <w:t>-0.17** (0)</w:t>
            </w:r>
          </w:p>
        </w:tc>
        <w:tc>
          <w:tcPr>
            <w:tcW w:w="516" w:type="pct"/>
          </w:tcPr>
          <w:p w14:paraId="7B2B7F25" w14:textId="77777777" w:rsidR="00C455C6" w:rsidRDefault="00C455C6" w:rsidP="00C455C6">
            <w:pPr>
              <w:pStyle w:val="Compact"/>
            </w:pPr>
            <w:r>
              <w:t>-0.16** (0)</w:t>
            </w:r>
          </w:p>
        </w:tc>
        <w:tc>
          <w:tcPr>
            <w:tcW w:w="484" w:type="pct"/>
          </w:tcPr>
          <w:p w14:paraId="4EB9A9B3" w14:textId="77777777" w:rsidR="00C455C6" w:rsidRDefault="00C455C6" w:rsidP="00C455C6">
            <w:pPr>
              <w:pStyle w:val="Compact"/>
            </w:pPr>
            <w:r>
              <w:t>-0.24** (0)</w:t>
            </w:r>
          </w:p>
        </w:tc>
        <w:tc>
          <w:tcPr>
            <w:tcW w:w="516" w:type="pct"/>
          </w:tcPr>
          <w:p w14:paraId="43B00A39" w14:textId="77777777" w:rsidR="00C455C6" w:rsidRDefault="00C455C6" w:rsidP="00C455C6">
            <w:pPr>
              <w:pStyle w:val="Compact"/>
            </w:pPr>
            <w:r>
              <w:t>-0.26** (0)</w:t>
            </w:r>
          </w:p>
        </w:tc>
        <w:tc>
          <w:tcPr>
            <w:tcW w:w="549" w:type="pct"/>
          </w:tcPr>
          <w:p w14:paraId="53851083" w14:textId="77777777" w:rsidR="00C455C6" w:rsidRDefault="00C455C6" w:rsidP="00C455C6">
            <w:pPr>
              <w:pStyle w:val="Compact"/>
            </w:pPr>
            <w:r>
              <w:t>-0.15** (0)</w:t>
            </w:r>
          </w:p>
        </w:tc>
      </w:tr>
      <w:tr w:rsidR="00C455C6" w14:paraId="60D0D6D6" w14:textId="77777777" w:rsidTr="00C455C6">
        <w:tc>
          <w:tcPr>
            <w:tcW w:w="871" w:type="pct"/>
          </w:tcPr>
          <w:p w14:paraId="08251042" w14:textId="77777777" w:rsidR="00C455C6" w:rsidRDefault="00C455C6" w:rsidP="00C455C6">
            <w:pPr>
              <w:pStyle w:val="Compact"/>
            </w:pPr>
            <w:r>
              <w:t>Slope * Center baseline</w:t>
            </w:r>
          </w:p>
        </w:tc>
        <w:tc>
          <w:tcPr>
            <w:tcW w:w="516" w:type="pct"/>
          </w:tcPr>
          <w:p w14:paraId="10ED674E" w14:textId="77777777" w:rsidR="00C455C6" w:rsidRDefault="00C455C6" w:rsidP="00C455C6">
            <w:pPr>
              <w:pStyle w:val="Compact"/>
            </w:pPr>
            <w:r>
              <w:t>0.01 (0.01)</w:t>
            </w:r>
          </w:p>
        </w:tc>
        <w:tc>
          <w:tcPr>
            <w:tcW w:w="516" w:type="pct"/>
          </w:tcPr>
          <w:p w14:paraId="7EA0DF11" w14:textId="77777777" w:rsidR="00C455C6" w:rsidRDefault="00C455C6" w:rsidP="00C455C6">
            <w:pPr>
              <w:pStyle w:val="Compact"/>
            </w:pPr>
            <w:r>
              <w:t>-0.01 (0.01)</w:t>
            </w:r>
          </w:p>
        </w:tc>
        <w:tc>
          <w:tcPr>
            <w:tcW w:w="516" w:type="pct"/>
          </w:tcPr>
          <w:p w14:paraId="7C9A972B" w14:textId="77777777" w:rsidR="00C455C6" w:rsidRDefault="00C455C6" w:rsidP="00C455C6">
            <w:pPr>
              <w:pStyle w:val="Compact"/>
            </w:pPr>
            <w:r>
              <w:t>0.00 (0.01)</w:t>
            </w:r>
          </w:p>
        </w:tc>
        <w:tc>
          <w:tcPr>
            <w:tcW w:w="516" w:type="pct"/>
          </w:tcPr>
          <w:p w14:paraId="51A64089" w14:textId="77777777" w:rsidR="00C455C6" w:rsidRDefault="00C455C6" w:rsidP="00C455C6">
            <w:pPr>
              <w:pStyle w:val="Compact"/>
            </w:pPr>
            <w:r>
              <w:t>0.01 (0.01)</w:t>
            </w:r>
          </w:p>
        </w:tc>
        <w:tc>
          <w:tcPr>
            <w:tcW w:w="516" w:type="pct"/>
          </w:tcPr>
          <w:p w14:paraId="7206A19B" w14:textId="77777777" w:rsidR="00C455C6" w:rsidRDefault="00C455C6" w:rsidP="00C455C6">
            <w:pPr>
              <w:pStyle w:val="Compact"/>
            </w:pPr>
            <w:r>
              <w:t>0.01 (0.01)</w:t>
            </w:r>
          </w:p>
        </w:tc>
        <w:tc>
          <w:tcPr>
            <w:tcW w:w="484" w:type="pct"/>
          </w:tcPr>
          <w:p w14:paraId="0372AF59" w14:textId="77777777" w:rsidR="00C455C6" w:rsidRDefault="00C455C6" w:rsidP="00C455C6">
            <w:pPr>
              <w:pStyle w:val="Compact"/>
            </w:pPr>
            <w:r>
              <w:t>0.01 (0.01)</w:t>
            </w:r>
          </w:p>
        </w:tc>
        <w:tc>
          <w:tcPr>
            <w:tcW w:w="516" w:type="pct"/>
          </w:tcPr>
          <w:p w14:paraId="61BD9C82" w14:textId="77777777" w:rsidR="00C455C6" w:rsidRDefault="00C455C6" w:rsidP="00C455C6">
            <w:pPr>
              <w:pStyle w:val="Compact"/>
            </w:pPr>
            <w:r>
              <w:t>0.01 (0.01)</w:t>
            </w:r>
          </w:p>
        </w:tc>
        <w:tc>
          <w:tcPr>
            <w:tcW w:w="549" w:type="pct"/>
          </w:tcPr>
          <w:p w14:paraId="422A0363" w14:textId="77777777" w:rsidR="00C455C6" w:rsidRDefault="00C455C6" w:rsidP="00C455C6">
            <w:pPr>
              <w:pStyle w:val="Compact"/>
            </w:pPr>
            <w:r>
              <w:t>0.01 (0.01)</w:t>
            </w:r>
          </w:p>
        </w:tc>
      </w:tr>
      <w:tr w:rsidR="00C455C6" w14:paraId="565F69E1" w14:textId="77777777" w:rsidTr="00C455C6">
        <w:tc>
          <w:tcPr>
            <w:tcW w:w="871" w:type="pct"/>
          </w:tcPr>
          <w:p w14:paraId="606F7305" w14:textId="77777777" w:rsidR="00C455C6" w:rsidRDefault="00C455C6" w:rsidP="00C455C6">
            <w:pPr>
              <w:pStyle w:val="Compact"/>
            </w:pPr>
            <w:r>
              <w:lastRenderedPageBreak/>
              <w:t>Slope * Client CCAPS Frequency</w:t>
            </w:r>
          </w:p>
        </w:tc>
        <w:tc>
          <w:tcPr>
            <w:tcW w:w="516" w:type="pct"/>
          </w:tcPr>
          <w:p w14:paraId="2E9C60CF" w14:textId="77777777" w:rsidR="00C455C6" w:rsidRDefault="00C455C6" w:rsidP="00C455C6">
            <w:pPr>
              <w:pStyle w:val="Compact"/>
            </w:pPr>
            <w:r>
              <w:t>-0.02** (0)</w:t>
            </w:r>
          </w:p>
        </w:tc>
        <w:tc>
          <w:tcPr>
            <w:tcW w:w="516" w:type="pct"/>
          </w:tcPr>
          <w:p w14:paraId="403A9E72" w14:textId="77777777" w:rsidR="00C455C6" w:rsidRDefault="00C455C6" w:rsidP="00C455C6">
            <w:pPr>
              <w:pStyle w:val="Compact"/>
            </w:pPr>
            <w:r>
              <w:t>-0.02** (0)</w:t>
            </w:r>
          </w:p>
        </w:tc>
        <w:tc>
          <w:tcPr>
            <w:tcW w:w="516" w:type="pct"/>
          </w:tcPr>
          <w:p w14:paraId="23DD4C90" w14:textId="77777777" w:rsidR="00C455C6" w:rsidRDefault="00C455C6" w:rsidP="00C455C6">
            <w:pPr>
              <w:pStyle w:val="Compact"/>
            </w:pPr>
            <w:r>
              <w:t>-0.02** (0)</w:t>
            </w:r>
          </w:p>
        </w:tc>
        <w:tc>
          <w:tcPr>
            <w:tcW w:w="516" w:type="pct"/>
          </w:tcPr>
          <w:p w14:paraId="7BCEFF49" w14:textId="77777777" w:rsidR="00C455C6" w:rsidRDefault="00C455C6" w:rsidP="00C455C6">
            <w:pPr>
              <w:pStyle w:val="Compact"/>
            </w:pPr>
            <w:r>
              <w:t>-0.02** (0)</w:t>
            </w:r>
          </w:p>
        </w:tc>
        <w:tc>
          <w:tcPr>
            <w:tcW w:w="516" w:type="pct"/>
          </w:tcPr>
          <w:p w14:paraId="4F247E97" w14:textId="77777777" w:rsidR="00C455C6" w:rsidRDefault="00C455C6" w:rsidP="00C455C6">
            <w:pPr>
              <w:pStyle w:val="Compact"/>
            </w:pPr>
            <w:r>
              <w:t>-0.02** (0)</w:t>
            </w:r>
          </w:p>
        </w:tc>
        <w:tc>
          <w:tcPr>
            <w:tcW w:w="484" w:type="pct"/>
          </w:tcPr>
          <w:p w14:paraId="4619566C" w14:textId="77777777" w:rsidR="00C455C6" w:rsidRDefault="00C455C6" w:rsidP="00C455C6">
            <w:pPr>
              <w:pStyle w:val="Compact"/>
            </w:pPr>
            <w:r>
              <w:t>-0.02** (0)</w:t>
            </w:r>
          </w:p>
        </w:tc>
        <w:tc>
          <w:tcPr>
            <w:tcW w:w="516" w:type="pct"/>
          </w:tcPr>
          <w:p w14:paraId="551558D5" w14:textId="77777777" w:rsidR="00C455C6" w:rsidRDefault="00C455C6" w:rsidP="00C455C6">
            <w:pPr>
              <w:pStyle w:val="Compact"/>
            </w:pPr>
            <w:r>
              <w:t>-0.02** (0)</w:t>
            </w:r>
          </w:p>
        </w:tc>
        <w:tc>
          <w:tcPr>
            <w:tcW w:w="549" w:type="pct"/>
          </w:tcPr>
          <w:p w14:paraId="2EFDB6ED" w14:textId="77777777" w:rsidR="00C455C6" w:rsidRDefault="00C455C6" w:rsidP="00C455C6">
            <w:pPr>
              <w:pStyle w:val="Compact"/>
            </w:pPr>
            <w:r>
              <w:t>-0.02** (0)</w:t>
            </w:r>
          </w:p>
        </w:tc>
      </w:tr>
      <w:tr w:rsidR="00C455C6" w14:paraId="75AEC942" w14:textId="77777777" w:rsidTr="00C455C6">
        <w:tc>
          <w:tcPr>
            <w:tcW w:w="871" w:type="pct"/>
          </w:tcPr>
          <w:p w14:paraId="256DB707" w14:textId="77777777" w:rsidR="00C455C6" w:rsidRDefault="00C455C6" w:rsidP="00C455C6">
            <w:pPr>
              <w:pStyle w:val="Compact"/>
            </w:pPr>
            <w:r>
              <w:t>Slope * Center CCAPS Frequency</w:t>
            </w:r>
          </w:p>
        </w:tc>
        <w:tc>
          <w:tcPr>
            <w:tcW w:w="516" w:type="pct"/>
          </w:tcPr>
          <w:p w14:paraId="7D135CA8" w14:textId="77777777" w:rsidR="00C455C6" w:rsidRDefault="00C455C6" w:rsidP="00C455C6">
            <w:pPr>
              <w:pStyle w:val="Compact"/>
            </w:pPr>
            <w:r>
              <w:t>-0.01 (0.01)</w:t>
            </w:r>
          </w:p>
        </w:tc>
        <w:tc>
          <w:tcPr>
            <w:tcW w:w="516" w:type="pct"/>
          </w:tcPr>
          <w:p w14:paraId="6AD6A66B" w14:textId="77777777" w:rsidR="00C455C6" w:rsidRDefault="00C455C6" w:rsidP="00C455C6">
            <w:pPr>
              <w:pStyle w:val="Compact"/>
            </w:pPr>
            <w:r>
              <w:t>0.00 (0.01)</w:t>
            </w:r>
          </w:p>
        </w:tc>
        <w:tc>
          <w:tcPr>
            <w:tcW w:w="516" w:type="pct"/>
          </w:tcPr>
          <w:p w14:paraId="47BB4DC8" w14:textId="77777777" w:rsidR="00C455C6" w:rsidRDefault="00C455C6" w:rsidP="00C455C6">
            <w:pPr>
              <w:pStyle w:val="Compact"/>
            </w:pPr>
            <w:r>
              <w:t>0.00 (0.01)</w:t>
            </w:r>
          </w:p>
        </w:tc>
        <w:tc>
          <w:tcPr>
            <w:tcW w:w="516" w:type="pct"/>
          </w:tcPr>
          <w:p w14:paraId="77A3D5AF" w14:textId="77777777" w:rsidR="00C455C6" w:rsidRDefault="00C455C6" w:rsidP="00C455C6">
            <w:pPr>
              <w:pStyle w:val="Compact"/>
            </w:pPr>
            <w:r>
              <w:t>0.01 (0.01)</w:t>
            </w:r>
          </w:p>
        </w:tc>
        <w:tc>
          <w:tcPr>
            <w:tcW w:w="516" w:type="pct"/>
          </w:tcPr>
          <w:p w14:paraId="63498738" w14:textId="77777777" w:rsidR="00C455C6" w:rsidRDefault="00C455C6" w:rsidP="00C455C6">
            <w:pPr>
              <w:pStyle w:val="Compact"/>
            </w:pPr>
            <w:r>
              <w:t>0.00 (0.01)</w:t>
            </w:r>
          </w:p>
        </w:tc>
        <w:tc>
          <w:tcPr>
            <w:tcW w:w="484" w:type="pct"/>
          </w:tcPr>
          <w:p w14:paraId="16D557DF" w14:textId="77777777" w:rsidR="00C455C6" w:rsidRDefault="00C455C6" w:rsidP="00C455C6">
            <w:pPr>
              <w:pStyle w:val="Compact"/>
            </w:pPr>
            <w:r>
              <w:t>-0.01 (0.01)</w:t>
            </w:r>
          </w:p>
        </w:tc>
        <w:tc>
          <w:tcPr>
            <w:tcW w:w="516" w:type="pct"/>
          </w:tcPr>
          <w:p w14:paraId="1198C867" w14:textId="77777777" w:rsidR="00C455C6" w:rsidRDefault="00C455C6" w:rsidP="00C455C6">
            <w:pPr>
              <w:pStyle w:val="Compact"/>
            </w:pPr>
            <w:r>
              <w:t>-0.01 (0.01)</w:t>
            </w:r>
          </w:p>
        </w:tc>
        <w:tc>
          <w:tcPr>
            <w:tcW w:w="549" w:type="pct"/>
          </w:tcPr>
          <w:p w14:paraId="2D4CC859" w14:textId="77777777" w:rsidR="00C455C6" w:rsidRDefault="00C455C6" w:rsidP="00C455C6">
            <w:pPr>
              <w:pStyle w:val="Compact"/>
            </w:pPr>
            <w:r>
              <w:t>-0.01 (0.01)</w:t>
            </w:r>
          </w:p>
        </w:tc>
      </w:tr>
      <w:tr w:rsidR="00C455C6" w14:paraId="62AB4263" w14:textId="77777777" w:rsidTr="00C455C6">
        <w:tc>
          <w:tcPr>
            <w:tcW w:w="871" w:type="pct"/>
          </w:tcPr>
          <w:p w14:paraId="4D6BDB64" w14:textId="77777777" w:rsidR="00C455C6" w:rsidRDefault="00C455C6" w:rsidP="00C455C6">
            <w:pPr>
              <w:pStyle w:val="Compact"/>
            </w:pPr>
            <w:r>
              <w:t>Slope * Client Appointment N</w:t>
            </w:r>
          </w:p>
        </w:tc>
        <w:tc>
          <w:tcPr>
            <w:tcW w:w="516" w:type="pct"/>
          </w:tcPr>
          <w:p w14:paraId="3DCC7341" w14:textId="77777777" w:rsidR="00C455C6" w:rsidRDefault="00C455C6" w:rsidP="00C455C6">
            <w:pPr>
              <w:pStyle w:val="Compact"/>
            </w:pPr>
            <w:r>
              <w:t>0.03** (0)</w:t>
            </w:r>
          </w:p>
        </w:tc>
        <w:tc>
          <w:tcPr>
            <w:tcW w:w="516" w:type="pct"/>
          </w:tcPr>
          <w:p w14:paraId="676E5BFA" w14:textId="77777777" w:rsidR="00C455C6" w:rsidRDefault="00C455C6" w:rsidP="00C455C6">
            <w:pPr>
              <w:pStyle w:val="Compact"/>
            </w:pPr>
            <w:r>
              <w:t>0.02** (0)</w:t>
            </w:r>
          </w:p>
        </w:tc>
        <w:tc>
          <w:tcPr>
            <w:tcW w:w="516" w:type="pct"/>
          </w:tcPr>
          <w:p w14:paraId="0FCB7E15" w14:textId="77777777" w:rsidR="00C455C6" w:rsidRDefault="00C455C6" w:rsidP="00C455C6">
            <w:pPr>
              <w:pStyle w:val="Compact"/>
            </w:pPr>
            <w:r>
              <w:t>0.01** (0)</w:t>
            </w:r>
          </w:p>
        </w:tc>
        <w:tc>
          <w:tcPr>
            <w:tcW w:w="516" w:type="pct"/>
          </w:tcPr>
          <w:p w14:paraId="0CB0B390" w14:textId="77777777" w:rsidR="00C455C6" w:rsidRDefault="00C455C6" w:rsidP="00C455C6">
            <w:pPr>
              <w:pStyle w:val="Compact"/>
            </w:pPr>
            <w:r>
              <w:t>0.00 (0)</w:t>
            </w:r>
          </w:p>
        </w:tc>
        <w:tc>
          <w:tcPr>
            <w:tcW w:w="516" w:type="pct"/>
          </w:tcPr>
          <w:p w14:paraId="71E55D2C" w14:textId="77777777" w:rsidR="00C455C6" w:rsidRDefault="00C455C6" w:rsidP="00C455C6">
            <w:pPr>
              <w:pStyle w:val="Compact"/>
            </w:pPr>
            <w:r>
              <w:t>0.00 (0)</w:t>
            </w:r>
          </w:p>
        </w:tc>
        <w:tc>
          <w:tcPr>
            <w:tcW w:w="484" w:type="pct"/>
          </w:tcPr>
          <w:p w14:paraId="0734543A" w14:textId="77777777" w:rsidR="00C455C6" w:rsidRDefault="00C455C6" w:rsidP="00C455C6">
            <w:pPr>
              <w:pStyle w:val="Compact"/>
            </w:pPr>
            <w:r>
              <w:t>0.02** (0)</w:t>
            </w:r>
          </w:p>
        </w:tc>
        <w:tc>
          <w:tcPr>
            <w:tcW w:w="516" w:type="pct"/>
          </w:tcPr>
          <w:p w14:paraId="7D8FF6A1" w14:textId="77777777" w:rsidR="00C455C6" w:rsidRDefault="00C455C6" w:rsidP="00C455C6">
            <w:pPr>
              <w:pStyle w:val="Compact"/>
            </w:pPr>
            <w:r>
              <w:t>0.00* (0)</w:t>
            </w:r>
          </w:p>
        </w:tc>
        <w:tc>
          <w:tcPr>
            <w:tcW w:w="549" w:type="pct"/>
          </w:tcPr>
          <w:p w14:paraId="16F57C39" w14:textId="77777777" w:rsidR="00C455C6" w:rsidRDefault="00C455C6" w:rsidP="00C455C6">
            <w:pPr>
              <w:pStyle w:val="Compact"/>
            </w:pPr>
            <w:r>
              <w:t>0.04** (0)</w:t>
            </w:r>
          </w:p>
        </w:tc>
      </w:tr>
      <w:tr w:rsidR="00C455C6" w14:paraId="15F0C671" w14:textId="77777777" w:rsidTr="00C455C6">
        <w:tc>
          <w:tcPr>
            <w:tcW w:w="871" w:type="pct"/>
          </w:tcPr>
          <w:p w14:paraId="5F1ECC32" w14:textId="77777777" w:rsidR="00C455C6" w:rsidRDefault="00C455C6" w:rsidP="00C455C6">
            <w:pPr>
              <w:pStyle w:val="Compact"/>
            </w:pPr>
            <w:r>
              <w:t>Slope * Center Appointment N</w:t>
            </w:r>
          </w:p>
        </w:tc>
        <w:tc>
          <w:tcPr>
            <w:tcW w:w="516" w:type="pct"/>
          </w:tcPr>
          <w:p w14:paraId="3B8C7A26" w14:textId="77777777" w:rsidR="00C455C6" w:rsidRDefault="00C455C6" w:rsidP="00C455C6">
            <w:pPr>
              <w:pStyle w:val="Compact"/>
            </w:pPr>
            <w:r>
              <w:t>0.02 (0.01)</w:t>
            </w:r>
          </w:p>
        </w:tc>
        <w:tc>
          <w:tcPr>
            <w:tcW w:w="516" w:type="pct"/>
          </w:tcPr>
          <w:p w14:paraId="1736D16F" w14:textId="77777777" w:rsidR="00C455C6" w:rsidRDefault="00C455C6" w:rsidP="00C455C6">
            <w:pPr>
              <w:pStyle w:val="Compact"/>
            </w:pPr>
            <w:r>
              <w:t>0.01 (0.01)</w:t>
            </w:r>
          </w:p>
        </w:tc>
        <w:tc>
          <w:tcPr>
            <w:tcW w:w="516" w:type="pct"/>
          </w:tcPr>
          <w:p w14:paraId="2D0D49B2" w14:textId="77777777" w:rsidR="00C455C6" w:rsidRDefault="00C455C6" w:rsidP="00C455C6">
            <w:pPr>
              <w:pStyle w:val="Compact"/>
            </w:pPr>
            <w:r>
              <w:t>-0.01 (0.01)</w:t>
            </w:r>
          </w:p>
        </w:tc>
        <w:tc>
          <w:tcPr>
            <w:tcW w:w="516" w:type="pct"/>
          </w:tcPr>
          <w:p w14:paraId="71D0F83E" w14:textId="77777777" w:rsidR="00C455C6" w:rsidRDefault="00C455C6" w:rsidP="00C455C6">
            <w:pPr>
              <w:pStyle w:val="Compact"/>
            </w:pPr>
            <w:r>
              <w:t>0.01 (0.01)</w:t>
            </w:r>
          </w:p>
        </w:tc>
        <w:tc>
          <w:tcPr>
            <w:tcW w:w="516" w:type="pct"/>
          </w:tcPr>
          <w:p w14:paraId="78D066C5" w14:textId="77777777" w:rsidR="00C455C6" w:rsidRDefault="00C455C6" w:rsidP="00C455C6">
            <w:pPr>
              <w:pStyle w:val="Compact"/>
            </w:pPr>
            <w:r>
              <w:t>0.00 (0.01)</w:t>
            </w:r>
          </w:p>
        </w:tc>
        <w:tc>
          <w:tcPr>
            <w:tcW w:w="484" w:type="pct"/>
          </w:tcPr>
          <w:p w14:paraId="6E038455" w14:textId="77777777" w:rsidR="00C455C6" w:rsidRDefault="00C455C6" w:rsidP="00C455C6">
            <w:pPr>
              <w:pStyle w:val="Compact"/>
            </w:pPr>
            <w:r>
              <w:t>0.03* (0.01)</w:t>
            </w:r>
          </w:p>
        </w:tc>
        <w:tc>
          <w:tcPr>
            <w:tcW w:w="516" w:type="pct"/>
          </w:tcPr>
          <w:p w14:paraId="17F898F5" w14:textId="77777777" w:rsidR="00C455C6" w:rsidRDefault="00C455C6" w:rsidP="00C455C6">
            <w:pPr>
              <w:pStyle w:val="Compact"/>
            </w:pPr>
            <w:r>
              <w:t>0.01 (0.01)</w:t>
            </w:r>
          </w:p>
        </w:tc>
        <w:tc>
          <w:tcPr>
            <w:tcW w:w="549" w:type="pct"/>
          </w:tcPr>
          <w:p w14:paraId="3710AE05" w14:textId="77777777" w:rsidR="00C455C6" w:rsidRDefault="00C455C6" w:rsidP="00C455C6">
            <w:pPr>
              <w:pStyle w:val="Compact"/>
            </w:pPr>
            <w:r>
              <w:t>0.02 (0.01)</w:t>
            </w:r>
          </w:p>
        </w:tc>
      </w:tr>
      <w:tr w:rsidR="00C455C6" w14:paraId="7F992AFC" w14:textId="77777777" w:rsidTr="00C455C6">
        <w:tc>
          <w:tcPr>
            <w:tcW w:w="871" w:type="pct"/>
          </w:tcPr>
          <w:p w14:paraId="50F9A19C" w14:textId="77777777" w:rsidR="00C455C6" w:rsidRDefault="00C455C6" w:rsidP="00C455C6">
            <w:pPr>
              <w:pStyle w:val="Compact"/>
            </w:pPr>
            <w:r>
              <w:t>Slope * Hospitalization</w:t>
            </w:r>
          </w:p>
        </w:tc>
        <w:tc>
          <w:tcPr>
            <w:tcW w:w="516" w:type="pct"/>
          </w:tcPr>
          <w:p w14:paraId="13B9BF3B" w14:textId="77777777" w:rsidR="00C455C6" w:rsidRDefault="00C455C6" w:rsidP="00C455C6">
            <w:pPr>
              <w:pStyle w:val="Compact"/>
            </w:pPr>
            <w:r>
              <w:t>0.01** (0)</w:t>
            </w:r>
          </w:p>
        </w:tc>
        <w:tc>
          <w:tcPr>
            <w:tcW w:w="516" w:type="pct"/>
          </w:tcPr>
          <w:p w14:paraId="57EA00F1" w14:textId="77777777" w:rsidR="00C455C6" w:rsidRDefault="00C455C6" w:rsidP="00C455C6">
            <w:pPr>
              <w:pStyle w:val="Compact"/>
            </w:pPr>
            <w:r>
              <w:t>0.01** (0)</w:t>
            </w:r>
          </w:p>
        </w:tc>
        <w:tc>
          <w:tcPr>
            <w:tcW w:w="516" w:type="pct"/>
          </w:tcPr>
          <w:p w14:paraId="4732F478" w14:textId="77777777" w:rsidR="00C455C6" w:rsidRDefault="00C455C6" w:rsidP="00C455C6">
            <w:pPr>
              <w:pStyle w:val="Compact"/>
            </w:pPr>
            <w:r>
              <w:t>0.01** (0)</w:t>
            </w:r>
          </w:p>
        </w:tc>
        <w:tc>
          <w:tcPr>
            <w:tcW w:w="516" w:type="pct"/>
          </w:tcPr>
          <w:p w14:paraId="08D96E0C" w14:textId="77777777" w:rsidR="00C455C6" w:rsidRDefault="00C455C6" w:rsidP="00C455C6">
            <w:pPr>
              <w:pStyle w:val="Compact"/>
            </w:pPr>
            <w:r>
              <w:t>0.01** (0)</w:t>
            </w:r>
          </w:p>
        </w:tc>
        <w:tc>
          <w:tcPr>
            <w:tcW w:w="516" w:type="pct"/>
          </w:tcPr>
          <w:p w14:paraId="185F7CA8" w14:textId="77777777" w:rsidR="00C455C6" w:rsidRDefault="00C455C6" w:rsidP="00C455C6">
            <w:pPr>
              <w:pStyle w:val="Compact"/>
            </w:pPr>
            <w:r>
              <w:t>0.00 (0)</w:t>
            </w:r>
          </w:p>
        </w:tc>
        <w:tc>
          <w:tcPr>
            <w:tcW w:w="484" w:type="pct"/>
          </w:tcPr>
          <w:p w14:paraId="223DF8A6" w14:textId="77777777" w:rsidR="00C455C6" w:rsidRDefault="00C455C6" w:rsidP="00C455C6">
            <w:pPr>
              <w:pStyle w:val="Compact"/>
            </w:pPr>
            <w:r>
              <w:t>0.01** (0)</w:t>
            </w:r>
          </w:p>
        </w:tc>
        <w:tc>
          <w:tcPr>
            <w:tcW w:w="516" w:type="pct"/>
          </w:tcPr>
          <w:p w14:paraId="3E78B3F3" w14:textId="77777777" w:rsidR="00C455C6" w:rsidRDefault="00C455C6" w:rsidP="00C455C6">
            <w:pPr>
              <w:pStyle w:val="Compact"/>
            </w:pPr>
            <w:r>
              <w:t>0.00 (0)</w:t>
            </w:r>
          </w:p>
        </w:tc>
        <w:tc>
          <w:tcPr>
            <w:tcW w:w="549" w:type="pct"/>
          </w:tcPr>
          <w:p w14:paraId="379C3B3B" w14:textId="77777777" w:rsidR="00C455C6" w:rsidRDefault="00C455C6" w:rsidP="00C455C6">
            <w:pPr>
              <w:pStyle w:val="Compact"/>
            </w:pPr>
            <w:r>
              <w:t>0.01** (0)</w:t>
            </w:r>
          </w:p>
        </w:tc>
      </w:tr>
      <w:tr w:rsidR="00C455C6" w14:paraId="6078FE13" w14:textId="77777777" w:rsidTr="001B6A80">
        <w:tc>
          <w:tcPr>
            <w:tcW w:w="871" w:type="pct"/>
          </w:tcPr>
          <w:p w14:paraId="3284EA4A" w14:textId="77777777" w:rsidR="00C455C6" w:rsidRDefault="00C455C6" w:rsidP="001B6A80">
            <w:pPr>
              <w:pStyle w:val="Compact"/>
            </w:pPr>
            <w:r>
              <w:t>Slope * Feedback * Off track</w:t>
            </w:r>
          </w:p>
        </w:tc>
        <w:tc>
          <w:tcPr>
            <w:tcW w:w="516" w:type="pct"/>
          </w:tcPr>
          <w:p w14:paraId="301CDAAC" w14:textId="77777777" w:rsidR="00C455C6" w:rsidRDefault="00C455C6" w:rsidP="001B6A80">
            <w:pPr>
              <w:pStyle w:val="Compact"/>
            </w:pPr>
            <w:r>
              <w:t>0.00 (0)</w:t>
            </w:r>
          </w:p>
        </w:tc>
        <w:tc>
          <w:tcPr>
            <w:tcW w:w="516" w:type="pct"/>
          </w:tcPr>
          <w:p w14:paraId="5DFDBE64" w14:textId="77777777" w:rsidR="00C455C6" w:rsidRDefault="00C455C6" w:rsidP="001B6A80">
            <w:pPr>
              <w:pStyle w:val="Compact"/>
            </w:pPr>
            <w:r>
              <w:t>0.00 (0)</w:t>
            </w:r>
          </w:p>
        </w:tc>
        <w:tc>
          <w:tcPr>
            <w:tcW w:w="516" w:type="pct"/>
          </w:tcPr>
          <w:p w14:paraId="6A7DEE39" w14:textId="77777777" w:rsidR="00C455C6" w:rsidRDefault="00C455C6" w:rsidP="001B6A80">
            <w:pPr>
              <w:pStyle w:val="Compact"/>
            </w:pPr>
            <w:r>
              <w:t>0.00 (0)</w:t>
            </w:r>
          </w:p>
        </w:tc>
        <w:tc>
          <w:tcPr>
            <w:tcW w:w="516" w:type="pct"/>
          </w:tcPr>
          <w:p w14:paraId="7C28F01F" w14:textId="77777777" w:rsidR="00C455C6" w:rsidRDefault="00C455C6" w:rsidP="001B6A80">
            <w:pPr>
              <w:pStyle w:val="Compact"/>
            </w:pPr>
            <w:r>
              <w:t>0.00 (0)</w:t>
            </w:r>
          </w:p>
        </w:tc>
        <w:tc>
          <w:tcPr>
            <w:tcW w:w="516" w:type="pct"/>
          </w:tcPr>
          <w:p w14:paraId="4990D949" w14:textId="77777777" w:rsidR="00C455C6" w:rsidRDefault="00C455C6" w:rsidP="001B6A80">
            <w:pPr>
              <w:pStyle w:val="Compact"/>
            </w:pPr>
            <w:r>
              <w:t>0.00 (0)</w:t>
            </w:r>
          </w:p>
        </w:tc>
        <w:tc>
          <w:tcPr>
            <w:tcW w:w="484" w:type="pct"/>
          </w:tcPr>
          <w:p w14:paraId="54ECA175" w14:textId="77777777" w:rsidR="00C455C6" w:rsidRDefault="00C455C6" w:rsidP="001B6A80">
            <w:pPr>
              <w:pStyle w:val="Compact"/>
            </w:pPr>
            <w:r>
              <w:t>0.00 (0)</w:t>
            </w:r>
          </w:p>
        </w:tc>
        <w:tc>
          <w:tcPr>
            <w:tcW w:w="516" w:type="pct"/>
          </w:tcPr>
          <w:p w14:paraId="14FADA7A" w14:textId="77777777" w:rsidR="00C455C6" w:rsidRDefault="00C455C6" w:rsidP="001B6A80">
            <w:pPr>
              <w:pStyle w:val="Compact"/>
            </w:pPr>
            <w:r>
              <w:t>0.00 (0)</w:t>
            </w:r>
          </w:p>
        </w:tc>
        <w:tc>
          <w:tcPr>
            <w:tcW w:w="549" w:type="pct"/>
          </w:tcPr>
          <w:p w14:paraId="769C2D0B" w14:textId="77777777" w:rsidR="00C455C6" w:rsidRDefault="00C455C6" w:rsidP="001B6A80">
            <w:pPr>
              <w:pStyle w:val="Compact"/>
            </w:pPr>
            <w:r>
              <w:t>0.00 (0)</w:t>
            </w:r>
          </w:p>
        </w:tc>
      </w:tr>
      <w:tr w:rsidR="00C455C6" w14:paraId="3DAF9739" w14:textId="77777777" w:rsidTr="00C455C6">
        <w:tc>
          <w:tcPr>
            <w:tcW w:w="871" w:type="pct"/>
          </w:tcPr>
          <w:p w14:paraId="3212FC9C" w14:textId="77777777" w:rsidR="00C455C6" w:rsidRDefault="00C455C6" w:rsidP="00C455C6">
            <w:pPr>
              <w:pStyle w:val="Compact"/>
            </w:pPr>
            <w:r>
              <w:t>Slope * Feedback * Client baseline</w:t>
            </w:r>
          </w:p>
        </w:tc>
        <w:tc>
          <w:tcPr>
            <w:tcW w:w="516" w:type="pct"/>
          </w:tcPr>
          <w:p w14:paraId="1D71B847" w14:textId="77777777" w:rsidR="00C455C6" w:rsidRDefault="00C455C6" w:rsidP="00C455C6">
            <w:pPr>
              <w:pStyle w:val="Compact"/>
            </w:pPr>
            <w:r>
              <w:t>0.00 (0)</w:t>
            </w:r>
          </w:p>
        </w:tc>
        <w:tc>
          <w:tcPr>
            <w:tcW w:w="516" w:type="pct"/>
          </w:tcPr>
          <w:p w14:paraId="2EB739D6" w14:textId="77777777" w:rsidR="00C455C6" w:rsidRDefault="00C455C6" w:rsidP="00C455C6">
            <w:pPr>
              <w:pStyle w:val="Compact"/>
            </w:pPr>
            <w:r>
              <w:t>0.00 (0)</w:t>
            </w:r>
          </w:p>
        </w:tc>
        <w:tc>
          <w:tcPr>
            <w:tcW w:w="516" w:type="pct"/>
          </w:tcPr>
          <w:p w14:paraId="46328981" w14:textId="77777777" w:rsidR="00C455C6" w:rsidRDefault="00C455C6" w:rsidP="00C455C6">
            <w:pPr>
              <w:pStyle w:val="Compact"/>
            </w:pPr>
            <w:r>
              <w:t>0.00 (0)</w:t>
            </w:r>
          </w:p>
        </w:tc>
        <w:tc>
          <w:tcPr>
            <w:tcW w:w="516" w:type="pct"/>
          </w:tcPr>
          <w:p w14:paraId="1BD1EDA3" w14:textId="77777777" w:rsidR="00C455C6" w:rsidRDefault="00C455C6" w:rsidP="00C455C6">
            <w:pPr>
              <w:pStyle w:val="Compact"/>
            </w:pPr>
            <w:r>
              <w:t>0.00 (0)</w:t>
            </w:r>
          </w:p>
        </w:tc>
        <w:tc>
          <w:tcPr>
            <w:tcW w:w="516" w:type="pct"/>
          </w:tcPr>
          <w:p w14:paraId="5F963C89" w14:textId="77777777" w:rsidR="00C455C6" w:rsidRDefault="00C455C6" w:rsidP="00C455C6">
            <w:pPr>
              <w:pStyle w:val="Compact"/>
            </w:pPr>
            <w:r>
              <w:t>0.00* (0)</w:t>
            </w:r>
          </w:p>
        </w:tc>
        <w:tc>
          <w:tcPr>
            <w:tcW w:w="484" w:type="pct"/>
          </w:tcPr>
          <w:p w14:paraId="219D480F" w14:textId="77777777" w:rsidR="00C455C6" w:rsidRDefault="00C455C6" w:rsidP="00C455C6">
            <w:pPr>
              <w:pStyle w:val="Compact"/>
            </w:pPr>
            <w:r>
              <w:t>-0.01** (0)</w:t>
            </w:r>
          </w:p>
        </w:tc>
        <w:tc>
          <w:tcPr>
            <w:tcW w:w="516" w:type="pct"/>
          </w:tcPr>
          <w:p w14:paraId="29E23DB1" w14:textId="77777777" w:rsidR="00C455C6" w:rsidRDefault="00C455C6" w:rsidP="00C455C6">
            <w:pPr>
              <w:pStyle w:val="Compact"/>
            </w:pPr>
            <w:r>
              <w:t>-0.01** (0)</w:t>
            </w:r>
          </w:p>
        </w:tc>
        <w:tc>
          <w:tcPr>
            <w:tcW w:w="549" w:type="pct"/>
          </w:tcPr>
          <w:p w14:paraId="67658BC3" w14:textId="77777777" w:rsidR="00C455C6" w:rsidRDefault="00C455C6" w:rsidP="00C455C6">
            <w:pPr>
              <w:pStyle w:val="Compact"/>
            </w:pPr>
            <w:r>
              <w:t>0.00 (0)</w:t>
            </w:r>
          </w:p>
        </w:tc>
      </w:tr>
      <w:tr w:rsidR="00C455C6" w14:paraId="0718CF88" w14:textId="77777777" w:rsidTr="00C455C6">
        <w:tc>
          <w:tcPr>
            <w:tcW w:w="871" w:type="pct"/>
          </w:tcPr>
          <w:p w14:paraId="14494851" w14:textId="77777777" w:rsidR="00C455C6" w:rsidRDefault="00C455C6" w:rsidP="00C455C6">
            <w:pPr>
              <w:pStyle w:val="Compact"/>
            </w:pPr>
            <w:r>
              <w:t>Slope * Feedback * Center baseline</w:t>
            </w:r>
          </w:p>
        </w:tc>
        <w:tc>
          <w:tcPr>
            <w:tcW w:w="516" w:type="pct"/>
          </w:tcPr>
          <w:p w14:paraId="5A680066" w14:textId="77777777" w:rsidR="00C455C6" w:rsidRDefault="00C455C6" w:rsidP="00C455C6">
            <w:pPr>
              <w:pStyle w:val="Compact"/>
            </w:pPr>
            <w:r>
              <w:t>0.00 (0)</w:t>
            </w:r>
          </w:p>
        </w:tc>
        <w:tc>
          <w:tcPr>
            <w:tcW w:w="516" w:type="pct"/>
          </w:tcPr>
          <w:p w14:paraId="62E43300" w14:textId="77777777" w:rsidR="00C455C6" w:rsidRDefault="00C455C6" w:rsidP="00C455C6">
            <w:pPr>
              <w:pStyle w:val="Compact"/>
            </w:pPr>
            <w:r>
              <w:t>0.00 (0)</w:t>
            </w:r>
          </w:p>
        </w:tc>
        <w:tc>
          <w:tcPr>
            <w:tcW w:w="516" w:type="pct"/>
          </w:tcPr>
          <w:p w14:paraId="6785810E" w14:textId="77777777" w:rsidR="00C455C6" w:rsidRDefault="00C455C6" w:rsidP="00C455C6">
            <w:pPr>
              <w:pStyle w:val="Compact"/>
            </w:pPr>
            <w:r>
              <w:t>0.00 (0)</w:t>
            </w:r>
          </w:p>
        </w:tc>
        <w:tc>
          <w:tcPr>
            <w:tcW w:w="516" w:type="pct"/>
          </w:tcPr>
          <w:p w14:paraId="07B4F22C" w14:textId="77777777" w:rsidR="00C455C6" w:rsidRDefault="00C455C6" w:rsidP="00C455C6">
            <w:pPr>
              <w:pStyle w:val="Compact"/>
            </w:pPr>
            <w:r>
              <w:t>0.00 (0)</w:t>
            </w:r>
          </w:p>
        </w:tc>
        <w:tc>
          <w:tcPr>
            <w:tcW w:w="516" w:type="pct"/>
          </w:tcPr>
          <w:p w14:paraId="43BB2DAB" w14:textId="77777777" w:rsidR="00C455C6" w:rsidRDefault="00C455C6" w:rsidP="00C455C6">
            <w:pPr>
              <w:pStyle w:val="Compact"/>
            </w:pPr>
            <w:r>
              <w:t>0.00 (0)</w:t>
            </w:r>
          </w:p>
        </w:tc>
        <w:tc>
          <w:tcPr>
            <w:tcW w:w="484" w:type="pct"/>
          </w:tcPr>
          <w:p w14:paraId="7ED3CEFC" w14:textId="77777777" w:rsidR="00C455C6" w:rsidRDefault="00C455C6" w:rsidP="00C455C6">
            <w:pPr>
              <w:pStyle w:val="Compact"/>
            </w:pPr>
            <w:r>
              <w:t>0.00 (0)</w:t>
            </w:r>
          </w:p>
        </w:tc>
        <w:tc>
          <w:tcPr>
            <w:tcW w:w="516" w:type="pct"/>
          </w:tcPr>
          <w:p w14:paraId="1EB89FE5" w14:textId="77777777" w:rsidR="00C455C6" w:rsidRDefault="00C455C6" w:rsidP="00C455C6">
            <w:pPr>
              <w:pStyle w:val="Compact"/>
            </w:pPr>
            <w:r>
              <w:t>0.00 (0)</w:t>
            </w:r>
          </w:p>
        </w:tc>
        <w:tc>
          <w:tcPr>
            <w:tcW w:w="549" w:type="pct"/>
          </w:tcPr>
          <w:p w14:paraId="2BDAE1E5" w14:textId="77777777" w:rsidR="00C455C6" w:rsidRDefault="00C455C6" w:rsidP="00C455C6">
            <w:pPr>
              <w:pStyle w:val="Compact"/>
            </w:pPr>
            <w:r>
              <w:t>0.00 (0)</w:t>
            </w:r>
          </w:p>
        </w:tc>
      </w:tr>
      <w:tr w:rsidR="00C455C6" w14:paraId="7C8CE2DD" w14:textId="77777777" w:rsidTr="00C455C6">
        <w:tc>
          <w:tcPr>
            <w:tcW w:w="871" w:type="pct"/>
          </w:tcPr>
          <w:p w14:paraId="449C645E" w14:textId="77777777" w:rsidR="00C455C6" w:rsidRDefault="00C455C6" w:rsidP="00C455C6">
            <w:pPr>
              <w:pStyle w:val="Compact"/>
            </w:pPr>
            <w:r>
              <w:t>Slope * Feedback * Client CCAPS Frequency</w:t>
            </w:r>
          </w:p>
        </w:tc>
        <w:tc>
          <w:tcPr>
            <w:tcW w:w="516" w:type="pct"/>
          </w:tcPr>
          <w:p w14:paraId="3EC3542C" w14:textId="77777777" w:rsidR="00C455C6" w:rsidRDefault="00C455C6" w:rsidP="00C455C6">
            <w:pPr>
              <w:pStyle w:val="Compact"/>
            </w:pPr>
            <w:r>
              <w:t>0.00 (0)</w:t>
            </w:r>
          </w:p>
        </w:tc>
        <w:tc>
          <w:tcPr>
            <w:tcW w:w="516" w:type="pct"/>
          </w:tcPr>
          <w:p w14:paraId="6680F6A5" w14:textId="77777777" w:rsidR="00C455C6" w:rsidRDefault="00C455C6" w:rsidP="00C455C6">
            <w:pPr>
              <w:pStyle w:val="Compact"/>
            </w:pPr>
            <w:r>
              <w:t>0.00 (0)</w:t>
            </w:r>
          </w:p>
        </w:tc>
        <w:tc>
          <w:tcPr>
            <w:tcW w:w="516" w:type="pct"/>
          </w:tcPr>
          <w:p w14:paraId="7C830FE6" w14:textId="77777777" w:rsidR="00C455C6" w:rsidRDefault="00C455C6" w:rsidP="00C455C6">
            <w:pPr>
              <w:pStyle w:val="Compact"/>
            </w:pPr>
            <w:r>
              <w:t>0.00 (0)</w:t>
            </w:r>
          </w:p>
        </w:tc>
        <w:tc>
          <w:tcPr>
            <w:tcW w:w="516" w:type="pct"/>
          </w:tcPr>
          <w:p w14:paraId="4B05E357" w14:textId="77777777" w:rsidR="00C455C6" w:rsidRDefault="00C455C6" w:rsidP="00C455C6">
            <w:pPr>
              <w:pStyle w:val="Compact"/>
            </w:pPr>
            <w:r>
              <w:t>0.00 (0)</w:t>
            </w:r>
          </w:p>
        </w:tc>
        <w:tc>
          <w:tcPr>
            <w:tcW w:w="516" w:type="pct"/>
          </w:tcPr>
          <w:p w14:paraId="3BEF52F4" w14:textId="77777777" w:rsidR="00C455C6" w:rsidRDefault="00C455C6" w:rsidP="00C455C6">
            <w:pPr>
              <w:pStyle w:val="Compact"/>
            </w:pPr>
            <w:r>
              <w:t>0.00 (0)</w:t>
            </w:r>
          </w:p>
        </w:tc>
        <w:tc>
          <w:tcPr>
            <w:tcW w:w="484" w:type="pct"/>
          </w:tcPr>
          <w:p w14:paraId="674E2604" w14:textId="77777777" w:rsidR="00C455C6" w:rsidRDefault="00C455C6" w:rsidP="00C455C6">
            <w:pPr>
              <w:pStyle w:val="Compact"/>
            </w:pPr>
            <w:r>
              <w:t>0.00 (0)</w:t>
            </w:r>
          </w:p>
        </w:tc>
        <w:tc>
          <w:tcPr>
            <w:tcW w:w="516" w:type="pct"/>
          </w:tcPr>
          <w:p w14:paraId="3C155D51" w14:textId="77777777" w:rsidR="00C455C6" w:rsidRDefault="00C455C6" w:rsidP="00C455C6">
            <w:pPr>
              <w:pStyle w:val="Compact"/>
            </w:pPr>
            <w:r>
              <w:t>0.00 (0)</w:t>
            </w:r>
          </w:p>
        </w:tc>
        <w:tc>
          <w:tcPr>
            <w:tcW w:w="549" w:type="pct"/>
          </w:tcPr>
          <w:p w14:paraId="1AA9BB8D" w14:textId="77777777" w:rsidR="00C455C6" w:rsidRDefault="00C455C6" w:rsidP="00C455C6">
            <w:pPr>
              <w:pStyle w:val="Compact"/>
            </w:pPr>
            <w:r>
              <w:t>0.00 (0)</w:t>
            </w:r>
          </w:p>
        </w:tc>
      </w:tr>
      <w:tr w:rsidR="00C455C6" w14:paraId="1B94E668" w14:textId="77777777" w:rsidTr="00C455C6">
        <w:tc>
          <w:tcPr>
            <w:tcW w:w="871" w:type="pct"/>
          </w:tcPr>
          <w:p w14:paraId="43E845E6" w14:textId="77777777" w:rsidR="00C455C6" w:rsidRDefault="00C455C6" w:rsidP="00C455C6">
            <w:pPr>
              <w:pStyle w:val="Compact"/>
            </w:pPr>
            <w:r>
              <w:t>Slope * Feedback * Center CCAPS Frequency</w:t>
            </w:r>
          </w:p>
        </w:tc>
        <w:tc>
          <w:tcPr>
            <w:tcW w:w="516" w:type="pct"/>
          </w:tcPr>
          <w:p w14:paraId="40CE6E15" w14:textId="77777777" w:rsidR="00C455C6" w:rsidRDefault="00C455C6" w:rsidP="00C455C6">
            <w:pPr>
              <w:pStyle w:val="Compact"/>
            </w:pPr>
            <w:r>
              <w:t>0.00 (0)</w:t>
            </w:r>
          </w:p>
        </w:tc>
        <w:tc>
          <w:tcPr>
            <w:tcW w:w="516" w:type="pct"/>
          </w:tcPr>
          <w:p w14:paraId="4A61FA30" w14:textId="77777777" w:rsidR="00C455C6" w:rsidRDefault="00C455C6" w:rsidP="00C455C6">
            <w:pPr>
              <w:pStyle w:val="Compact"/>
            </w:pPr>
            <w:r>
              <w:t>0.00 (0)</w:t>
            </w:r>
          </w:p>
        </w:tc>
        <w:tc>
          <w:tcPr>
            <w:tcW w:w="516" w:type="pct"/>
          </w:tcPr>
          <w:p w14:paraId="2BC7E61F" w14:textId="77777777" w:rsidR="00C455C6" w:rsidRDefault="00C455C6" w:rsidP="00C455C6">
            <w:pPr>
              <w:pStyle w:val="Compact"/>
            </w:pPr>
            <w:r>
              <w:t>0.00 (0)</w:t>
            </w:r>
          </w:p>
        </w:tc>
        <w:tc>
          <w:tcPr>
            <w:tcW w:w="516" w:type="pct"/>
          </w:tcPr>
          <w:p w14:paraId="2ED3EF35" w14:textId="77777777" w:rsidR="00C455C6" w:rsidRDefault="00C455C6" w:rsidP="00C455C6">
            <w:pPr>
              <w:pStyle w:val="Compact"/>
            </w:pPr>
            <w:r>
              <w:t>0.00 (0)</w:t>
            </w:r>
          </w:p>
        </w:tc>
        <w:tc>
          <w:tcPr>
            <w:tcW w:w="516" w:type="pct"/>
          </w:tcPr>
          <w:p w14:paraId="138C83B9" w14:textId="77777777" w:rsidR="00C455C6" w:rsidRDefault="00C455C6" w:rsidP="00C455C6">
            <w:pPr>
              <w:pStyle w:val="Compact"/>
            </w:pPr>
            <w:r>
              <w:t>0.00 (0)</w:t>
            </w:r>
          </w:p>
        </w:tc>
        <w:tc>
          <w:tcPr>
            <w:tcW w:w="484" w:type="pct"/>
          </w:tcPr>
          <w:p w14:paraId="10A5FDEB" w14:textId="77777777" w:rsidR="00C455C6" w:rsidRDefault="00C455C6" w:rsidP="00C455C6">
            <w:pPr>
              <w:pStyle w:val="Compact"/>
            </w:pPr>
            <w:r>
              <w:t>0.00 (0)</w:t>
            </w:r>
          </w:p>
        </w:tc>
        <w:tc>
          <w:tcPr>
            <w:tcW w:w="516" w:type="pct"/>
          </w:tcPr>
          <w:p w14:paraId="4B0ACC34" w14:textId="77777777" w:rsidR="00C455C6" w:rsidRDefault="00C455C6" w:rsidP="00C455C6">
            <w:pPr>
              <w:pStyle w:val="Compact"/>
            </w:pPr>
            <w:r>
              <w:t>0.00 (0)</w:t>
            </w:r>
          </w:p>
        </w:tc>
        <w:tc>
          <w:tcPr>
            <w:tcW w:w="549" w:type="pct"/>
          </w:tcPr>
          <w:p w14:paraId="7848CAB1" w14:textId="77777777" w:rsidR="00C455C6" w:rsidRDefault="00C455C6" w:rsidP="00C455C6">
            <w:pPr>
              <w:pStyle w:val="Compact"/>
            </w:pPr>
            <w:r>
              <w:t>0.00 (0)</w:t>
            </w:r>
          </w:p>
        </w:tc>
      </w:tr>
      <w:tr w:rsidR="00C455C6" w14:paraId="233F2B21" w14:textId="77777777" w:rsidTr="00C455C6">
        <w:tc>
          <w:tcPr>
            <w:tcW w:w="871" w:type="pct"/>
          </w:tcPr>
          <w:p w14:paraId="3A57F23B" w14:textId="77777777" w:rsidR="00C455C6" w:rsidRDefault="00C455C6" w:rsidP="00C455C6">
            <w:pPr>
              <w:pStyle w:val="Compact"/>
            </w:pPr>
            <w:r>
              <w:t>Slope * Feedback * Client Appointment N</w:t>
            </w:r>
          </w:p>
        </w:tc>
        <w:tc>
          <w:tcPr>
            <w:tcW w:w="516" w:type="pct"/>
          </w:tcPr>
          <w:p w14:paraId="5AF4A217" w14:textId="77777777" w:rsidR="00C455C6" w:rsidRDefault="00C455C6" w:rsidP="00C455C6">
            <w:pPr>
              <w:pStyle w:val="Compact"/>
            </w:pPr>
            <w:r>
              <w:t>0.00 (0)</w:t>
            </w:r>
          </w:p>
        </w:tc>
        <w:tc>
          <w:tcPr>
            <w:tcW w:w="516" w:type="pct"/>
          </w:tcPr>
          <w:p w14:paraId="75FB3254" w14:textId="77777777" w:rsidR="00C455C6" w:rsidRDefault="00C455C6" w:rsidP="00C455C6">
            <w:pPr>
              <w:pStyle w:val="Compact"/>
            </w:pPr>
            <w:r>
              <w:t>0.00 (0)</w:t>
            </w:r>
          </w:p>
        </w:tc>
        <w:tc>
          <w:tcPr>
            <w:tcW w:w="516" w:type="pct"/>
          </w:tcPr>
          <w:p w14:paraId="40C6C8E3" w14:textId="77777777" w:rsidR="00C455C6" w:rsidRDefault="00C455C6" w:rsidP="00C455C6">
            <w:pPr>
              <w:pStyle w:val="Compact"/>
            </w:pPr>
            <w:r>
              <w:t>0.00 (0)</w:t>
            </w:r>
          </w:p>
        </w:tc>
        <w:tc>
          <w:tcPr>
            <w:tcW w:w="516" w:type="pct"/>
          </w:tcPr>
          <w:p w14:paraId="2515766C" w14:textId="77777777" w:rsidR="00C455C6" w:rsidRDefault="00C455C6" w:rsidP="00C455C6">
            <w:pPr>
              <w:pStyle w:val="Compact"/>
            </w:pPr>
            <w:r>
              <w:t>0.00 (0)</w:t>
            </w:r>
          </w:p>
        </w:tc>
        <w:tc>
          <w:tcPr>
            <w:tcW w:w="516" w:type="pct"/>
          </w:tcPr>
          <w:p w14:paraId="436CCB6D" w14:textId="77777777" w:rsidR="00C455C6" w:rsidRDefault="00C455C6" w:rsidP="00C455C6">
            <w:pPr>
              <w:pStyle w:val="Compact"/>
            </w:pPr>
            <w:r>
              <w:t>0.00 (0)</w:t>
            </w:r>
          </w:p>
        </w:tc>
        <w:tc>
          <w:tcPr>
            <w:tcW w:w="484" w:type="pct"/>
          </w:tcPr>
          <w:p w14:paraId="3FC4E54C" w14:textId="77777777" w:rsidR="00C455C6" w:rsidRDefault="00C455C6" w:rsidP="00C455C6">
            <w:pPr>
              <w:pStyle w:val="Compact"/>
            </w:pPr>
            <w:r>
              <w:t>0.00 (0)</w:t>
            </w:r>
          </w:p>
        </w:tc>
        <w:tc>
          <w:tcPr>
            <w:tcW w:w="516" w:type="pct"/>
          </w:tcPr>
          <w:p w14:paraId="7F9D6022" w14:textId="77777777" w:rsidR="00C455C6" w:rsidRDefault="00C455C6" w:rsidP="00C455C6">
            <w:pPr>
              <w:pStyle w:val="Compact"/>
            </w:pPr>
            <w:r>
              <w:t>0.00 (0)</w:t>
            </w:r>
          </w:p>
        </w:tc>
        <w:tc>
          <w:tcPr>
            <w:tcW w:w="549" w:type="pct"/>
          </w:tcPr>
          <w:p w14:paraId="537DFC26" w14:textId="77777777" w:rsidR="00C455C6" w:rsidRDefault="00C455C6" w:rsidP="00C455C6">
            <w:pPr>
              <w:pStyle w:val="Compact"/>
            </w:pPr>
            <w:r>
              <w:t>0.00 (0)</w:t>
            </w:r>
          </w:p>
        </w:tc>
      </w:tr>
      <w:tr w:rsidR="00C455C6" w14:paraId="0214021D" w14:textId="77777777" w:rsidTr="00C455C6">
        <w:tc>
          <w:tcPr>
            <w:tcW w:w="871" w:type="pct"/>
          </w:tcPr>
          <w:p w14:paraId="496644FD" w14:textId="77777777" w:rsidR="00C455C6" w:rsidRDefault="00C455C6" w:rsidP="00C455C6">
            <w:pPr>
              <w:pStyle w:val="Compact"/>
            </w:pPr>
            <w:r>
              <w:t>Slope * Feedback * Center Appointment N</w:t>
            </w:r>
          </w:p>
        </w:tc>
        <w:tc>
          <w:tcPr>
            <w:tcW w:w="516" w:type="pct"/>
          </w:tcPr>
          <w:p w14:paraId="737179FF" w14:textId="77777777" w:rsidR="00C455C6" w:rsidRDefault="00C455C6" w:rsidP="00C455C6">
            <w:pPr>
              <w:pStyle w:val="Compact"/>
            </w:pPr>
            <w:r>
              <w:t>0.00 (0)</w:t>
            </w:r>
          </w:p>
        </w:tc>
        <w:tc>
          <w:tcPr>
            <w:tcW w:w="516" w:type="pct"/>
          </w:tcPr>
          <w:p w14:paraId="63620E8A" w14:textId="77777777" w:rsidR="00C455C6" w:rsidRDefault="00C455C6" w:rsidP="00C455C6">
            <w:pPr>
              <w:pStyle w:val="Compact"/>
            </w:pPr>
            <w:r>
              <w:t>0.00 (0)</w:t>
            </w:r>
          </w:p>
        </w:tc>
        <w:tc>
          <w:tcPr>
            <w:tcW w:w="516" w:type="pct"/>
          </w:tcPr>
          <w:p w14:paraId="43D4BB58" w14:textId="77777777" w:rsidR="00C455C6" w:rsidRDefault="00C455C6" w:rsidP="00C455C6">
            <w:pPr>
              <w:pStyle w:val="Compact"/>
            </w:pPr>
            <w:r>
              <w:t>0.00 (0)</w:t>
            </w:r>
          </w:p>
        </w:tc>
        <w:tc>
          <w:tcPr>
            <w:tcW w:w="516" w:type="pct"/>
          </w:tcPr>
          <w:p w14:paraId="5323F86F" w14:textId="77777777" w:rsidR="00C455C6" w:rsidRDefault="00C455C6" w:rsidP="00C455C6">
            <w:pPr>
              <w:pStyle w:val="Compact"/>
            </w:pPr>
            <w:r>
              <w:t>0.00 (0)</w:t>
            </w:r>
          </w:p>
        </w:tc>
        <w:tc>
          <w:tcPr>
            <w:tcW w:w="516" w:type="pct"/>
          </w:tcPr>
          <w:p w14:paraId="25FE8F85" w14:textId="77777777" w:rsidR="00C455C6" w:rsidRDefault="00C455C6" w:rsidP="00C455C6">
            <w:pPr>
              <w:pStyle w:val="Compact"/>
            </w:pPr>
            <w:r>
              <w:t>0.00 (0)</w:t>
            </w:r>
          </w:p>
        </w:tc>
        <w:tc>
          <w:tcPr>
            <w:tcW w:w="484" w:type="pct"/>
          </w:tcPr>
          <w:p w14:paraId="31D4A8F3" w14:textId="77777777" w:rsidR="00C455C6" w:rsidRDefault="00C455C6" w:rsidP="00C455C6">
            <w:pPr>
              <w:pStyle w:val="Compact"/>
            </w:pPr>
            <w:r>
              <w:t>0.00 (0)</w:t>
            </w:r>
          </w:p>
        </w:tc>
        <w:tc>
          <w:tcPr>
            <w:tcW w:w="516" w:type="pct"/>
          </w:tcPr>
          <w:p w14:paraId="46623EA1" w14:textId="77777777" w:rsidR="00C455C6" w:rsidRDefault="00C455C6" w:rsidP="00C455C6">
            <w:pPr>
              <w:pStyle w:val="Compact"/>
            </w:pPr>
            <w:r>
              <w:t>0.00 (0)</w:t>
            </w:r>
          </w:p>
        </w:tc>
        <w:tc>
          <w:tcPr>
            <w:tcW w:w="549" w:type="pct"/>
          </w:tcPr>
          <w:p w14:paraId="420983D9" w14:textId="77777777" w:rsidR="00C455C6" w:rsidRDefault="00C455C6" w:rsidP="00C455C6">
            <w:pPr>
              <w:pStyle w:val="Compact"/>
            </w:pPr>
            <w:r>
              <w:t>0.00 (0)</w:t>
            </w:r>
          </w:p>
        </w:tc>
      </w:tr>
      <w:tr w:rsidR="00C455C6" w14:paraId="6A3D68DE" w14:textId="77777777" w:rsidTr="00C455C6">
        <w:tc>
          <w:tcPr>
            <w:tcW w:w="871" w:type="pct"/>
            <w:tcBorders>
              <w:bottom w:val="single" w:sz="4" w:space="0" w:color="auto"/>
            </w:tcBorders>
          </w:tcPr>
          <w:p w14:paraId="54A1C3B0" w14:textId="77777777" w:rsidR="00C455C6" w:rsidRDefault="00C455C6" w:rsidP="00C455C6">
            <w:pPr>
              <w:pStyle w:val="Compact"/>
            </w:pPr>
            <w:r>
              <w:t>Slope * Feedback * Hospitalization</w:t>
            </w:r>
          </w:p>
        </w:tc>
        <w:tc>
          <w:tcPr>
            <w:tcW w:w="516" w:type="pct"/>
            <w:tcBorders>
              <w:bottom w:val="single" w:sz="4" w:space="0" w:color="auto"/>
            </w:tcBorders>
          </w:tcPr>
          <w:p w14:paraId="5CDD16C6" w14:textId="77777777" w:rsidR="00C455C6" w:rsidRDefault="00C455C6" w:rsidP="00C455C6">
            <w:pPr>
              <w:pStyle w:val="Compact"/>
            </w:pPr>
            <w:r>
              <w:t>0.00 (0)</w:t>
            </w:r>
          </w:p>
        </w:tc>
        <w:tc>
          <w:tcPr>
            <w:tcW w:w="516" w:type="pct"/>
            <w:tcBorders>
              <w:bottom w:val="single" w:sz="4" w:space="0" w:color="auto"/>
            </w:tcBorders>
          </w:tcPr>
          <w:p w14:paraId="28BF80A0" w14:textId="77777777" w:rsidR="00C455C6" w:rsidRDefault="00C455C6" w:rsidP="00C455C6">
            <w:pPr>
              <w:pStyle w:val="Compact"/>
            </w:pPr>
            <w:r>
              <w:t>0.00 (0)</w:t>
            </w:r>
          </w:p>
        </w:tc>
        <w:tc>
          <w:tcPr>
            <w:tcW w:w="516" w:type="pct"/>
            <w:tcBorders>
              <w:bottom w:val="single" w:sz="4" w:space="0" w:color="auto"/>
            </w:tcBorders>
          </w:tcPr>
          <w:p w14:paraId="55B633AB" w14:textId="77777777" w:rsidR="00C455C6" w:rsidRDefault="00C455C6" w:rsidP="00C455C6">
            <w:pPr>
              <w:pStyle w:val="Compact"/>
            </w:pPr>
            <w:r>
              <w:t>0.00 (0)</w:t>
            </w:r>
          </w:p>
        </w:tc>
        <w:tc>
          <w:tcPr>
            <w:tcW w:w="516" w:type="pct"/>
            <w:tcBorders>
              <w:bottom w:val="single" w:sz="4" w:space="0" w:color="auto"/>
            </w:tcBorders>
          </w:tcPr>
          <w:p w14:paraId="49E91424" w14:textId="77777777" w:rsidR="00C455C6" w:rsidRDefault="00C455C6" w:rsidP="00C455C6">
            <w:pPr>
              <w:pStyle w:val="Compact"/>
            </w:pPr>
            <w:r>
              <w:t>0.00 (0)</w:t>
            </w:r>
          </w:p>
        </w:tc>
        <w:tc>
          <w:tcPr>
            <w:tcW w:w="516" w:type="pct"/>
            <w:tcBorders>
              <w:bottom w:val="single" w:sz="4" w:space="0" w:color="auto"/>
            </w:tcBorders>
          </w:tcPr>
          <w:p w14:paraId="0DB68DEF" w14:textId="77777777" w:rsidR="00C455C6" w:rsidRDefault="00C455C6" w:rsidP="00C455C6">
            <w:pPr>
              <w:pStyle w:val="Compact"/>
            </w:pPr>
            <w:r>
              <w:t>0.00 (0)</w:t>
            </w:r>
          </w:p>
        </w:tc>
        <w:tc>
          <w:tcPr>
            <w:tcW w:w="484" w:type="pct"/>
            <w:tcBorders>
              <w:bottom w:val="single" w:sz="4" w:space="0" w:color="auto"/>
            </w:tcBorders>
          </w:tcPr>
          <w:p w14:paraId="2F6FD009" w14:textId="77777777" w:rsidR="00C455C6" w:rsidRDefault="00C455C6" w:rsidP="00C455C6">
            <w:pPr>
              <w:pStyle w:val="Compact"/>
            </w:pPr>
            <w:r>
              <w:t>0.00 (0)</w:t>
            </w:r>
          </w:p>
        </w:tc>
        <w:tc>
          <w:tcPr>
            <w:tcW w:w="516" w:type="pct"/>
            <w:tcBorders>
              <w:bottom w:val="single" w:sz="4" w:space="0" w:color="auto"/>
            </w:tcBorders>
          </w:tcPr>
          <w:p w14:paraId="6F8CA44F" w14:textId="77777777" w:rsidR="00C455C6" w:rsidRDefault="00C455C6" w:rsidP="00C455C6">
            <w:pPr>
              <w:pStyle w:val="Compact"/>
            </w:pPr>
            <w:r>
              <w:t>0.00 (0)</w:t>
            </w:r>
          </w:p>
        </w:tc>
        <w:tc>
          <w:tcPr>
            <w:tcW w:w="549" w:type="pct"/>
            <w:tcBorders>
              <w:bottom w:val="single" w:sz="4" w:space="0" w:color="auto"/>
            </w:tcBorders>
          </w:tcPr>
          <w:p w14:paraId="01887000" w14:textId="77777777" w:rsidR="00C455C6" w:rsidRDefault="00C455C6" w:rsidP="00C455C6">
            <w:pPr>
              <w:pStyle w:val="Compact"/>
            </w:pPr>
            <w:r>
              <w:t>0.00 (0)</w:t>
            </w:r>
          </w:p>
        </w:tc>
      </w:tr>
      <w:tr w:rsidR="00C455C6" w14:paraId="7A5754E0" w14:textId="77777777" w:rsidTr="00EF7A46">
        <w:tc>
          <w:tcPr>
            <w:tcW w:w="5000" w:type="pct"/>
            <w:gridSpan w:val="9"/>
            <w:tcBorders>
              <w:top w:val="single" w:sz="4" w:space="0" w:color="auto"/>
            </w:tcBorders>
          </w:tcPr>
          <w:p w14:paraId="2AAE4344" w14:textId="3DA72DC0" w:rsidR="00C455C6" w:rsidRPr="00EF7A46" w:rsidRDefault="00C455C6" w:rsidP="00C455C6">
            <w:pPr>
              <w:pStyle w:val="Compact"/>
              <w:rPr>
                <w:szCs w:val="20"/>
              </w:rPr>
            </w:pPr>
            <w:r w:rsidRPr="00EF7A46">
              <w:rPr>
                <w:rFonts w:cs="Times New Roman"/>
                <w:i/>
                <w:szCs w:val="20"/>
              </w:rPr>
              <w:t xml:space="preserve">Note. </w:t>
            </w:r>
            <w:r w:rsidRPr="00EF7A46">
              <w:rPr>
                <w:rFonts w:cs="Times New Roman"/>
                <w:szCs w:val="20"/>
              </w:rPr>
              <w:t xml:space="preserve">Parameter values indicate coefficients, with standard errors in parentheses; Variance terms correspond to variance of random effects. * </w:t>
            </w:r>
            <w:r w:rsidRPr="00EF7A46">
              <w:rPr>
                <w:rFonts w:cs="Times New Roman"/>
                <w:i/>
                <w:szCs w:val="20"/>
              </w:rPr>
              <w:t xml:space="preserve">p </w:t>
            </w:r>
            <w:r w:rsidRPr="00EF7A46">
              <w:rPr>
                <w:rFonts w:cs="Times New Roman"/>
                <w:szCs w:val="20"/>
              </w:rPr>
              <w:t xml:space="preserve">&lt; .01, ** </w:t>
            </w:r>
            <w:r w:rsidRPr="00EF7A46">
              <w:rPr>
                <w:rFonts w:cs="Times New Roman"/>
                <w:i/>
                <w:szCs w:val="20"/>
              </w:rPr>
              <w:t xml:space="preserve">p </w:t>
            </w:r>
            <w:r w:rsidRPr="00EF7A46">
              <w:rPr>
                <w:rFonts w:cs="Times New Roman"/>
                <w:szCs w:val="20"/>
              </w:rPr>
              <w:t>&lt; .001</w:t>
            </w:r>
          </w:p>
        </w:tc>
      </w:tr>
    </w:tbl>
    <w:p w14:paraId="50ED07AE" w14:textId="77777777" w:rsidR="00200323" w:rsidRDefault="00200323" w:rsidP="00200323">
      <w:pPr>
        <w:pStyle w:val="Heading3"/>
      </w:pPr>
      <w:bookmarkStart w:id="30" w:name="figure-1"/>
      <w:r>
        <w:lastRenderedPageBreak/>
        <w:t>Figure 1</w:t>
      </w:r>
      <w:bookmarkEnd w:id="30"/>
    </w:p>
    <w:p w14:paraId="304C8D42" w14:textId="77777777" w:rsidR="00200323" w:rsidRDefault="00200323" w:rsidP="00200323">
      <w:pPr>
        <w:pStyle w:val="Heading4"/>
      </w:pPr>
      <w:bookmarkStart w:id="31" w:name="X97d8c6f5463519be4a7ef3056111b095b0e9b7f"/>
      <w:r>
        <w:t>Proportion of Clients Off Track at Each Session</w:t>
      </w:r>
      <w:bookmarkEnd w:id="31"/>
    </w:p>
    <w:p w14:paraId="03D3D7CD" w14:textId="5C74AE54" w:rsidR="00200323" w:rsidRDefault="004A486B" w:rsidP="002C7D3E">
      <w:pPr>
        <w:pStyle w:val="NoSpacing"/>
      </w:pPr>
      <w:r w:rsidRPr="002C7D3E">
        <w:rPr>
          <w:noProof/>
        </w:rPr>
        <w:drawing>
          <wp:inline distT="0" distB="0" distL="0" distR="0" wp14:anchorId="0350BC9D" wp14:editId="54D4E8BF">
            <wp:extent cx="7076662" cy="4245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80632" cy="4248379"/>
                    </a:xfrm>
                    <a:prstGeom prst="rect">
                      <a:avLst/>
                    </a:prstGeom>
                  </pic:spPr>
                </pic:pic>
              </a:graphicData>
            </a:graphic>
          </wp:inline>
        </w:drawing>
      </w:r>
    </w:p>
    <w:p w14:paraId="710A7723" w14:textId="77777777" w:rsidR="00200323" w:rsidRDefault="00200323" w:rsidP="00200323">
      <w:pPr>
        <w:pStyle w:val="Heading3"/>
      </w:pPr>
      <w:bookmarkStart w:id="32" w:name="figure-2"/>
      <w:r>
        <w:lastRenderedPageBreak/>
        <w:t>Figure 2</w:t>
      </w:r>
      <w:bookmarkEnd w:id="32"/>
    </w:p>
    <w:p w14:paraId="3989653D" w14:textId="77777777" w:rsidR="00200323" w:rsidRDefault="00200323" w:rsidP="00200323">
      <w:pPr>
        <w:pStyle w:val="Heading4"/>
      </w:pPr>
      <w:bookmarkStart w:id="33" w:name="Xe04d86552cf1e14dd9c258d98bab27a40fb66d6"/>
      <w:r>
        <w:t>Predicted CCAPS Change by Feedback Condition</w:t>
      </w:r>
      <w:bookmarkEnd w:id="33"/>
    </w:p>
    <w:p w14:paraId="66FDA1CF" w14:textId="1BB7CE4B" w:rsidR="00200323" w:rsidRDefault="007C5422" w:rsidP="00457448">
      <w:pPr>
        <w:pStyle w:val="NoSpacing"/>
      </w:pPr>
      <w:r>
        <w:rPr>
          <w:noProof/>
        </w:rPr>
        <w:drawing>
          <wp:inline distT="0" distB="0" distL="0" distR="0" wp14:anchorId="7571CAB1" wp14:editId="1556180C">
            <wp:extent cx="6244424" cy="4683318"/>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9793" cy="4687345"/>
                    </a:xfrm>
                    <a:prstGeom prst="rect">
                      <a:avLst/>
                    </a:prstGeom>
                  </pic:spPr>
                </pic:pic>
              </a:graphicData>
            </a:graphic>
          </wp:inline>
        </w:drawing>
      </w:r>
    </w:p>
    <w:p w14:paraId="2B357B6F" w14:textId="77777777" w:rsidR="00200323" w:rsidRDefault="00200323" w:rsidP="00200323">
      <w:pPr>
        <w:pStyle w:val="Heading3"/>
      </w:pPr>
      <w:bookmarkStart w:id="34" w:name="figure-3"/>
      <w:r>
        <w:lastRenderedPageBreak/>
        <w:t>Figure 3</w:t>
      </w:r>
      <w:bookmarkEnd w:id="34"/>
    </w:p>
    <w:p w14:paraId="3DCD271E" w14:textId="77777777" w:rsidR="00200323" w:rsidRDefault="00200323" w:rsidP="00200323">
      <w:pPr>
        <w:pStyle w:val="Heading4"/>
      </w:pPr>
      <w:bookmarkStart w:id="35" w:name="X74357754d7d2f2d58709a8f616ce383cb590f92"/>
      <w:r>
        <w:t>Predicted CCAPS Change Trajectories by Feedback Condition</w:t>
      </w:r>
      <w:bookmarkEnd w:id="35"/>
    </w:p>
    <w:p w14:paraId="026282EB" w14:textId="1D59C51F" w:rsidR="00200323" w:rsidRDefault="004A486B" w:rsidP="00457448">
      <w:pPr>
        <w:pStyle w:val="NoSpacing"/>
      </w:pPr>
      <w:r>
        <w:rPr>
          <w:noProof/>
        </w:rPr>
        <w:drawing>
          <wp:inline distT="0" distB="0" distL="0" distR="0" wp14:anchorId="17EBE5FE" wp14:editId="158DC1AF">
            <wp:extent cx="7023653" cy="421419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29933" cy="4217960"/>
                    </a:xfrm>
                    <a:prstGeom prst="rect">
                      <a:avLst/>
                    </a:prstGeom>
                  </pic:spPr>
                </pic:pic>
              </a:graphicData>
            </a:graphic>
          </wp:inline>
        </w:drawing>
      </w:r>
    </w:p>
    <w:p w14:paraId="069E6F9F" w14:textId="552E39A5" w:rsidR="00535E47" w:rsidRDefault="00535E47" w:rsidP="00200323">
      <w:pPr>
        <w:pStyle w:val="FirstParagraph"/>
        <w:ind w:firstLine="0"/>
      </w:pPr>
    </w:p>
    <w:p w14:paraId="450AB304" w14:textId="40E12C83" w:rsidR="000645B7" w:rsidRDefault="000645B7" w:rsidP="000645B7">
      <w:pPr>
        <w:pStyle w:val="FirstParagraph"/>
        <w:ind w:firstLine="0"/>
      </w:pPr>
    </w:p>
    <w:p w14:paraId="456C810F" w14:textId="77777777" w:rsidR="000645B7" w:rsidRPr="000645B7" w:rsidRDefault="000645B7" w:rsidP="000645B7">
      <w:pPr>
        <w:rPr>
          <w:rFonts w:ascii="Times New Roman" w:hAnsi="Times New Roman" w:cs="Times New Roman"/>
          <w:b/>
        </w:rPr>
        <w:sectPr w:rsidR="000645B7" w:rsidRPr="000645B7" w:rsidSect="000645B7">
          <w:pgSz w:w="15840" w:h="12240" w:orient="landscape"/>
          <w:pgMar w:top="1440" w:right="1440" w:bottom="1440" w:left="1440" w:header="720" w:footer="720" w:gutter="0"/>
          <w:cols w:space="720"/>
          <w:titlePg/>
          <w:docGrid w:linePitch="360"/>
        </w:sectPr>
      </w:pPr>
    </w:p>
    <w:p w14:paraId="4562F747" w14:textId="47B04146" w:rsidR="00DC1110" w:rsidRPr="000645B7" w:rsidRDefault="00F007E3" w:rsidP="000645B7">
      <w:pPr>
        <w:spacing w:line="480" w:lineRule="auto"/>
        <w:jc w:val="center"/>
        <w:rPr>
          <w:rFonts w:ascii="Times New Roman" w:hAnsi="Times New Roman" w:cs="Times New Roman"/>
          <w:b/>
        </w:rPr>
      </w:pPr>
      <w:r w:rsidRPr="000645B7">
        <w:rPr>
          <w:rFonts w:ascii="Times New Roman" w:hAnsi="Times New Roman" w:cs="Times New Roman"/>
          <w:b/>
        </w:rPr>
        <w:lastRenderedPageBreak/>
        <w:t>References</w:t>
      </w:r>
    </w:p>
    <w:p w14:paraId="2F827647" w14:textId="3FB656DB" w:rsidR="00123E6E" w:rsidRPr="00123E6E" w:rsidRDefault="00013624" w:rsidP="00123E6E">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123E6E" w:rsidRPr="00123E6E">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123E6E" w:rsidRPr="00123E6E">
        <w:rPr>
          <w:rFonts w:ascii="Times New Roman" w:hAnsi="Times New Roman" w:cs="Times New Roman"/>
          <w:i/>
          <w:iCs/>
          <w:noProof/>
        </w:rPr>
        <w:t>Psychotherapy Research</w:t>
      </w:r>
      <w:r w:rsidR="00123E6E" w:rsidRPr="00123E6E">
        <w:rPr>
          <w:rFonts w:ascii="Times New Roman" w:hAnsi="Times New Roman" w:cs="Times New Roman"/>
          <w:noProof/>
        </w:rPr>
        <w:t xml:space="preserve">, </w:t>
      </w:r>
      <w:r w:rsidR="00123E6E" w:rsidRPr="00123E6E">
        <w:rPr>
          <w:rFonts w:ascii="Times New Roman" w:hAnsi="Times New Roman" w:cs="Times New Roman"/>
          <w:i/>
          <w:iCs/>
          <w:noProof/>
        </w:rPr>
        <w:t>25</w:t>
      </w:r>
      <w:r w:rsidR="00123E6E" w:rsidRPr="00123E6E">
        <w:rPr>
          <w:rFonts w:ascii="Times New Roman" w:hAnsi="Times New Roman" w:cs="Times New Roman"/>
          <w:noProof/>
        </w:rPr>
        <w:t>(6), 669–677. https://doi.org/10.1080/10503307.2014.928756</w:t>
      </w:r>
    </w:p>
    <w:p w14:paraId="3B0058B6"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Amble, I., Gude, T., Ulvenes, P., Stubdal, S., &amp; Wampold, B. E. (2015). How and when feedback works in psychotherapy: Is it the signal?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3307</w:t>
      </w:r>
      <w:r w:rsidRPr="00123E6E">
        <w:rPr>
          <w:rFonts w:ascii="Times New Roman" w:hAnsi="Times New Roman" w:cs="Times New Roman"/>
          <w:noProof/>
        </w:rPr>
        <w:t>(February), 1–11. https://doi.org/10.1080/10503307.2015.1053552</w:t>
      </w:r>
    </w:p>
    <w:p w14:paraId="17580C9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77</w:t>
      </w:r>
      <w:r w:rsidRPr="00123E6E">
        <w:rPr>
          <w:rFonts w:ascii="Times New Roman" w:hAnsi="Times New Roman" w:cs="Times New Roman"/>
          <w:noProof/>
        </w:rPr>
        <w:t>(4), 693–704. https://doi.org/10.1037/a0016062</w:t>
      </w:r>
    </w:p>
    <w:p w14:paraId="27E6F756"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APA Presidential Task Force on Evidence-Based Practice. (2006). Evidence-based practice in psychology. </w:t>
      </w:r>
      <w:r w:rsidRPr="00123E6E">
        <w:rPr>
          <w:rFonts w:ascii="Times New Roman" w:hAnsi="Times New Roman" w:cs="Times New Roman"/>
          <w:i/>
          <w:iCs/>
          <w:noProof/>
        </w:rPr>
        <w:t>American Psychologist</w:t>
      </w:r>
      <w:r w:rsidRPr="00123E6E">
        <w:rPr>
          <w:rFonts w:ascii="Times New Roman" w:hAnsi="Times New Roman" w:cs="Times New Roman"/>
          <w:noProof/>
        </w:rPr>
        <w:t xml:space="preserve">, </w:t>
      </w:r>
      <w:r w:rsidRPr="00123E6E">
        <w:rPr>
          <w:rFonts w:ascii="Times New Roman" w:hAnsi="Times New Roman" w:cs="Times New Roman"/>
          <w:i/>
          <w:iCs/>
          <w:noProof/>
        </w:rPr>
        <w:t>61</w:t>
      </w:r>
      <w:r w:rsidRPr="00123E6E">
        <w:rPr>
          <w:rFonts w:ascii="Times New Roman" w:hAnsi="Times New Roman" w:cs="Times New Roman"/>
          <w:noProof/>
        </w:rPr>
        <w:t>(4), 271–285. https://doi.org/10.1037/0003-066X.61.4.271</w:t>
      </w:r>
    </w:p>
    <w:p w14:paraId="62AB5DD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Baldwin, S. A., Berkeljon, A., Atkins, D. C., Olsen, J. A., &amp; Nielsen, S. L. (2009). Rates of change in naturalistic psychotherapy: contrasting dose-effect and good-enough level models of change.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77</w:t>
      </w:r>
      <w:r w:rsidRPr="00123E6E">
        <w:rPr>
          <w:rFonts w:ascii="Times New Roman" w:hAnsi="Times New Roman" w:cs="Times New Roman"/>
          <w:noProof/>
        </w:rPr>
        <w:t>(2), 203–211. https://doi.org/10.1037/a0015235</w:t>
      </w:r>
    </w:p>
    <w:p w14:paraId="633C7C90"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Barkham, M., Margison, F., Leach, C., Lucock, M., Mellor-Clark, J., Evans, C., Benson, L., Connell, J., Audin, K., &amp; McGrath, G. (2001). Service profiling and outcomes benchmarking using the CORE-OM: Toward practice-based evidence in the psychological therapies.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69</w:t>
      </w:r>
      <w:r w:rsidRPr="00123E6E">
        <w:rPr>
          <w:rFonts w:ascii="Times New Roman" w:hAnsi="Times New Roman" w:cs="Times New Roman"/>
          <w:noProof/>
        </w:rPr>
        <w:t>(2), 184–196. https://doi.org/10.1037//0022-006X.69.2.184</w:t>
      </w:r>
    </w:p>
    <w:p w14:paraId="228390A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lastRenderedPageBreak/>
        <w:t xml:space="preserve">Bates, D., Mächler, M., Bolker, B. M., &amp; Walker, S. C. (2015). Fitting linear mixed-effects models using lme4. </w:t>
      </w:r>
      <w:r w:rsidRPr="00123E6E">
        <w:rPr>
          <w:rFonts w:ascii="Times New Roman" w:hAnsi="Times New Roman" w:cs="Times New Roman"/>
          <w:i/>
          <w:iCs/>
          <w:noProof/>
        </w:rPr>
        <w:t>Journal of Statistical Software</w:t>
      </w:r>
      <w:r w:rsidRPr="00123E6E">
        <w:rPr>
          <w:rFonts w:ascii="Times New Roman" w:hAnsi="Times New Roman" w:cs="Times New Roman"/>
          <w:noProof/>
        </w:rPr>
        <w:t xml:space="preserve">, </w:t>
      </w:r>
      <w:r w:rsidRPr="00123E6E">
        <w:rPr>
          <w:rFonts w:ascii="Times New Roman" w:hAnsi="Times New Roman" w:cs="Times New Roman"/>
          <w:i/>
          <w:iCs/>
          <w:noProof/>
        </w:rPr>
        <w:t>67</w:t>
      </w:r>
      <w:r w:rsidRPr="00123E6E">
        <w:rPr>
          <w:rFonts w:ascii="Times New Roman" w:hAnsi="Times New Roman" w:cs="Times New Roman"/>
          <w:noProof/>
        </w:rPr>
        <w:t>(1). https://doi.org/10.18637/jss.v067.i01</w:t>
      </w:r>
    </w:p>
    <w:p w14:paraId="2C50550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Boswell, J. F., Kraus, D. R., Miller, S. D., &amp; Lambert, M. J. (2013). Implementing routine outcome monitoring in clinical practice: Benefits, challenges, and solutions. </w:t>
      </w:r>
      <w:r w:rsidRPr="00123E6E">
        <w:rPr>
          <w:rFonts w:ascii="Times New Roman" w:hAnsi="Times New Roman" w:cs="Times New Roman"/>
          <w:i/>
          <w:iCs/>
          <w:noProof/>
        </w:rPr>
        <w:t>Psychotherapy Research : Journal of the Society for 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November 2014</w:t>
      </w:r>
      <w:r w:rsidRPr="00123E6E">
        <w:rPr>
          <w:rFonts w:ascii="Times New Roman" w:hAnsi="Times New Roman" w:cs="Times New Roman"/>
          <w:noProof/>
        </w:rPr>
        <w:t>, 1–14. https://doi.org/10.1080/10503307.2013.817696</w:t>
      </w:r>
    </w:p>
    <w:p w14:paraId="20DB57B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Carney, D. M., Castonguay, L. G., Janis, R. A., Scofield, B. E., Hayes, J. A., &amp; Locke, B. D. (2020). Center effects: Counseling center variables as predictors of psychotherapy outcomes. </w:t>
      </w:r>
      <w:r w:rsidRPr="00123E6E">
        <w:rPr>
          <w:rFonts w:ascii="Times New Roman" w:hAnsi="Times New Roman" w:cs="Times New Roman"/>
          <w:i/>
          <w:iCs/>
          <w:noProof/>
        </w:rPr>
        <w:t>Manuscript Submitted for Publication</w:t>
      </w:r>
      <w:r w:rsidRPr="00123E6E">
        <w:rPr>
          <w:rFonts w:ascii="Times New Roman" w:hAnsi="Times New Roman" w:cs="Times New Roman"/>
          <w:noProof/>
        </w:rPr>
        <w:t>.</w:t>
      </w:r>
    </w:p>
    <w:p w14:paraId="19C0133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123E6E">
        <w:rPr>
          <w:rFonts w:ascii="Times New Roman" w:hAnsi="Times New Roman" w:cs="Times New Roman"/>
          <w:i/>
          <w:iCs/>
          <w:noProof/>
        </w:rPr>
        <w:t>Psychology and Psychotherapy: Theory, Research and Practice</w:t>
      </w:r>
      <w:r w:rsidRPr="00123E6E">
        <w:rPr>
          <w:rFonts w:ascii="Times New Roman" w:hAnsi="Times New Roman" w:cs="Times New Roman"/>
          <w:noProof/>
        </w:rPr>
        <w:t xml:space="preserve">, </w:t>
      </w:r>
      <w:r w:rsidRPr="00123E6E">
        <w:rPr>
          <w:rFonts w:ascii="Times New Roman" w:hAnsi="Times New Roman" w:cs="Times New Roman"/>
          <w:i/>
          <w:iCs/>
          <w:noProof/>
        </w:rPr>
        <w:t>88</w:t>
      </w:r>
      <w:r w:rsidRPr="00123E6E">
        <w:rPr>
          <w:rFonts w:ascii="Times New Roman" w:hAnsi="Times New Roman" w:cs="Times New Roman"/>
          <w:noProof/>
        </w:rPr>
        <w:t>(1), 21–37. https://doi.org/10.1111/papt.12032</w:t>
      </w:r>
    </w:p>
    <w:p w14:paraId="78AD1C3C"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de Jong, K., van Sluis, P., Nugter, M. A., Heiser, W. J., &amp; Spinhoven, P. (2012). Understanding the differential impact of outcome monitoring: therapist variables that moderate feedback effects in a randomized clinical trial. </w:t>
      </w:r>
      <w:r w:rsidRPr="00123E6E">
        <w:rPr>
          <w:rFonts w:ascii="Times New Roman" w:hAnsi="Times New Roman" w:cs="Times New Roman"/>
          <w:i/>
          <w:iCs/>
          <w:noProof/>
        </w:rPr>
        <w:t>Psychotherapy Research : Journal of the Society for 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22</w:t>
      </w:r>
      <w:r w:rsidRPr="00123E6E">
        <w:rPr>
          <w:rFonts w:ascii="Times New Roman" w:hAnsi="Times New Roman" w:cs="Times New Roman"/>
          <w:noProof/>
        </w:rPr>
        <w:t>(4), 464–474. https://doi.org/10.1080/10503307.2012.673023</w:t>
      </w:r>
    </w:p>
    <w:p w14:paraId="2421170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Duncan, B. L., &amp; Miller, S. D. (2008). </w:t>
      </w:r>
      <w:r w:rsidRPr="00123E6E">
        <w:rPr>
          <w:rFonts w:ascii="Times New Roman" w:hAnsi="Times New Roman" w:cs="Times New Roman"/>
          <w:i/>
          <w:iCs/>
          <w:noProof/>
        </w:rPr>
        <w:t>The Outcome and Session Rating Scales: The revised administration and scoring manual, including the Child Outcome Rating Scale</w:t>
      </w:r>
      <w:r w:rsidRPr="00123E6E">
        <w:rPr>
          <w:rFonts w:ascii="Times New Roman" w:hAnsi="Times New Roman" w:cs="Times New Roman"/>
          <w:noProof/>
        </w:rPr>
        <w:t>. Institute for the Study of Therapeutic Change.</w:t>
      </w:r>
    </w:p>
    <w:p w14:paraId="247DD48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Dyer, K., Hooke, G. R., &amp; Page, A. C. (2014). Effects of providing domain specific progress monitoring and feedback to therapists and patients on outcome.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lastRenderedPageBreak/>
        <w:t>26</w:t>
      </w:r>
      <w:r w:rsidRPr="00123E6E">
        <w:rPr>
          <w:rFonts w:ascii="Times New Roman" w:hAnsi="Times New Roman" w:cs="Times New Roman"/>
          <w:noProof/>
        </w:rPr>
        <w:t>(3), 297–306. https://doi.org/10.1080/10503307.2014.983207</w:t>
      </w:r>
    </w:p>
    <w:p w14:paraId="0A4FA04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Errázuriz, P., &amp; Zilcha-Mano, S. (2018). In psychotherapy with severe patients discouraging news may be worse than no news: The impact of providing feedback to therapists on psychotherapy outcome, session attendance, and the alliance.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86</w:t>
      </w:r>
      <w:r w:rsidRPr="00123E6E">
        <w:rPr>
          <w:rFonts w:ascii="Times New Roman" w:hAnsi="Times New Roman" w:cs="Times New Roman"/>
          <w:noProof/>
        </w:rPr>
        <w:t>(2), 125–139. https://doi.org/10.1037/ccp0000277</w:t>
      </w:r>
    </w:p>
    <w:p w14:paraId="2BC49E15"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123E6E">
        <w:rPr>
          <w:rFonts w:ascii="Times New Roman" w:hAnsi="Times New Roman" w:cs="Times New Roman"/>
          <w:i/>
          <w:iCs/>
          <w:noProof/>
        </w:rPr>
        <w:t>Clinical Psychology and Psychotherapy</w:t>
      </w:r>
      <w:r w:rsidRPr="00123E6E">
        <w:rPr>
          <w:rFonts w:ascii="Times New Roman" w:hAnsi="Times New Roman" w:cs="Times New Roman"/>
          <w:noProof/>
        </w:rPr>
        <w:t xml:space="preserve">, </w:t>
      </w:r>
      <w:r w:rsidRPr="00123E6E">
        <w:rPr>
          <w:rFonts w:ascii="Times New Roman" w:hAnsi="Times New Roman" w:cs="Times New Roman"/>
          <w:i/>
          <w:iCs/>
          <w:noProof/>
        </w:rPr>
        <w:t>242</w:t>
      </w:r>
      <w:r w:rsidRPr="00123E6E">
        <w:rPr>
          <w:rFonts w:ascii="Times New Roman" w:hAnsi="Times New Roman" w:cs="Times New Roman"/>
          <w:noProof/>
        </w:rPr>
        <w:t>(8), 231–242.</w:t>
      </w:r>
    </w:p>
    <w:p w14:paraId="30F160C0"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123E6E">
        <w:rPr>
          <w:rFonts w:ascii="Times New Roman" w:hAnsi="Times New Roman" w:cs="Times New Roman"/>
          <w:i/>
          <w:iCs/>
          <w:noProof/>
        </w:rPr>
        <w:t>Administration and Policy in Mental Health and Mental Health Services Research</w:t>
      </w:r>
      <w:r w:rsidRPr="00123E6E">
        <w:rPr>
          <w:rFonts w:ascii="Times New Roman" w:hAnsi="Times New Roman" w:cs="Times New Roman"/>
          <w:noProof/>
        </w:rPr>
        <w:t xml:space="preserve">, </w:t>
      </w:r>
      <w:r w:rsidRPr="00123E6E">
        <w:rPr>
          <w:rFonts w:ascii="Times New Roman" w:hAnsi="Times New Roman" w:cs="Times New Roman"/>
          <w:i/>
          <w:iCs/>
          <w:noProof/>
        </w:rPr>
        <w:t>43</w:t>
      </w:r>
      <w:r w:rsidRPr="00123E6E">
        <w:rPr>
          <w:rFonts w:ascii="Times New Roman" w:hAnsi="Times New Roman" w:cs="Times New Roman"/>
          <w:noProof/>
        </w:rPr>
        <w:t>(3), 325–343. https://doi.org/10.1007/s10488-015-0710-5</w:t>
      </w:r>
    </w:p>
    <w:p w14:paraId="3719666A"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Hannan, C., Lambert, M. J., Harmon, C., Nielsen, S. L., Smart, D. W., Shimokawa, K., &amp; Sutton, S. W. (2005). A lab test and algorithms for identifying clients at risk for treatment failure. </w:t>
      </w:r>
      <w:r w:rsidRPr="00123E6E">
        <w:rPr>
          <w:rFonts w:ascii="Times New Roman" w:hAnsi="Times New Roman" w:cs="Times New Roman"/>
          <w:i/>
          <w:iCs/>
          <w:noProof/>
        </w:rPr>
        <w:t>Journal of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61</w:t>
      </w:r>
      <w:r w:rsidRPr="00123E6E">
        <w:rPr>
          <w:rFonts w:ascii="Times New Roman" w:hAnsi="Times New Roman" w:cs="Times New Roman"/>
          <w:noProof/>
        </w:rPr>
        <w:t>(2), 155–163. https://doi.org/10.1002/jclp.20108</w:t>
      </w:r>
    </w:p>
    <w:p w14:paraId="647AC0F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Hansen, N. B., Lambert, M. J., &amp; Forman, E. M. (2002). The Psychotherapy Dose-Response Effect and Its implications for Treatment Delivery Services. </w:t>
      </w:r>
      <w:r w:rsidRPr="00123E6E">
        <w:rPr>
          <w:rFonts w:ascii="Times New Roman" w:hAnsi="Times New Roman" w:cs="Times New Roman"/>
          <w:i/>
          <w:iCs/>
          <w:noProof/>
        </w:rPr>
        <w:t>Clinical Psychology: Science and Practice</w:t>
      </w:r>
      <w:r w:rsidRPr="00123E6E">
        <w:rPr>
          <w:rFonts w:ascii="Times New Roman" w:hAnsi="Times New Roman" w:cs="Times New Roman"/>
          <w:noProof/>
        </w:rPr>
        <w:t xml:space="preserve">, </w:t>
      </w:r>
      <w:r w:rsidRPr="00123E6E">
        <w:rPr>
          <w:rFonts w:ascii="Times New Roman" w:hAnsi="Times New Roman" w:cs="Times New Roman"/>
          <w:i/>
          <w:iCs/>
          <w:noProof/>
        </w:rPr>
        <w:t>9</w:t>
      </w:r>
      <w:r w:rsidRPr="00123E6E">
        <w:rPr>
          <w:rFonts w:ascii="Times New Roman" w:hAnsi="Times New Roman" w:cs="Times New Roman"/>
          <w:noProof/>
        </w:rPr>
        <w:t>(3), 329–343.</w:t>
      </w:r>
    </w:p>
    <w:p w14:paraId="544A3A2B"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17</w:t>
      </w:r>
      <w:r w:rsidRPr="00123E6E">
        <w:rPr>
          <w:rFonts w:ascii="Times New Roman" w:hAnsi="Times New Roman" w:cs="Times New Roman"/>
          <w:noProof/>
        </w:rPr>
        <w:t>(4), 379–392. https://doi.org/10.1080/10503300600702331</w:t>
      </w:r>
    </w:p>
    <w:p w14:paraId="3EA66D6C"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Hayes, J. A., Locke, B. D., Castonguay, L. G., &amp; Locke, B. D. (2011). The Center for Collegiate </w:t>
      </w:r>
      <w:r w:rsidRPr="00123E6E">
        <w:rPr>
          <w:rFonts w:ascii="Times New Roman" w:hAnsi="Times New Roman" w:cs="Times New Roman"/>
          <w:noProof/>
        </w:rPr>
        <w:lastRenderedPageBreak/>
        <w:t xml:space="preserve">Mental Health: Practice and Research Working Together. </w:t>
      </w:r>
      <w:r w:rsidRPr="00123E6E">
        <w:rPr>
          <w:rFonts w:ascii="Times New Roman" w:hAnsi="Times New Roman" w:cs="Times New Roman"/>
          <w:i/>
          <w:iCs/>
          <w:noProof/>
        </w:rPr>
        <w:t>Journal of College Counseling</w:t>
      </w:r>
      <w:r w:rsidRPr="00123E6E">
        <w:rPr>
          <w:rFonts w:ascii="Times New Roman" w:hAnsi="Times New Roman" w:cs="Times New Roman"/>
          <w:noProof/>
        </w:rPr>
        <w:t xml:space="preserve">, </w:t>
      </w:r>
      <w:r w:rsidRPr="00123E6E">
        <w:rPr>
          <w:rFonts w:ascii="Times New Roman" w:hAnsi="Times New Roman" w:cs="Times New Roman"/>
          <w:i/>
          <w:iCs/>
          <w:noProof/>
        </w:rPr>
        <w:t>14</w:t>
      </w:r>
      <w:r w:rsidRPr="00123E6E">
        <w:rPr>
          <w:rFonts w:ascii="Times New Roman" w:hAnsi="Times New Roman" w:cs="Times New Roman"/>
          <w:noProof/>
        </w:rPr>
        <w:t>(2), 101–104. https://doi.org/10.1080/87568225.2011.556929</w:t>
      </w:r>
    </w:p>
    <w:p w14:paraId="11C08DFF"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Hayes, J. A., Petrovich, J., Janis, R. A., Yang, Y., Castonguay, L. G., &amp; Locke, B. D. (2019). Suicide among college students in psychotherapy: Individual predictors and latent classes. </w:t>
      </w:r>
      <w:r w:rsidRPr="00123E6E">
        <w:rPr>
          <w:rFonts w:ascii="Times New Roman" w:hAnsi="Times New Roman" w:cs="Times New Roman"/>
          <w:i/>
          <w:iCs/>
          <w:noProof/>
        </w:rPr>
        <w:t>Journal of Counseling Psychology</w:t>
      </w:r>
      <w:r w:rsidRPr="00123E6E">
        <w:rPr>
          <w:rFonts w:ascii="Times New Roman" w:hAnsi="Times New Roman" w:cs="Times New Roman"/>
          <w:noProof/>
        </w:rPr>
        <w:t xml:space="preserve">, </w:t>
      </w:r>
      <w:r w:rsidRPr="00123E6E">
        <w:rPr>
          <w:rFonts w:ascii="Times New Roman" w:hAnsi="Times New Roman" w:cs="Times New Roman"/>
          <w:i/>
          <w:iCs/>
          <w:noProof/>
        </w:rPr>
        <w:t>67</w:t>
      </w:r>
      <w:r w:rsidRPr="00123E6E">
        <w:rPr>
          <w:rFonts w:ascii="Times New Roman" w:hAnsi="Times New Roman" w:cs="Times New Roman"/>
          <w:noProof/>
        </w:rPr>
        <w:t>(1), 104–114.</w:t>
      </w:r>
    </w:p>
    <w:p w14:paraId="2314273C"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Howard, K. I., Kopta, S. M., Krause, M. S., &amp; Orlinsky, D. E. (1986). The dose-effect relationship in psychotherapy. </w:t>
      </w:r>
      <w:r w:rsidRPr="00123E6E">
        <w:rPr>
          <w:rFonts w:ascii="Times New Roman" w:hAnsi="Times New Roman" w:cs="Times New Roman"/>
          <w:i/>
          <w:iCs/>
          <w:noProof/>
        </w:rPr>
        <w:t>The American Psychologist</w:t>
      </w:r>
      <w:r w:rsidRPr="00123E6E">
        <w:rPr>
          <w:rFonts w:ascii="Times New Roman" w:hAnsi="Times New Roman" w:cs="Times New Roman"/>
          <w:noProof/>
        </w:rPr>
        <w:t xml:space="preserve">, </w:t>
      </w:r>
      <w:r w:rsidRPr="00123E6E">
        <w:rPr>
          <w:rFonts w:ascii="Times New Roman" w:hAnsi="Times New Roman" w:cs="Times New Roman"/>
          <w:i/>
          <w:iCs/>
          <w:noProof/>
        </w:rPr>
        <w:t>41</w:t>
      </w:r>
      <w:r w:rsidRPr="00123E6E">
        <w:rPr>
          <w:rFonts w:ascii="Times New Roman" w:hAnsi="Times New Roman" w:cs="Times New Roman"/>
          <w:noProof/>
        </w:rPr>
        <w:t>(2), 159–164. https://doi.org/10.1037/0003-066X.41.2.159</w:t>
      </w:r>
    </w:p>
    <w:p w14:paraId="5731FA1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Jacobson, N. S., &amp; Truax, P. (1991). Clinical Significance: A Statistical Approach to Denning Meaningful Change in Psychotherapy Research.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59</w:t>
      </w:r>
      <w:r w:rsidRPr="00123E6E">
        <w:rPr>
          <w:rFonts w:ascii="Times New Roman" w:hAnsi="Times New Roman" w:cs="Times New Roman"/>
          <w:noProof/>
        </w:rPr>
        <w:t>(1), 12–19.</w:t>
      </w:r>
    </w:p>
    <w:p w14:paraId="335447A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Jaeger, B. (2017). </w:t>
      </w:r>
      <w:r w:rsidRPr="00123E6E">
        <w:rPr>
          <w:rFonts w:ascii="Times New Roman" w:hAnsi="Times New Roman" w:cs="Times New Roman"/>
          <w:i/>
          <w:iCs/>
          <w:noProof/>
        </w:rPr>
        <w:t>r2glmm: Computes R Squared for Mixed (Multilevel) Models. R package version 0.1.2.</w:t>
      </w:r>
    </w:p>
    <w:p w14:paraId="434CCE5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Janis, R. A. (2017). </w:t>
      </w:r>
      <w:r w:rsidRPr="00123E6E">
        <w:rPr>
          <w:rFonts w:ascii="Times New Roman" w:hAnsi="Times New Roman" w:cs="Times New Roman"/>
          <w:i/>
          <w:iCs/>
          <w:noProof/>
        </w:rPr>
        <w:t>Prediction of psychotherapy treatment utilization</w:t>
      </w:r>
      <w:r w:rsidRPr="00123E6E">
        <w:rPr>
          <w:rFonts w:ascii="Times New Roman" w:hAnsi="Times New Roman" w:cs="Times New Roman"/>
          <w:noProof/>
        </w:rPr>
        <w:t>.</w:t>
      </w:r>
    </w:p>
    <w:p w14:paraId="7493E9AA"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123E6E">
        <w:rPr>
          <w:rFonts w:ascii="Times New Roman" w:hAnsi="Times New Roman" w:cs="Times New Roman"/>
          <w:i/>
          <w:iCs/>
          <w:noProof/>
        </w:rPr>
        <w:t>Psychological Bulletin</w:t>
      </w:r>
      <w:r w:rsidRPr="00123E6E">
        <w:rPr>
          <w:rFonts w:ascii="Times New Roman" w:hAnsi="Times New Roman" w:cs="Times New Roman"/>
          <w:noProof/>
        </w:rPr>
        <w:t xml:space="preserve">, </w:t>
      </w:r>
      <w:r w:rsidRPr="00123E6E">
        <w:rPr>
          <w:rFonts w:ascii="Times New Roman" w:hAnsi="Times New Roman" w:cs="Times New Roman"/>
          <w:i/>
          <w:iCs/>
          <w:noProof/>
        </w:rPr>
        <w:t>119</w:t>
      </w:r>
      <w:r w:rsidRPr="00123E6E">
        <w:rPr>
          <w:rFonts w:ascii="Times New Roman" w:hAnsi="Times New Roman" w:cs="Times New Roman"/>
          <w:noProof/>
        </w:rPr>
        <w:t>(2), 254–284. https://doi.org/10.1037//0033-2909.119.2.254</w:t>
      </w:r>
    </w:p>
    <w:p w14:paraId="697822B4"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123E6E">
        <w:rPr>
          <w:rFonts w:ascii="Times New Roman" w:hAnsi="Times New Roman" w:cs="Times New Roman"/>
          <w:i/>
          <w:iCs/>
          <w:noProof/>
        </w:rPr>
        <w:t>Journal of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61</w:t>
      </w:r>
      <w:r w:rsidRPr="00123E6E">
        <w:rPr>
          <w:rFonts w:ascii="Times New Roman" w:hAnsi="Times New Roman" w:cs="Times New Roman"/>
          <w:noProof/>
        </w:rPr>
        <w:t>(3), 285–314. https://doi.org/10.1002/jclp.20084</w:t>
      </w:r>
    </w:p>
    <w:p w14:paraId="40D84EA6"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Kahler, M., Harmon, C., Burlingame, G. M., Shimokawa, K., &amp; White, M. M. (2013). </w:t>
      </w:r>
      <w:r w:rsidRPr="00123E6E">
        <w:rPr>
          <w:rFonts w:ascii="Times New Roman" w:hAnsi="Times New Roman" w:cs="Times New Roman"/>
          <w:i/>
          <w:iCs/>
          <w:noProof/>
        </w:rPr>
        <w:t>Administration and scoring manual: Outcome Questionnaire OQ®-45.2.</w:t>
      </w:r>
      <w:r w:rsidRPr="00123E6E">
        <w:rPr>
          <w:rFonts w:ascii="Times New Roman" w:hAnsi="Times New Roman" w:cs="Times New Roman"/>
          <w:noProof/>
        </w:rPr>
        <w:t xml:space="preserve"> </w:t>
      </w:r>
      <w:r w:rsidRPr="00123E6E">
        <w:rPr>
          <w:rFonts w:ascii="Times New Roman" w:hAnsi="Times New Roman" w:cs="Times New Roman"/>
          <w:noProof/>
        </w:rPr>
        <w:lastRenderedPageBreak/>
        <w:t>OQMeasures.</w:t>
      </w:r>
    </w:p>
    <w:p w14:paraId="454E086D"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&amp; Ogles, B. M. (2004). The efficacy and effectiveness of psychotherapy. In </w:t>
      </w:r>
      <w:r w:rsidRPr="00123E6E">
        <w:rPr>
          <w:rFonts w:ascii="Times New Roman" w:hAnsi="Times New Roman" w:cs="Times New Roman"/>
          <w:i/>
          <w:iCs/>
          <w:noProof/>
        </w:rPr>
        <w:t>Bergin and Garfields’ Handbook of Psychotherapy and Behavior Change</w:t>
      </w:r>
      <w:r w:rsidRPr="00123E6E">
        <w:rPr>
          <w:rFonts w:ascii="Times New Roman" w:hAnsi="Times New Roman" w:cs="Times New Roman"/>
          <w:noProof/>
        </w:rPr>
        <w:t xml:space="preserve"> (5th ed.). Wiley.</w:t>
      </w:r>
    </w:p>
    <w:p w14:paraId="5DA61A6F"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&amp; Shimokawa, K. (2011). Collecting client feedback. </w:t>
      </w:r>
      <w:r w:rsidRPr="00123E6E">
        <w:rPr>
          <w:rFonts w:ascii="Times New Roman" w:hAnsi="Times New Roman" w:cs="Times New Roman"/>
          <w:i/>
          <w:iCs/>
          <w:noProof/>
        </w:rPr>
        <w:t>Psychotherapy</w:t>
      </w:r>
      <w:r w:rsidRPr="00123E6E">
        <w:rPr>
          <w:rFonts w:ascii="Times New Roman" w:hAnsi="Times New Roman" w:cs="Times New Roman"/>
          <w:noProof/>
        </w:rPr>
        <w:t xml:space="preserve">, </w:t>
      </w:r>
      <w:r w:rsidRPr="00123E6E">
        <w:rPr>
          <w:rFonts w:ascii="Times New Roman" w:hAnsi="Times New Roman" w:cs="Times New Roman"/>
          <w:i/>
          <w:iCs/>
          <w:noProof/>
        </w:rPr>
        <w:t>48</w:t>
      </w:r>
      <w:r w:rsidRPr="00123E6E">
        <w:rPr>
          <w:rFonts w:ascii="Times New Roman" w:hAnsi="Times New Roman" w:cs="Times New Roman"/>
          <w:noProof/>
        </w:rPr>
        <w:t>(1), 72–79. https://doi.org/10.1037/a0022238</w:t>
      </w:r>
    </w:p>
    <w:p w14:paraId="4850F030"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123E6E">
        <w:rPr>
          <w:rFonts w:ascii="Times New Roman" w:hAnsi="Times New Roman" w:cs="Times New Roman"/>
          <w:i/>
          <w:iCs/>
          <w:noProof/>
        </w:rPr>
        <w:t>Clinical Psychology: Science and Practice</w:t>
      </w:r>
      <w:r w:rsidRPr="00123E6E">
        <w:rPr>
          <w:rFonts w:ascii="Times New Roman" w:hAnsi="Times New Roman" w:cs="Times New Roman"/>
          <w:noProof/>
        </w:rPr>
        <w:t xml:space="preserve">, </w:t>
      </w:r>
      <w:r w:rsidRPr="00123E6E">
        <w:rPr>
          <w:rFonts w:ascii="Times New Roman" w:hAnsi="Times New Roman" w:cs="Times New Roman"/>
          <w:i/>
          <w:iCs/>
          <w:noProof/>
        </w:rPr>
        <w:t>10</w:t>
      </w:r>
      <w:r w:rsidRPr="00123E6E">
        <w:rPr>
          <w:rFonts w:ascii="Times New Roman" w:hAnsi="Times New Roman" w:cs="Times New Roman"/>
          <w:noProof/>
        </w:rPr>
        <w:t>(3), 288–301.</w:t>
      </w:r>
    </w:p>
    <w:p w14:paraId="641B2F70"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Whipple, J. L., &amp; Kleinstäuber, M. (2018). Collecting and Delivering Progress Feedback: A Meta-Analysis of Routine Outcome Monitoring. </w:t>
      </w:r>
      <w:r w:rsidRPr="00123E6E">
        <w:rPr>
          <w:rFonts w:ascii="Times New Roman" w:hAnsi="Times New Roman" w:cs="Times New Roman"/>
          <w:i/>
          <w:iCs/>
          <w:noProof/>
        </w:rPr>
        <w:t>Psychotherapy</w:t>
      </w:r>
      <w:r w:rsidRPr="00123E6E">
        <w:rPr>
          <w:rFonts w:ascii="Times New Roman" w:hAnsi="Times New Roman" w:cs="Times New Roman"/>
          <w:noProof/>
        </w:rPr>
        <w:t xml:space="preserve">, </w:t>
      </w:r>
      <w:r w:rsidRPr="00123E6E">
        <w:rPr>
          <w:rFonts w:ascii="Times New Roman" w:hAnsi="Times New Roman" w:cs="Times New Roman"/>
          <w:i/>
          <w:iCs/>
          <w:noProof/>
        </w:rPr>
        <w:t>55</w:t>
      </w:r>
      <w:r w:rsidRPr="00123E6E">
        <w:rPr>
          <w:rFonts w:ascii="Times New Roman" w:hAnsi="Times New Roman" w:cs="Times New Roman"/>
          <w:noProof/>
        </w:rPr>
        <w:t>(4), 520–537. https://doi.org/10.1037/pst0000167</w:t>
      </w:r>
    </w:p>
    <w:p w14:paraId="01F7B8E7"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11</w:t>
      </w:r>
      <w:r w:rsidRPr="00123E6E">
        <w:rPr>
          <w:rFonts w:ascii="Times New Roman" w:hAnsi="Times New Roman" w:cs="Times New Roman"/>
          <w:noProof/>
        </w:rPr>
        <w:t>(1), 49–68.</w:t>
      </w:r>
    </w:p>
    <w:p w14:paraId="177D27E6"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Lefevor, G. T., Janis, R. A., &amp; Park, S. Y. (2017). Religious and Sexual Identities: An Intersectional, Longitudinal Examination of Change in Therapy. </w:t>
      </w:r>
      <w:r w:rsidRPr="00123E6E">
        <w:rPr>
          <w:rFonts w:ascii="Times New Roman" w:hAnsi="Times New Roman" w:cs="Times New Roman"/>
          <w:i/>
          <w:iCs/>
          <w:noProof/>
        </w:rPr>
        <w:t>The Counseling Psychologist</w:t>
      </w:r>
      <w:r w:rsidRPr="00123E6E">
        <w:rPr>
          <w:rFonts w:ascii="Times New Roman" w:hAnsi="Times New Roman" w:cs="Times New Roman"/>
          <w:noProof/>
        </w:rPr>
        <w:t xml:space="preserve">, </w:t>
      </w:r>
      <w:r w:rsidRPr="00123E6E">
        <w:rPr>
          <w:rFonts w:ascii="Times New Roman" w:hAnsi="Times New Roman" w:cs="Times New Roman"/>
          <w:i/>
          <w:iCs/>
          <w:noProof/>
        </w:rPr>
        <w:t>45</w:t>
      </w:r>
      <w:r w:rsidRPr="00123E6E">
        <w:rPr>
          <w:rFonts w:ascii="Times New Roman" w:hAnsi="Times New Roman" w:cs="Times New Roman"/>
          <w:noProof/>
        </w:rPr>
        <w:t>(3), 387–413. https://doi.org/10.1177/0011000017702721</w:t>
      </w:r>
    </w:p>
    <w:p w14:paraId="37705BF4"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123E6E">
        <w:rPr>
          <w:rFonts w:ascii="Times New Roman" w:hAnsi="Times New Roman" w:cs="Times New Roman"/>
          <w:i/>
          <w:iCs/>
          <w:noProof/>
        </w:rPr>
        <w:t>Harvard Review of Psychiatry</w:t>
      </w:r>
      <w:r w:rsidRPr="00123E6E">
        <w:rPr>
          <w:rFonts w:ascii="Times New Roman" w:hAnsi="Times New Roman" w:cs="Times New Roman"/>
          <w:noProof/>
        </w:rPr>
        <w:t xml:space="preserve">, </w:t>
      </w:r>
      <w:r w:rsidRPr="00123E6E">
        <w:rPr>
          <w:rFonts w:ascii="Times New Roman" w:hAnsi="Times New Roman" w:cs="Times New Roman"/>
          <w:i/>
          <w:iCs/>
          <w:noProof/>
        </w:rPr>
        <w:t>20</w:t>
      </w:r>
      <w:r w:rsidRPr="00123E6E">
        <w:rPr>
          <w:rFonts w:ascii="Times New Roman" w:hAnsi="Times New Roman" w:cs="Times New Roman"/>
          <w:noProof/>
        </w:rPr>
        <w:t>(4), 233–245. https://doi.org/10.3109/10673229.2012.712837</w:t>
      </w:r>
    </w:p>
    <w:p w14:paraId="6C846F5D"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Locke, B. D., Buzolitz, J. S., Lei, P.-W., Boswell, J. F., McAleavey, A. A., Sevig, T. D., Dowis, J. D., &amp; Hayes, J. A. (2011). Development of the Counseling Center Assessment of </w:t>
      </w:r>
      <w:r w:rsidRPr="00123E6E">
        <w:rPr>
          <w:rFonts w:ascii="Times New Roman" w:hAnsi="Times New Roman" w:cs="Times New Roman"/>
          <w:noProof/>
        </w:rPr>
        <w:lastRenderedPageBreak/>
        <w:t xml:space="preserve">Psychological Symptoms-62 (CCAPS-62). </w:t>
      </w:r>
      <w:r w:rsidRPr="00123E6E">
        <w:rPr>
          <w:rFonts w:ascii="Times New Roman" w:hAnsi="Times New Roman" w:cs="Times New Roman"/>
          <w:i/>
          <w:iCs/>
          <w:noProof/>
        </w:rPr>
        <w:t>Journal of Counseling Psychology</w:t>
      </w:r>
      <w:r w:rsidRPr="00123E6E">
        <w:rPr>
          <w:rFonts w:ascii="Times New Roman" w:hAnsi="Times New Roman" w:cs="Times New Roman"/>
          <w:noProof/>
        </w:rPr>
        <w:t xml:space="preserve">, </w:t>
      </w:r>
      <w:r w:rsidRPr="00123E6E">
        <w:rPr>
          <w:rFonts w:ascii="Times New Roman" w:hAnsi="Times New Roman" w:cs="Times New Roman"/>
          <w:i/>
          <w:iCs/>
          <w:noProof/>
        </w:rPr>
        <w:t>58</w:t>
      </w:r>
      <w:r w:rsidRPr="00123E6E">
        <w:rPr>
          <w:rFonts w:ascii="Times New Roman" w:hAnsi="Times New Roman" w:cs="Times New Roman"/>
          <w:noProof/>
        </w:rPr>
        <w:t>(1), 97–109. https://doi.org/10.1037/a0021282</w:t>
      </w:r>
    </w:p>
    <w:p w14:paraId="2FB126D1"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Locke, B. D., Crane, A. L., Chun-kennedy, C. L., &amp; Edens, A. (2008). </w:t>
      </w:r>
      <w:r w:rsidRPr="00123E6E">
        <w:rPr>
          <w:rFonts w:ascii="Times New Roman" w:hAnsi="Times New Roman" w:cs="Times New Roman"/>
          <w:i/>
          <w:iCs/>
          <w:noProof/>
        </w:rPr>
        <w:t>The Center for the Study of Collegiate Mental Health: A Novel Practice Research Network with National Reach and a Pilot Study to Match</w:t>
      </w:r>
      <w:r w:rsidRPr="00123E6E">
        <w:rPr>
          <w:rFonts w:ascii="Times New Roman" w:hAnsi="Times New Roman" w:cs="Times New Roman"/>
          <w:noProof/>
        </w:rPr>
        <w:t>. 17–21.</w:t>
      </w:r>
    </w:p>
    <w:p w14:paraId="3A2AE649"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Locke, B. D., McAleavey, A. A., Zhao, Y., Lei, P.-W. P.-W., Hayes, J. A., Castonguay, L. G., Li, H., Tate, R., &amp; Lin, Y. C. (2012). Development and Initial Validation of the Counseling Center Assessment of Psychological Symptoms-34. </w:t>
      </w:r>
      <w:r w:rsidRPr="00123E6E">
        <w:rPr>
          <w:rFonts w:ascii="Times New Roman" w:hAnsi="Times New Roman" w:cs="Times New Roman"/>
          <w:i/>
          <w:iCs/>
          <w:noProof/>
        </w:rPr>
        <w:t>Measurement and Evaluation in Counseling and Development</w:t>
      </w:r>
      <w:r w:rsidRPr="00123E6E">
        <w:rPr>
          <w:rFonts w:ascii="Times New Roman" w:hAnsi="Times New Roman" w:cs="Times New Roman"/>
          <w:noProof/>
        </w:rPr>
        <w:t xml:space="preserve">, </w:t>
      </w:r>
      <w:r w:rsidRPr="00123E6E">
        <w:rPr>
          <w:rFonts w:ascii="Times New Roman" w:hAnsi="Times New Roman" w:cs="Times New Roman"/>
          <w:i/>
          <w:iCs/>
          <w:noProof/>
        </w:rPr>
        <w:t>45</w:t>
      </w:r>
      <w:r w:rsidRPr="00123E6E">
        <w:rPr>
          <w:rFonts w:ascii="Times New Roman" w:hAnsi="Times New Roman" w:cs="Times New Roman"/>
          <w:noProof/>
        </w:rPr>
        <w:t>(3), 151–169. https://doi.org/10.1177/0748175611432642</w:t>
      </w:r>
    </w:p>
    <w:p w14:paraId="1AD14781"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25</w:t>
      </w:r>
      <w:r w:rsidRPr="00123E6E">
        <w:rPr>
          <w:rFonts w:ascii="Times New Roman" w:hAnsi="Times New Roman" w:cs="Times New Roman"/>
          <w:noProof/>
        </w:rPr>
        <w:t>(1), 134–151. https://doi.org/10.1080/10503307.2014.883652</w:t>
      </w:r>
    </w:p>
    <w:p w14:paraId="69B0D031"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123E6E">
        <w:rPr>
          <w:rFonts w:ascii="Times New Roman" w:hAnsi="Times New Roman" w:cs="Times New Roman"/>
          <w:i/>
          <w:iCs/>
          <w:noProof/>
        </w:rPr>
        <w:t>Journal of Counseling Psychology</w:t>
      </w:r>
      <w:r w:rsidRPr="00123E6E">
        <w:rPr>
          <w:rFonts w:ascii="Times New Roman" w:hAnsi="Times New Roman" w:cs="Times New Roman"/>
          <w:noProof/>
        </w:rPr>
        <w:t xml:space="preserve">, </w:t>
      </w:r>
      <w:r w:rsidRPr="00123E6E">
        <w:rPr>
          <w:rFonts w:ascii="Times New Roman" w:hAnsi="Times New Roman" w:cs="Times New Roman"/>
          <w:i/>
          <w:iCs/>
          <w:noProof/>
        </w:rPr>
        <w:t>59</w:t>
      </w:r>
      <w:r w:rsidRPr="00123E6E">
        <w:rPr>
          <w:rFonts w:ascii="Times New Roman" w:hAnsi="Times New Roman" w:cs="Times New Roman"/>
          <w:noProof/>
        </w:rPr>
        <w:t>(4), 575–590. https://doi.org/10.1037/a0029855</w:t>
      </w:r>
    </w:p>
    <w:p w14:paraId="3F2FC7B6"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Miller, S. D., Duncan, B. L., Sorell, R., &amp; Brown, G. S. (2005). The partners for change outcome management system. </w:t>
      </w:r>
      <w:r w:rsidRPr="00123E6E">
        <w:rPr>
          <w:rFonts w:ascii="Times New Roman" w:hAnsi="Times New Roman" w:cs="Times New Roman"/>
          <w:i/>
          <w:iCs/>
          <w:noProof/>
        </w:rPr>
        <w:t>Journal of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61</w:t>
      </w:r>
      <w:r w:rsidRPr="00123E6E">
        <w:rPr>
          <w:rFonts w:ascii="Times New Roman" w:hAnsi="Times New Roman" w:cs="Times New Roman"/>
          <w:noProof/>
        </w:rPr>
        <w:t>(2), 199–208. https://doi.org/10.1002/jclp.20111</w:t>
      </w:r>
    </w:p>
    <w:p w14:paraId="270D57C7"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Nakagawa, S., &amp; Schielzeth, H. (2013). A general and simple method for obtaining R2 from generalized linear mixed-effects models. </w:t>
      </w:r>
      <w:r w:rsidRPr="00123E6E">
        <w:rPr>
          <w:rFonts w:ascii="Times New Roman" w:hAnsi="Times New Roman" w:cs="Times New Roman"/>
          <w:i/>
          <w:iCs/>
          <w:noProof/>
        </w:rPr>
        <w:t>Methods in Ecology and Evolution</w:t>
      </w:r>
      <w:r w:rsidRPr="00123E6E">
        <w:rPr>
          <w:rFonts w:ascii="Times New Roman" w:hAnsi="Times New Roman" w:cs="Times New Roman"/>
          <w:noProof/>
        </w:rPr>
        <w:t xml:space="preserve">, </w:t>
      </w:r>
      <w:r w:rsidRPr="00123E6E">
        <w:rPr>
          <w:rFonts w:ascii="Times New Roman" w:hAnsi="Times New Roman" w:cs="Times New Roman"/>
          <w:i/>
          <w:iCs/>
          <w:noProof/>
        </w:rPr>
        <w:t>4</w:t>
      </w:r>
      <w:r w:rsidRPr="00123E6E">
        <w:rPr>
          <w:rFonts w:ascii="Times New Roman" w:hAnsi="Times New Roman" w:cs="Times New Roman"/>
          <w:noProof/>
        </w:rPr>
        <w:t>(2), 133–142. https://doi.org/10.1111/j.2041-210x.2012.00261.x</w:t>
      </w:r>
    </w:p>
    <w:p w14:paraId="45ED2BC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lastRenderedPageBreak/>
        <w:t xml:space="preserve">Pinheiro, J., Bates, D., DebRoy, S., Sarker, D., &amp; R Core Team. (2019). </w:t>
      </w:r>
      <w:r w:rsidRPr="00123E6E">
        <w:rPr>
          <w:rFonts w:ascii="Times New Roman" w:hAnsi="Times New Roman" w:cs="Times New Roman"/>
          <w:i/>
          <w:iCs/>
          <w:noProof/>
        </w:rPr>
        <w:t>nlme: Linear and Nonlinear Mixed Effects Models</w:t>
      </w:r>
      <w:r w:rsidRPr="00123E6E">
        <w:rPr>
          <w:rFonts w:ascii="Times New Roman" w:hAnsi="Times New Roman" w:cs="Times New Roman"/>
          <w:noProof/>
        </w:rPr>
        <w:t xml:space="preserve"> (R package version 3.1-1141).</w:t>
      </w:r>
    </w:p>
    <w:p w14:paraId="36B5843A"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123E6E">
        <w:rPr>
          <w:rFonts w:ascii="Times New Roman" w:hAnsi="Times New Roman" w:cs="Times New Roman"/>
          <w:i/>
          <w:iCs/>
          <w:noProof/>
        </w:rPr>
        <w:t>Journal of Psychosomatic Research</w:t>
      </w:r>
      <w:r w:rsidRPr="00123E6E">
        <w:rPr>
          <w:rFonts w:ascii="Times New Roman" w:hAnsi="Times New Roman" w:cs="Times New Roman"/>
          <w:noProof/>
        </w:rPr>
        <w:t xml:space="preserve">, </w:t>
      </w:r>
      <w:r w:rsidRPr="00123E6E">
        <w:rPr>
          <w:rFonts w:ascii="Times New Roman" w:hAnsi="Times New Roman" w:cs="Times New Roman"/>
          <w:i/>
          <w:iCs/>
          <w:noProof/>
        </w:rPr>
        <w:t>75</w:t>
      </w:r>
      <w:r w:rsidRPr="00123E6E">
        <w:rPr>
          <w:rFonts w:ascii="Times New Roman" w:hAnsi="Times New Roman" w:cs="Times New Roman"/>
          <w:noProof/>
        </w:rPr>
        <w:t>(3), 255–261. https://doi.org/10.1016/j.jpsychores.2013.07.003</w:t>
      </w:r>
    </w:p>
    <w:p w14:paraId="6C9E867A"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R Core Team. (2018). </w:t>
      </w:r>
      <w:r w:rsidRPr="00123E6E">
        <w:rPr>
          <w:rFonts w:ascii="Times New Roman" w:hAnsi="Times New Roman" w:cs="Times New Roman"/>
          <w:i/>
          <w:iCs/>
          <w:noProof/>
        </w:rPr>
        <w:t>R: A language and environment for statistical computing</w:t>
      </w:r>
      <w:r w:rsidRPr="00123E6E">
        <w:rPr>
          <w:rFonts w:ascii="Times New Roman" w:hAnsi="Times New Roman" w:cs="Times New Roman"/>
          <w:noProof/>
        </w:rPr>
        <w:t>. R Foundation for Statistical Computing. https://www.r-project.org</w:t>
      </w:r>
    </w:p>
    <w:p w14:paraId="1899D542"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Sapyta, J., Riemer, M., &amp; Bickman, L. (2005). Feedback to clinicians: theory, research, and practice. </w:t>
      </w:r>
      <w:r w:rsidRPr="00123E6E">
        <w:rPr>
          <w:rFonts w:ascii="Times New Roman" w:hAnsi="Times New Roman" w:cs="Times New Roman"/>
          <w:i/>
          <w:iCs/>
          <w:noProof/>
        </w:rPr>
        <w:t>Journal of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61</w:t>
      </w:r>
      <w:r w:rsidRPr="00123E6E">
        <w:rPr>
          <w:rFonts w:ascii="Times New Roman" w:hAnsi="Times New Roman" w:cs="Times New Roman"/>
          <w:noProof/>
        </w:rPr>
        <w:t>(2), 145–153. https://doi.org/10.1002/jclp.20107</w:t>
      </w:r>
    </w:p>
    <w:p w14:paraId="6096FDD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123E6E">
        <w:rPr>
          <w:rFonts w:ascii="Times New Roman" w:hAnsi="Times New Roman" w:cs="Times New Roman"/>
          <w:i/>
          <w:iCs/>
          <w:noProof/>
        </w:rPr>
        <w:t>Journal of Consulting and Clinical Psychology</w:t>
      </w:r>
      <w:r w:rsidRPr="00123E6E">
        <w:rPr>
          <w:rFonts w:ascii="Times New Roman" w:hAnsi="Times New Roman" w:cs="Times New Roman"/>
          <w:noProof/>
        </w:rPr>
        <w:t xml:space="preserve">, </w:t>
      </w:r>
      <w:r w:rsidRPr="00123E6E">
        <w:rPr>
          <w:rFonts w:ascii="Times New Roman" w:hAnsi="Times New Roman" w:cs="Times New Roman"/>
          <w:i/>
          <w:iCs/>
          <w:noProof/>
        </w:rPr>
        <w:t>78</w:t>
      </w:r>
      <w:r w:rsidRPr="00123E6E">
        <w:rPr>
          <w:rFonts w:ascii="Times New Roman" w:hAnsi="Times New Roman" w:cs="Times New Roman"/>
          <w:noProof/>
        </w:rPr>
        <w:t>(3), 298–311. https://doi.org/10.1037/a0019247</w:t>
      </w:r>
    </w:p>
    <w:p w14:paraId="1B954281"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123E6E">
        <w:rPr>
          <w:rFonts w:ascii="Times New Roman" w:hAnsi="Times New Roman" w:cs="Times New Roman"/>
          <w:i/>
          <w:iCs/>
          <w:noProof/>
        </w:rPr>
        <w:t>Psychotherapy Research</w:t>
      </w:r>
      <w:r w:rsidRPr="00123E6E">
        <w:rPr>
          <w:rFonts w:ascii="Times New Roman" w:hAnsi="Times New Roman" w:cs="Times New Roman"/>
          <w:noProof/>
        </w:rPr>
        <w:t xml:space="preserve">, </w:t>
      </w:r>
      <w:r w:rsidRPr="00123E6E">
        <w:rPr>
          <w:rFonts w:ascii="Times New Roman" w:hAnsi="Times New Roman" w:cs="Times New Roman"/>
          <w:i/>
          <w:iCs/>
          <w:noProof/>
        </w:rPr>
        <w:t>22</w:t>
      </w:r>
      <w:r w:rsidRPr="00123E6E">
        <w:rPr>
          <w:rFonts w:ascii="Times New Roman" w:hAnsi="Times New Roman" w:cs="Times New Roman"/>
          <w:noProof/>
        </w:rPr>
        <w:t>(6), 638–647.</w:t>
      </w:r>
    </w:p>
    <w:p w14:paraId="48250C14"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Terborg, J. R., Howard, G. S., &amp; Maxwell, S. E. (1980). Evaluating Planned Organizational Change: A Method for Assessing Alpha, Beta, and Gamma Change. </w:t>
      </w:r>
      <w:r w:rsidRPr="00123E6E">
        <w:rPr>
          <w:rFonts w:ascii="Times New Roman" w:hAnsi="Times New Roman" w:cs="Times New Roman"/>
          <w:i/>
          <w:iCs/>
          <w:noProof/>
        </w:rPr>
        <w:t>Academy of Management Review</w:t>
      </w:r>
      <w:r w:rsidRPr="00123E6E">
        <w:rPr>
          <w:rFonts w:ascii="Times New Roman" w:hAnsi="Times New Roman" w:cs="Times New Roman"/>
          <w:noProof/>
        </w:rPr>
        <w:t xml:space="preserve">, </w:t>
      </w:r>
      <w:r w:rsidRPr="00123E6E">
        <w:rPr>
          <w:rFonts w:ascii="Times New Roman" w:hAnsi="Times New Roman" w:cs="Times New Roman"/>
          <w:i/>
          <w:iCs/>
          <w:noProof/>
        </w:rPr>
        <w:t>5</w:t>
      </w:r>
      <w:r w:rsidRPr="00123E6E">
        <w:rPr>
          <w:rFonts w:ascii="Times New Roman" w:hAnsi="Times New Roman" w:cs="Times New Roman"/>
          <w:noProof/>
        </w:rPr>
        <w:t>(1), 109–121. https://doi.org/10.5465/amr.1980.4288933</w:t>
      </w:r>
    </w:p>
    <w:p w14:paraId="504D4477"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The Center for Collegiate Mental Health. (2019). </w:t>
      </w:r>
      <w:r w:rsidRPr="00123E6E">
        <w:rPr>
          <w:rFonts w:ascii="Times New Roman" w:hAnsi="Times New Roman" w:cs="Times New Roman"/>
          <w:i/>
          <w:iCs/>
          <w:noProof/>
        </w:rPr>
        <w:t>CCAPS 2019 Manual</w:t>
      </w:r>
      <w:r w:rsidRPr="00123E6E">
        <w:rPr>
          <w:rFonts w:ascii="Times New Roman" w:hAnsi="Times New Roman" w:cs="Times New Roman"/>
          <w:noProof/>
        </w:rPr>
        <w:t>.</w:t>
      </w:r>
    </w:p>
    <w:p w14:paraId="3F4863F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Walfish, S., McAlister, B., O’donnell, P., &amp; Lambert, M. J. (2012). An investigation of self-</w:t>
      </w:r>
      <w:r w:rsidRPr="00123E6E">
        <w:rPr>
          <w:rFonts w:ascii="Times New Roman" w:hAnsi="Times New Roman" w:cs="Times New Roman"/>
          <w:noProof/>
        </w:rPr>
        <w:lastRenderedPageBreak/>
        <w:t xml:space="preserve">assessment bias in mental health Providers. </w:t>
      </w:r>
      <w:r w:rsidRPr="00123E6E">
        <w:rPr>
          <w:rFonts w:ascii="Times New Roman" w:hAnsi="Times New Roman" w:cs="Times New Roman"/>
          <w:i/>
          <w:iCs/>
          <w:noProof/>
        </w:rPr>
        <w:t>Psychological Reports</w:t>
      </w:r>
      <w:r w:rsidRPr="00123E6E">
        <w:rPr>
          <w:rFonts w:ascii="Times New Roman" w:hAnsi="Times New Roman" w:cs="Times New Roman"/>
          <w:noProof/>
        </w:rPr>
        <w:t xml:space="preserve">, </w:t>
      </w:r>
      <w:r w:rsidRPr="00123E6E">
        <w:rPr>
          <w:rFonts w:ascii="Times New Roman" w:hAnsi="Times New Roman" w:cs="Times New Roman"/>
          <w:i/>
          <w:iCs/>
          <w:noProof/>
        </w:rPr>
        <w:t>110</w:t>
      </w:r>
      <w:r w:rsidRPr="00123E6E">
        <w:rPr>
          <w:rFonts w:ascii="Times New Roman" w:hAnsi="Times New Roman" w:cs="Times New Roman"/>
          <w:noProof/>
        </w:rPr>
        <w:t>(2), 639–644. https://doi.org/10.2466/02.07.17.PR0.110.2.639-644</w:t>
      </w:r>
    </w:p>
    <w:p w14:paraId="572FF9A8"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Xiao, H., Carney, D. M., Janis, R. A., Youn, S. J., Castonguay, L. G., Hayes, J. A., &amp; Locke, B. D. (2017). Are we in crisis? National mental health and treatment trends in college counseling centers. </w:t>
      </w:r>
      <w:r w:rsidRPr="00123E6E">
        <w:rPr>
          <w:rFonts w:ascii="Times New Roman" w:hAnsi="Times New Roman" w:cs="Times New Roman"/>
          <w:i/>
          <w:iCs/>
          <w:noProof/>
        </w:rPr>
        <w:t>Psychological Services</w:t>
      </w:r>
      <w:r w:rsidRPr="00123E6E">
        <w:rPr>
          <w:rFonts w:ascii="Times New Roman" w:hAnsi="Times New Roman" w:cs="Times New Roman"/>
          <w:noProof/>
        </w:rPr>
        <w:t xml:space="preserve">, </w:t>
      </w:r>
      <w:r w:rsidRPr="00123E6E">
        <w:rPr>
          <w:rFonts w:ascii="Times New Roman" w:hAnsi="Times New Roman" w:cs="Times New Roman"/>
          <w:i/>
          <w:iCs/>
          <w:noProof/>
        </w:rPr>
        <w:t>14</w:t>
      </w:r>
      <w:r w:rsidRPr="00123E6E">
        <w:rPr>
          <w:rFonts w:ascii="Times New Roman" w:hAnsi="Times New Roman" w:cs="Times New Roman"/>
          <w:noProof/>
        </w:rPr>
        <w:t>(4), 407–415. https://doi.org/10.1037/ser0000130</w:t>
      </w:r>
    </w:p>
    <w:p w14:paraId="668996B1"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Xiao, H., Castonguay, L. G., Janis, R. A., Youn, S. J., Hayes, J. A., &amp; Locke, B. D. (2017). Therapist effects on dropout from a college counseling center practice research network. </w:t>
      </w:r>
      <w:r w:rsidRPr="00123E6E">
        <w:rPr>
          <w:rFonts w:ascii="Times New Roman" w:hAnsi="Times New Roman" w:cs="Times New Roman"/>
          <w:i/>
          <w:iCs/>
          <w:noProof/>
        </w:rPr>
        <w:t>Journal of Counseling Psychology</w:t>
      </w:r>
      <w:r w:rsidRPr="00123E6E">
        <w:rPr>
          <w:rFonts w:ascii="Times New Roman" w:hAnsi="Times New Roman" w:cs="Times New Roman"/>
          <w:noProof/>
        </w:rPr>
        <w:t xml:space="preserve">, </w:t>
      </w:r>
      <w:r w:rsidRPr="00123E6E">
        <w:rPr>
          <w:rFonts w:ascii="Times New Roman" w:hAnsi="Times New Roman" w:cs="Times New Roman"/>
          <w:i/>
          <w:iCs/>
          <w:noProof/>
        </w:rPr>
        <w:t>64</w:t>
      </w:r>
      <w:r w:rsidRPr="00123E6E">
        <w:rPr>
          <w:rFonts w:ascii="Times New Roman" w:hAnsi="Times New Roman" w:cs="Times New Roman"/>
          <w:noProof/>
        </w:rPr>
        <w:t>(4), 424–431. https://doi.org/10.1037/cou0000208</w:t>
      </w:r>
    </w:p>
    <w:p w14:paraId="4766FD63" w14:textId="77777777" w:rsidR="00123E6E" w:rsidRPr="00123E6E" w:rsidRDefault="00123E6E" w:rsidP="00123E6E">
      <w:pPr>
        <w:widowControl w:val="0"/>
        <w:autoSpaceDE w:val="0"/>
        <w:autoSpaceDN w:val="0"/>
        <w:adjustRightInd w:val="0"/>
        <w:spacing w:line="480" w:lineRule="auto"/>
        <w:ind w:left="480" w:hanging="480"/>
        <w:rPr>
          <w:rFonts w:ascii="Times New Roman" w:hAnsi="Times New Roman" w:cs="Times New Roman"/>
          <w:noProof/>
        </w:rPr>
      </w:pPr>
      <w:r w:rsidRPr="00123E6E">
        <w:rPr>
          <w:rFonts w:ascii="Times New Roman" w:hAnsi="Times New Roman" w:cs="Times New Roman"/>
          <w:noProof/>
        </w:rPr>
        <w:t xml:space="preserve">Xiao, H., Hayes, J. A., Castonguay, L. G., McAleavey, A. A., &amp; Locke, B. D. (2017). Therapist effects and the impacts of therapy nonattendance. </w:t>
      </w:r>
      <w:r w:rsidRPr="00123E6E">
        <w:rPr>
          <w:rFonts w:ascii="Times New Roman" w:hAnsi="Times New Roman" w:cs="Times New Roman"/>
          <w:i/>
          <w:iCs/>
          <w:noProof/>
        </w:rPr>
        <w:t>Psychotherapy</w:t>
      </w:r>
      <w:r w:rsidRPr="00123E6E">
        <w:rPr>
          <w:rFonts w:ascii="Times New Roman" w:hAnsi="Times New Roman" w:cs="Times New Roman"/>
          <w:noProof/>
        </w:rPr>
        <w:t xml:space="preserve">, </w:t>
      </w:r>
      <w:r w:rsidRPr="00123E6E">
        <w:rPr>
          <w:rFonts w:ascii="Times New Roman" w:hAnsi="Times New Roman" w:cs="Times New Roman"/>
          <w:i/>
          <w:iCs/>
          <w:noProof/>
        </w:rPr>
        <w:t>54</w:t>
      </w:r>
      <w:r w:rsidRPr="00123E6E">
        <w:rPr>
          <w:rFonts w:ascii="Times New Roman" w:hAnsi="Times New Roman" w:cs="Times New Roman"/>
          <w:noProof/>
        </w:rPr>
        <w:t>(1), 58–65. https://doi.org/10.1037/pst0000103</w:t>
      </w:r>
    </w:p>
    <w:p w14:paraId="2A56CB5D" w14:textId="551386D2" w:rsidR="00A4188B" w:rsidRDefault="00013624" w:rsidP="00123E6E">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14">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proofErr w:type="gramStart"/>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proofErr w:type="gramEnd"/>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15">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0645B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43F6C" w14:textId="77777777" w:rsidR="00A47647" w:rsidRDefault="00A47647" w:rsidP="00CE06B1">
      <w:r>
        <w:separator/>
      </w:r>
    </w:p>
  </w:endnote>
  <w:endnote w:type="continuationSeparator" w:id="0">
    <w:p w14:paraId="1E0B149E" w14:textId="77777777" w:rsidR="00A47647" w:rsidRDefault="00A47647"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C00CA" w14:textId="77777777" w:rsidR="00A47647" w:rsidRDefault="00A47647" w:rsidP="00CE06B1">
      <w:r>
        <w:separator/>
      </w:r>
    </w:p>
  </w:footnote>
  <w:footnote w:type="continuationSeparator" w:id="0">
    <w:p w14:paraId="0C726257" w14:textId="77777777" w:rsidR="00A47647" w:rsidRDefault="00A47647"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Content>
      <w:p w14:paraId="37F34328" w14:textId="412F3909" w:rsidR="00123E6E" w:rsidRDefault="00123E6E"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123E6E" w:rsidRDefault="00123E6E"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Content>
      <w:p w14:paraId="10233482" w14:textId="67C28D01" w:rsidR="00123E6E" w:rsidRDefault="00123E6E"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123E6E" w:rsidRDefault="00123E6E" w:rsidP="00E44EFE">
    <w:pPr>
      <w:pStyle w:val="Header"/>
      <w:ind w:right="360" w:firstLine="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123E6E" w:rsidRDefault="00123E6E" w:rsidP="00E44EFE">
    <w:pPr>
      <w:pStyle w:val="Header"/>
      <w:ind w:firstLine="0"/>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36B7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B4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900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60BE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58CF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A832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D642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98A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74E3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C0B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EA6D15"/>
    <w:multiLevelType w:val="hybridMultilevel"/>
    <w:tmpl w:val="FECC7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545D9"/>
    <w:multiLevelType w:val="hybridMultilevel"/>
    <w:tmpl w:val="B9020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910C6"/>
    <w:multiLevelType w:val="hybridMultilevel"/>
    <w:tmpl w:val="3BC8D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C1AE401"/>
    <w:multiLevelType w:val="multilevel"/>
    <w:tmpl w:val="E5CED5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3B736583"/>
    <w:multiLevelType w:val="hybridMultilevel"/>
    <w:tmpl w:val="3258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D5782"/>
    <w:multiLevelType w:val="hybridMultilevel"/>
    <w:tmpl w:val="B568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4D74"/>
    <w:multiLevelType w:val="hybridMultilevel"/>
    <w:tmpl w:val="4B4C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34171"/>
    <w:multiLevelType w:val="hybridMultilevel"/>
    <w:tmpl w:val="8CCAA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12"/>
  </w:num>
  <w:num w:numId="4">
    <w:abstractNumId w:val="21"/>
  </w:num>
  <w:num w:numId="5">
    <w:abstractNumId w:val="14"/>
  </w:num>
  <w:num w:numId="6">
    <w:abstractNumId w:val="10"/>
  </w:num>
  <w:num w:numId="7">
    <w:abstractNumId w:val="19"/>
  </w:num>
  <w:num w:numId="8">
    <w:abstractNumId w:val="24"/>
  </w:num>
  <w:num w:numId="9">
    <w:abstractNumId w:val="26"/>
  </w:num>
  <w:num w:numId="10">
    <w:abstractNumId w:val="17"/>
  </w:num>
  <w:num w:numId="11">
    <w:abstractNumId w:val="15"/>
  </w:num>
  <w:num w:numId="12">
    <w:abstractNumId w:val="22"/>
  </w:num>
  <w:num w:numId="13">
    <w:abstractNumId w:val="25"/>
  </w:num>
  <w:num w:numId="14">
    <w:abstractNumId w:val="23"/>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3"/>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s, Rebecca Ann">
    <w15:presenceInfo w15:providerId="AD" w15:userId="S::ruj134@psu.edu::e26e9b03-e004-420b-b0be-fa529c132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46F5"/>
    <w:rsid w:val="00005FDD"/>
    <w:rsid w:val="00007ABC"/>
    <w:rsid w:val="00010CD8"/>
    <w:rsid w:val="00012FE2"/>
    <w:rsid w:val="00013624"/>
    <w:rsid w:val="000143AC"/>
    <w:rsid w:val="00015D20"/>
    <w:rsid w:val="00020ADC"/>
    <w:rsid w:val="0002417D"/>
    <w:rsid w:val="00024E6D"/>
    <w:rsid w:val="00025528"/>
    <w:rsid w:val="00033171"/>
    <w:rsid w:val="00034716"/>
    <w:rsid w:val="0003491F"/>
    <w:rsid w:val="000350AA"/>
    <w:rsid w:val="00036D00"/>
    <w:rsid w:val="000412F8"/>
    <w:rsid w:val="000414AA"/>
    <w:rsid w:val="000418BA"/>
    <w:rsid w:val="000436C4"/>
    <w:rsid w:val="000441FD"/>
    <w:rsid w:val="000510A7"/>
    <w:rsid w:val="00052589"/>
    <w:rsid w:val="00053DD7"/>
    <w:rsid w:val="0005788B"/>
    <w:rsid w:val="000645B7"/>
    <w:rsid w:val="000658B0"/>
    <w:rsid w:val="000660C3"/>
    <w:rsid w:val="0006764B"/>
    <w:rsid w:val="00070A1D"/>
    <w:rsid w:val="000734AD"/>
    <w:rsid w:val="00074C13"/>
    <w:rsid w:val="00076735"/>
    <w:rsid w:val="00077185"/>
    <w:rsid w:val="00080861"/>
    <w:rsid w:val="00083C95"/>
    <w:rsid w:val="00083FAD"/>
    <w:rsid w:val="000841DA"/>
    <w:rsid w:val="000857DD"/>
    <w:rsid w:val="00085818"/>
    <w:rsid w:val="0009076F"/>
    <w:rsid w:val="00093DAC"/>
    <w:rsid w:val="0009453A"/>
    <w:rsid w:val="00097356"/>
    <w:rsid w:val="00097945"/>
    <w:rsid w:val="000A0BD9"/>
    <w:rsid w:val="000A2A46"/>
    <w:rsid w:val="000A635F"/>
    <w:rsid w:val="000A77FB"/>
    <w:rsid w:val="000B0B75"/>
    <w:rsid w:val="000B1070"/>
    <w:rsid w:val="000B179C"/>
    <w:rsid w:val="000B2BE0"/>
    <w:rsid w:val="000B7E82"/>
    <w:rsid w:val="000C0217"/>
    <w:rsid w:val="000C239C"/>
    <w:rsid w:val="000D05D2"/>
    <w:rsid w:val="000D1188"/>
    <w:rsid w:val="000D262E"/>
    <w:rsid w:val="000D3324"/>
    <w:rsid w:val="000D45C8"/>
    <w:rsid w:val="000E1EBA"/>
    <w:rsid w:val="000E3D16"/>
    <w:rsid w:val="000E440E"/>
    <w:rsid w:val="000E4EDB"/>
    <w:rsid w:val="000F4832"/>
    <w:rsid w:val="000F671B"/>
    <w:rsid w:val="000F7C39"/>
    <w:rsid w:val="0010126B"/>
    <w:rsid w:val="00101F66"/>
    <w:rsid w:val="001050ED"/>
    <w:rsid w:val="00105E4F"/>
    <w:rsid w:val="00106348"/>
    <w:rsid w:val="00107A72"/>
    <w:rsid w:val="001105F1"/>
    <w:rsid w:val="001116DE"/>
    <w:rsid w:val="00115BE3"/>
    <w:rsid w:val="001174E2"/>
    <w:rsid w:val="00123E23"/>
    <w:rsid w:val="00123E6E"/>
    <w:rsid w:val="00124459"/>
    <w:rsid w:val="00127134"/>
    <w:rsid w:val="00127A98"/>
    <w:rsid w:val="00127D1E"/>
    <w:rsid w:val="0013228E"/>
    <w:rsid w:val="001327C5"/>
    <w:rsid w:val="00132EFE"/>
    <w:rsid w:val="00133B13"/>
    <w:rsid w:val="00134268"/>
    <w:rsid w:val="001345BE"/>
    <w:rsid w:val="00135942"/>
    <w:rsid w:val="00140168"/>
    <w:rsid w:val="00141049"/>
    <w:rsid w:val="00142D60"/>
    <w:rsid w:val="00145FA1"/>
    <w:rsid w:val="00146A9D"/>
    <w:rsid w:val="00150B54"/>
    <w:rsid w:val="0015563A"/>
    <w:rsid w:val="00155FEB"/>
    <w:rsid w:val="00156608"/>
    <w:rsid w:val="001607B5"/>
    <w:rsid w:val="00161639"/>
    <w:rsid w:val="001618F0"/>
    <w:rsid w:val="001645CF"/>
    <w:rsid w:val="00165C4C"/>
    <w:rsid w:val="001676B7"/>
    <w:rsid w:val="00171092"/>
    <w:rsid w:val="001723B9"/>
    <w:rsid w:val="00172933"/>
    <w:rsid w:val="00175BEB"/>
    <w:rsid w:val="00181728"/>
    <w:rsid w:val="0018276E"/>
    <w:rsid w:val="001847B6"/>
    <w:rsid w:val="00184A61"/>
    <w:rsid w:val="00193011"/>
    <w:rsid w:val="0019474A"/>
    <w:rsid w:val="00194BFC"/>
    <w:rsid w:val="00195F68"/>
    <w:rsid w:val="00196C68"/>
    <w:rsid w:val="001A00B7"/>
    <w:rsid w:val="001A4E07"/>
    <w:rsid w:val="001A7348"/>
    <w:rsid w:val="001B0FE2"/>
    <w:rsid w:val="001B20C2"/>
    <w:rsid w:val="001B54DA"/>
    <w:rsid w:val="001B5762"/>
    <w:rsid w:val="001B6A80"/>
    <w:rsid w:val="001C0454"/>
    <w:rsid w:val="001C0D6D"/>
    <w:rsid w:val="001C4CDE"/>
    <w:rsid w:val="001C4E02"/>
    <w:rsid w:val="001C5563"/>
    <w:rsid w:val="001C6C99"/>
    <w:rsid w:val="001D107E"/>
    <w:rsid w:val="001D12C3"/>
    <w:rsid w:val="001D1AEF"/>
    <w:rsid w:val="001D1EF1"/>
    <w:rsid w:val="001D2D9C"/>
    <w:rsid w:val="001D5719"/>
    <w:rsid w:val="001D6077"/>
    <w:rsid w:val="001D6600"/>
    <w:rsid w:val="001E18C5"/>
    <w:rsid w:val="001E29F1"/>
    <w:rsid w:val="001E49F2"/>
    <w:rsid w:val="001E70B1"/>
    <w:rsid w:val="001E72AB"/>
    <w:rsid w:val="001F642E"/>
    <w:rsid w:val="001F79B5"/>
    <w:rsid w:val="00200323"/>
    <w:rsid w:val="002014E5"/>
    <w:rsid w:val="00202A91"/>
    <w:rsid w:val="00202C38"/>
    <w:rsid w:val="0020565F"/>
    <w:rsid w:val="00210E7A"/>
    <w:rsid w:val="00212310"/>
    <w:rsid w:val="00215A34"/>
    <w:rsid w:val="00217A15"/>
    <w:rsid w:val="002204C3"/>
    <w:rsid w:val="002244D3"/>
    <w:rsid w:val="002248A8"/>
    <w:rsid w:val="00224E35"/>
    <w:rsid w:val="00225C9B"/>
    <w:rsid w:val="0022795A"/>
    <w:rsid w:val="002337E8"/>
    <w:rsid w:val="00234474"/>
    <w:rsid w:val="00235A04"/>
    <w:rsid w:val="00235B7D"/>
    <w:rsid w:val="00237251"/>
    <w:rsid w:val="00243CFB"/>
    <w:rsid w:val="00243DEF"/>
    <w:rsid w:val="002457FD"/>
    <w:rsid w:val="00245DF6"/>
    <w:rsid w:val="00246FBC"/>
    <w:rsid w:val="00250515"/>
    <w:rsid w:val="0025630B"/>
    <w:rsid w:val="0025699E"/>
    <w:rsid w:val="00261050"/>
    <w:rsid w:val="0026142E"/>
    <w:rsid w:val="002619CA"/>
    <w:rsid w:val="002641BA"/>
    <w:rsid w:val="00264EC2"/>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06AE"/>
    <w:rsid w:val="002C17F9"/>
    <w:rsid w:val="002C1FA7"/>
    <w:rsid w:val="002C255F"/>
    <w:rsid w:val="002C2E0C"/>
    <w:rsid w:val="002C7D3E"/>
    <w:rsid w:val="002D13DE"/>
    <w:rsid w:val="002D3A19"/>
    <w:rsid w:val="002D59A6"/>
    <w:rsid w:val="002D6E31"/>
    <w:rsid w:val="002E2183"/>
    <w:rsid w:val="002E7992"/>
    <w:rsid w:val="002F0391"/>
    <w:rsid w:val="002F194B"/>
    <w:rsid w:val="002F309A"/>
    <w:rsid w:val="00307E36"/>
    <w:rsid w:val="00307F7C"/>
    <w:rsid w:val="00311E7F"/>
    <w:rsid w:val="00312726"/>
    <w:rsid w:val="00312CE2"/>
    <w:rsid w:val="00315877"/>
    <w:rsid w:val="003203CF"/>
    <w:rsid w:val="003209B8"/>
    <w:rsid w:val="00322683"/>
    <w:rsid w:val="0032401D"/>
    <w:rsid w:val="0032493C"/>
    <w:rsid w:val="00325C52"/>
    <w:rsid w:val="003301FF"/>
    <w:rsid w:val="00330B4D"/>
    <w:rsid w:val="003318E5"/>
    <w:rsid w:val="003345EB"/>
    <w:rsid w:val="00334C2A"/>
    <w:rsid w:val="003351DB"/>
    <w:rsid w:val="00335C81"/>
    <w:rsid w:val="003366A7"/>
    <w:rsid w:val="0033770B"/>
    <w:rsid w:val="00337F81"/>
    <w:rsid w:val="003416E3"/>
    <w:rsid w:val="003436BA"/>
    <w:rsid w:val="00343AF0"/>
    <w:rsid w:val="00344328"/>
    <w:rsid w:val="003448A6"/>
    <w:rsid w:val="0034777A"/>
    <w:rsid w:val="00351733"/>
    <w:rsid w:val="003535CF"/>
    <w:rsid w:val="00355BD1"/>
    <w:rsid w:val="00355EE7"/>
    <w:rsid w:val="0035791C"/>
    <w:rsid w:val="0036035B"/>
    <w:rsid w:val="00360B46"/>
    <w:rsid w:val="00362F57"/>
    <w:rsid w:val="0036329C"/>
    <w:rsid w:val="00366356"/>
    <w:rsid w:val="00366E1A"/>
    <w:rsid w:val="00372A39"/>
    <w:rsid w:val="00374770"/>
    <w:rsid w:val="00374A90"/>
    <w:rsid w:val="003754AF"/>
    <w:rsid w:val="00376C8B"/>
    <w:rsid w:val="00377AE0"/>
    <w:rsid w:val="00384F46"/>
    <w:rsid w:val="00385174"/>
    <w:rsid w:val="00391A8C"/>
    <w:rsid w:val="00394DE5"/>
    <w:rsid w:val="00394F4F"/>
    <w:rsid w:val="003955A2"/>
    <w:rsid w:val="003A2531"/>
    <w:rsid w:val="003A4B2F"/>
    <w:rsid w:val="003A7603"/>
    <w:rsid w:val="003B01D6"/>
    <w:rsid w:val="003B0810"/>
    <w:rsid w:val="003B2534"/>
    <w:rsid w:val="003B3D6E"/>
    <w:rsid w:val="003B74A6"/>
    <w:rsid w:val="003C0329"/>
    <w:rsid w:val="003C1CEA"/>
    <w:rsid w:val="003C396C"/>
    <w:rsid w:val="003C6334"/>
    <w:rsid w:val="003C7454"/>
    <w:rsid w:val="003C762E"/>
    <w:rsid w:val="003C7A82"/>
    <w:rsid w:val="003D11FB"/>
    <w:rsid w:val="003D1DD2"/>
    <w:rsid w:val="003D48A6"/>
    <w:rsid w:val="003D51F1"/>
    <w:rsid w:val="003D5FC3"/>
    <w:rsid w:val="003D70AB"/>
    <w:rsid w:val="003E4185"/>
    <w:rsid w:val="003E65A9"/>
    <w:rsid w:val="003F06A3"/>
    <w:rsid w:val="003F375B"/>
    <w:rsid w:val="003F3F5E"/>
    <w:rsid w:val="003F73C2"/>
    <w:rsid w:val="00401EEF"/>
    <w:rsid w:val="004037C4"/>
    <w:rsid w:val="00404B2E"/>
    <w:rsid w:val="00404D0C"/>
    <w:rsid w:val="00412E9E"/>
    <w:rsid w:val="00414424"/>
    <w:rsid w:val="004148D8"/>
    <w:rsid w:val="00423D67"/>
    <w:rsid w:val="00426982"/>
    <w:rsid w:val="00426ACF"/>
    <w:rsid w:val="00426DFE"/>
    <w:rsid w:val="004275E5"/>
    <w:rsid w:val="004308D0"/>
    <w:rsid w:val="00431239"/>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5A03"/>
    <w:rsid w:val="00456AE5"/>
    <w:rsid w:val="00457448"/>
    <w:rsid w:val="004607A4"/>
    <w:rsid w:val="00466A4F"/>
    <w:rsid w:val="004725B2"/>
    <w:rsid w:val="00472DEA"/>
    <w:rsid w:val="00474FB3"/>
    <w:rsid w:val="00477CD4"/>
    <w:rsid w:val="00480849"/>
    <w:rsid w:val="00484D9A"/>
    <w:rsid w:val="00487382"/>
    <w:rsid w:val="004873FE"/>
    <w:rsid w:val="00487F69"/>
    <w:rsid w:val="00487FEF"/>
    <w:rsid w:val="00492D12"/>
    <w:rsid w:val="00493BF8"/>
    <w:rsid w:val="00494515"/>
    <w:rsid w:val="00495A90"/>
    <w:rsid w:val="00496316"/>
    <w:rsid w:val="004964E2"/>
    <w:rsid w:val="004A1D23"/>
    <w:rsid w:val="004A2C20"/>
    <w:rsid w:val="004A4780"/>
    <w:rsid w:val="004A486B"/>
    <w:rsid w:val="004B08BF"/>
    <w:rsid w:val="004B0C82"/>
    <w:rsid w:val="004B1D81"/>
    <w:rsid w:val="004C0455"/>
    <w:rsid w:val="004C1A64"/>
    <w:rsid w:val="004C1C34"/>
    <w:rsid w:val="004C4A85"/>
    <w:rsid w:val="004C6E5B"/>
    <w:rsid w:val="004C7077"/>
    <w:rsid w:val="004C7589"/>
    <w:rsid w:val="004D134D"/>
    <w:rsid w:val="004D30D1"/>
    <w:rsid w:val="004D7A8E"/>
    <w:rsid w:val="004E0283"/>
    <w:rsid w:val="004E20B9"/>
    <w:rsid w:val="004E7C3A"/>
    <w:rsid w:val="004F0A4F"/>
    <w:rsid w:val="004F0CA5"/>
    <w:rsid w:val="004F1F3A"/>
    <w:rsid w:val="004F3275"/>
    <w:rsid w:val="004F3334"/>
    <w:rsid w:val="004F3FFB"/>
    <w:rsid w:val="004F479D"/>
    <w:rsid w:val="004F554A"/>
    <w:rsid w:val="004F62B7"/>
    <w:rsid w:val="004F7C9D"/>
    <w:rsid w:val="004F7EB5"/>
    <w:rsid w:val="00502D38"/>
    <w:rsid w:val="00505423"/>
    <w:rsid w:val="005060EE"/>
    <w:rsid w:val="00506DF2"/>
    <w:rsid w:val="00507840"/>
    <w:rsid w:val="00507B2C"/>
    <w:rsid w:val="00511C91"/>
    <w:rsid w:val="00513EB5"/>
    <w:rsid w:val="00515513"/>
    <w:rsid w:val="00515861"/>
    <w:rsid w:val="00516C47"/>
    <w:rsid w:val="00516FF9"/>
    <w:rsid w:val="0051754F"/>
    <w:rsid w:val="00520027"/>
    <w:rsid w:val="00523BFF"/>
    <w:rsid w:val="005249A9"/>
    <w:rsid w:val="00527CAE"/>
    <w:rsid w:val="005308BC"/>
    <w:rsid w:val="00532E39"/>
    <w:rsid w:val="005330F6"/>
    <w:rsid w:val="00534863"/>
    <w:rsid w:val="00535650"/>
    <w:rsid w:val="00535E47"/>
    <w:rsid w:val="00544EEF"/>
    <w:rsid w:val="00547F85"/>
    <w:rsid w:val="00547F90"/>
    <w:rsid w:val="00552201"/>
    <w:rsid w:val="005538C2"/>
    <w:rsid w:val="00553B05"/>
    <w:rsid w:val="00553DEB"/>
    <w:rsid w:val="00556883"/>
    <w:rsid w:val="0056072B"/>
    <w:rsid w:val="00562993"/>
    <w:rsid w:val="00562E63"/>
    <w:rsid w:val="00563C0B"/>
    <w:rsid w:val="00563FF7"/>
    <w:rsid w:val="0056404D"/>
    <w:rsid w:val="005675BF"/>
    <w:rsid w:val="005677B4"/>
    <w:rsid w:val="00571A7A"/>
    <w:rsid w:val="0057431C"/>
    <w:rsid w:val="00574D6E"/>
    <w:rsid w:val="00576D4D"/>
    <w:rsid w:val="0058243C"/>
    <w:rsid w:val="00582C42"/>
    <w:rsid w:val="00582C80"/>
    <w:rsid w:val="005851BF"/>
    <w:rsid w:val="00586372"/>
    <w:rsid w:val="005864B9"/>
    <w:rsid w:val="00590666"/>
    <w:rsid w:val="00594978"/>
    <w:rsid w:val="0059553D"/>
    <w:rsid w:val="0059576C"/>
    <w:rsid w:val="00596989"/>
    <w:rsid w:val="00596FCE"/>
    <w:rsid w:val="00597252"/>
    <w:rsid w:val="0059787F"/>
    <w:rsid w:val="005A33E0"/>
    <w:rsid w:val="005A580B"/>
    <w:rsid w:val="005A5BCA"/>
    <w:rsid w:val="005A7701"/>
    <w:rsid w:val="005A7908"/>
    <w:rsid w:val="005B1E66"/>
    <w:rsid w:val="005B224B"/>
    <w:rsid w:val="005B2B4B"/>
    <w:rsid w:val="005B3D88"/>
    <w:rsid w:val="005B7225"/>
    <w:rsid w:val="005C1308"/>
    <w:rsid w:val="005C44F8"/>
    <w:rsid w:val="005C7AD1"/>
    <w:rsid w:val="005D2049"/>
    <w:rsid w:val="005D53AB"/>
    <w:rsid w:val="005D71E9"/>
    <w:rsid w:val="005E1838"/>
    <w:rsid w:val="005E1C0E"/>
    <w:rsid w:val="005E32C8"/>
    <w:rsid w:val="005E36DC"/>
    <w:rsid w:val="005E45CC"/>
    <w:rsid w:val="005E49B8"/>
    <w:rsid w:val="005E5B03"/>
    <w:rsid w:val="005F1A00"/>
    <w:rsid w:val="005F263E"/>
    <w:rsid w:val="005F6275"/>
    <w:rsid w:val="006018BD"/>
    <w:rsid w:val="00601A59"/>
    <w:rsid w:val="00601D79"/>
    <w:rsid w:val="00602F31"/>
    <w:rsid w:val="0060383D"/>
    <w:rsid w:val="00603A5A"/>
    <w:rsid w:val="00607302"/>
    <w:rsid w:val="006074FC"/>
    <w:rsid w:val="006104D9"/>
    <w:rsid w:val="006121E0"/>
    <w:rsid w:val="006140A9"/>
    <w:rsid w:val="006160A0"/>
    <w:rsid w:val="00616C0C"/>
    <w:rsid w:val="00620556"/>
    <w:rsid w:val="00620882"/>
    <w:rsid w:val="00623745"/>
    <w:rsid w:val="00626A66"/>
    <w:rsid w:val="00626B5B"/>
    <w:rsid w:val="00627144"/>
    <w:rsid w:val="00631EBD"/>
    <w:rsid w:val="0063259D"/>
    <w:rsid w:val="00634343"/>
    <w:rsid w:val="00634B61"/>
    <w:rsid w:val="006351FC"/>
    <w:rsid w:val="00635B78"/>
    <w:rsid w:val="006362FF"/>
    <w:rsid w:val="00637389"/>
    <w:rsid w:val="0064085D"/>
    <w:rsid w:val="00640B0E"/>
    <w:rsid w:val="00641610"/>
    <w:rsid w:val="0064182C"/>
    <w:rsid w:val="00641FC6"/>
    <w:rsid w:val="00642668"/>
    <w:rsid w:val="006438A4"/>
    <w:rsid w:val="00643F4B"/>
    <w:rsid w:val="00644357"/>
    <w:rsid w:val="006444EC"/>
    <w:rsid w:val="006464FF"/>
    <w:rsid w:val="00654DCC"/>
    <w:rsid w:val="00654EE7"/>
    <w:rsid w:val="00656A67"/>
    <w:rsid w:val="0065716D"/>
    <w:rsid w:val="006575D1"/>
    <w:rsid w:val="006611E9"/>
    <w:rsid w:val="006624E3"/>
    <w:rsid w:val="00662FA8"/>
    <w:rsid w:val="006656E7"/>
    <w:rsid w:val="00666977"/>
    <w:rsid w:val="00667BE4"/>
    <w:rsid w:val="006705AC"/>
    <w:rsid w:val="006707D5"/>
    <w:rsid w:val="006714F2"/>
    <w:rsid w:val="00675E2F"/>
    <w:rsid w:val="00676FA3"/>
    <w:rsid w:val="00677D57"/>
    <w:rsid w:val="00683747"/>
    <w:rsid w:val="00683C78"/>
    <w:rsid w:val="006846BA"/>
    <w:rsid w:val="00687031"/>
    <w:rsid w:val="00687A2C"/>
    <w:rsid w:val="006938EF"/>
    <w:rsid w:val="00693D4A"/>
    <w:rsid w:val="00697121"/>
    <w:rsid w:val="0069718A"/>
    <w:rsid w:val="006A0D83"/>
    <w:rsid w:val="006A3853"/>
    <w:rsid w:val="006A63DF"/>
    <w:rsid w:val="006B082D"/>
    <w:rsid w:val="006B22AA"/>
    <w:rsid w:val="006B39FD"/>
    <w:rsid w:val="006B6ED2"/>
    <w:rsid w:val="006B7283"/>
    <w:rsid w:val="006C3C3D"/>
    <w:rsid w:val="006C4310"/>
    <w:rsid w:val="006D242B"/>
    <w:rsid w:val="006D419D"/>
    <w:rsid w:val="006D61DD"/>
    <w:rsid w:val="006D62F5"/>
    <w:rsid w:val="006D6950"/>
    <w:rsid w:val="006E0757"/>
    <w:rsid w:val="006E1EC5"/>
    <w:rsid w:val="006E2A64"/>
    <w:rsid w:val="006E2CCA"/>
    <w:rsid w:val="006E4EA8"/>
    <w:rsid w:val="006F4984"/>
    <w:rsid w:val="006F6CC2"/>
    <w:rsid w:val="006F6F81"/>
    <w:rsid w:val="006F7F90"/>
    <w:rsid w:val="00703B20"/>
    <w:rsid w:val="00706045"/>
    <w:rsid w:val="00706458"/>
    <w:rsid w:val="0070757D"/>
    <w:rsid w:val="0070758F"/>
    <w:rsid w:val="007170D0"/>
    <w:rsid w:val="0072017E"/>
    <w:rsid w:val="007219A1"/>
    <w:rsid w:val="007249A4"/>
    <w:rsid w:val="00725DCA"/>
    <w:rsid w:val="00726634"/>
    <w:rsid w:val="007268D0"/>
    <w:rsid w:val="00726F6F"/>
    <w:rsid w:val="007274F7"/>
    <w:rsid w:val="00727D50"/>
    <w:rsid w:val="00732AEE"/>
    <w:rsid w:val="007349D3"/>
    <w:rsid w:val="0073527D"/>
    <w:rsid w:val="00737067"/>
    <w:rsid w:val="00740E21"/>
    <w:rsid w:val="00741EA2"/>
    <w:rsid w:val="00741F4C"/>
    <w:rsid w:val="00745F86"/>
    <w:rsid w:val="007460E5"/>
    <w:rsid w:val="00747403"/>
    <w:rsid w:val="007504A2"/>
    <w:rsid w:val="0075191E"/>
    <w:rsid w:val="00755513"/>
    <w:rsid w:val="00760580"/>
    <w:rsid w:val="00760F9C"/>
    <w:rsid w:val="00762719"/>
    <w:rsid w:val="00764DCA"/>
    <w:rsid w:val="007715B2"/>
    <w:rsid w:val="00773824"/>
    <w:rsid w:val="00774DEE"/>
    <w:rsid w:val="0077548E"/>
    <w:rsid w:val="00775E4A"/>
    <w:rsid w:val="0077693B"/>
    <w:rsid w:val="00776C41"/>
    <w:rsid w:val="0077720D"/>
    <w:rsid w:val="007820AD"/>
    <w:rsid w:val="00783389"/>
    <w:rsid w:val="00791926"/>
    <w:rsid w:val="00791CF9"/>
    <w:rsid w:val="00792DB2"/>
    <w:rsid w:val="00793029"/>
    <w:rsid w:val="007A21ED"/>
    <w:rsid w:val="007A6642"/>
    <w:rsid w:val="007A74CE"/>
    <w:rsid w:val="007B2780"/>
    <w:rsid w:val="007B3D02"/>
    <w:rsid w:val="007B6B99"/>
    <w:rsid w:val="007B786A"/>
    <w:rsid w:val="007C19A4"/>
    <w:rsid w:val="007C35A0"/>
    <w:rsid w:val="007C5422"/>
    <w:rsid w:val="007C7A0D"/>
    <w:rsid w:val="007C7E02"/>
    <w:rsid w:val="007C7E1D"/>
    <w:rsid w:val="007D0234"/>
    <w:rsid w:val="007D1B75"/>
    <w:rsid w:val="007D1BF7"/>
    <w:rsid w:val="007D45B7"/>
    <w:rsid w:val="007D5FB7"/>
    <w:rsid w:val="007D6C68"/>
    <w:rsid w:val="007E18F7"/>
    <w:rsid w:val="007E26FD"/>
    <w:rsid w:val="007E4559"/>
    <w:rsid w:val="007E589A"/>
    <w:rsid w:val="007F21C3"/>
    <w:rsid w:val="007F353F"/>
    <w:rsid w:val="007F4DA7"/>
    <w:rsid w:val="007F72AB"/>
    <w:rsid w:val="007F74EE"/>
    <w:rsid w:val="007F7602"/>
    <w:rsid w:val="007F7EEC"/>
    <w:rsid w:val="0080029C"/>
    <w:rsid w:val="00803066"/>
    <w:rsid w:val="00803974"/>
    <w:rsid w:val="0080407E"/>
    <w:rsid w:val="00804895"/>
    <w:rsid w:val="00810575"/>
    <w:rsid w:val="0081177C"/>
    <w:rsid w:val="008142AB"/>
    <w:rsid w:val="0081477E"/>
    <w:rsid w:val="0081598D"/>
    <w:rsid w:val="00820CA9"/>
    <w:rsid w:val="0082175D"/>
    <w:rsid w:val="00821D53"/>
    <w:rsid w:val="00823724"/>
    <w:rsid w:val="00823AFB"/>
    <w:rsid w:val="00824C7F"/>
    <w:rsid w:val="0083064A"/>
    <w:rsid w:val="00830E2E"/>
    <w:rsid w:val="0083234D"/>
    <w:rsid w:val="00833938"/>
    <w:rsid w:val="008351EF"/>
    <w:rsid w:val="00837F1D"/>
    <w:rsid w:val="00844B3B"/>
    <w:rsid w:val="00850CC0"/>
    <w:rsid w:val="00851917"/>
    <w:rsid w:val="00854BAB"/>
    <w:rsid w:val="008574F4"/>
    <w:rsid w:val="00857A50"/>
    <w:rsid w:val="00860C3C"/>
    <w:rsid w:val="0086130C"/>
    <w:rsid w:val="0086208F"/>
    <w:rsid w:val="0086222F"/>
    <w:rsid w:val="0086353B"/>
    <w:rsid w:val="00864FA2"/>
    <w:rsid w:val="00866AF6"/>
    <w:rsid w:val="00872C39"/>
    <w:rsid w:val="00873D54"/>
    <w:rsid w:val="00877EA3"/>
    <w:rsid w:val="0088290D"/>
    <w:rsid w:val="008840E6"/>
    <w:rsid w:val="00886A0E"/>
    <w:rsid w:val="00886B04"/>
    <w:rsid w:val="008904E2"/>
    <w:rsid w:val="00890CB0"/>
    <w:rsid w:val="00890CD8"/>
    <w:rsid w:val="008933FF"/>
    <w:rsid w:val="008950ED"/>
    <w:rsid w:val="00897249"/>
    <w:rsid w:val="008A3A67"/>
    <w:rsid w:val="008A40AA"/>
    <w:rsid w:val="008A4937"/>
    <w:rsid w:val="008A5001"/>
    <w:rsid w:val="008A7C19"/>
    <w:rsid w:val="008B008B"/>
    <w:rsid w:val="008B1B83"/>
    <w:rsid w:val="008B4375"/>
    <w:rsid w:val="008B4A0B"/>
    <w:rsid w:val="008B51EA"/>
    <w:rsid w:val="008B6B16"/>
    <w:rsid w:val="008C2384"/>
    <w:rsid w:val="008D094F"/>
    <w:rsid w:val="008D2F6F"/>
    <w:rsid w:val="008D3400"/>
    <w:rsid w:val="008D363A"/>
    <w:rsid w:val="008D3F35"/>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5CDE"/>
    <w:rsid w:val="008F6E28"/>
    <w:rsid w:val="008F7704"/>
    <w:rsid w:val="008F7C94"/>
    <w:rsid w:val="00901027"/>
    <w:rsid w:val="0090141E"/>
    <w:rsid w:val="00901C5C"/>
    <w:rsid w:val="00902522"/>
    <w:rsid w:val="00902E6D"/>
    <w:rsid w:val="009040F1"/>
    <w:rsid w:val="0090498C"/>
    <w:rsid w:val="009063FF"/>
    <w:rsid w:val="009078CD"/>
    <w:rsid w:val="00912241"/>
    <w:rsid w:val="009135DC"/>
    <w:rsid w:val="00914759"/>
    <w:rsid w:val="009148A8"/>
    <w:rsid w:val="009169C2"/>
    <w:rsid w:val="00916BE5"/>
    <w:rsid w:val="0092072D"/>
    <w:rsid w:val="0092170F"/>
    <w:rsid w:val="00921DFD"/>
    <w:rsid w:val="00921F44"/>
    <w:rsid w:val="00922B5A"/>
    <w:rsid w:val="00924391"/>
    <w:rsid w:val="00924932"/>
    <w:rsid w:val="00925987"/>
    <w:rsid w:val="00927530"/>
    <w:rsid w:val="00927EE8"/>
    <w:rsid w:val="009304D0"/>
    <w:rsid w:val="00930B3E"/>
    <w:rsid w:val="0093169D"/>
    <w:rsid w:val="00932E61"/>
    <w:rsid w:val="00936E88"/>
    <w:rsid w:val="0094034C"/>
    <w:rsid w:val="00940C27"/>
    <w:rsid w:val="0094184C"/>
    <w:rsid w:val="00943718"/>
    <w:rsid w:val="00944C1F"/>
    <w:rsid w:val="009453CF"/>
    <w:rsid w:val="00946C96"/>
    <w:rsid w:val="009477D0"/>
    <w:rsid w:val="00950731"/>
    <w:rsid w:val="00952C8B"/>
    <w:rsid w:val="00954F30"/>
    <w:rsid w:val="00955D1D"/>
    <w:rsid w:val="00957A83"/>
    <w:rsid w:val="009611CF"/>
    <w:rsid w:val="009612AA"/>
    <w:rsid w:val="009629C8"/>
    <w:rsid w:val="00963387"/>
    <w:rsid w:val="00965488"/>
    <w:rsid w:val="00966267"/>
    <w:rsid w:val="00966A8A"/>
    <w:rsid w:val="009673D9"/>
    <w:rsid w:val="009714CA"/>
    <w:rsid w:val="00971D82"/>
    <w:rsid w:val="00973E21"/>
    <w:rsid w:val="00976093"/>
    <w:rsid w:val="00976C23"/>
    <w:rsid w:val="00976E5F"/>
    <w:rsid w:val="00977DF7"/>
    <w:rsid w:val="00983274"/>
    <w:rsid w:val="009908E8"/>
    <w:rsid w:val="00990CFF"/>
    <w:rsid w:val="00991B3D"/>
    <w:rsid w:val="00993BE6"/>
    <w:rsid w:val="00994205"/>
    <w:rsid w:val="0099542C"/>
    <w:rsid w:val="009956C9"/>
    <w:rsid w:val="009959C2"/>
    <w:rsid w:val="00995CE6"/>
    <w:rsid w:val="0099712D"/>
    <w:rsid w:val="00997737"/>
    <w:rsid w:val="00997DB3"/>
    <w:rsid w:val="009A3757"/>
    <w:rsid w:val="009A3790"/>
    <w:rsid w:val="009A3833"/>
    <w:rsid w:val="009B0441"/>
    <w:rsid w:val="009B1FDF"/>
    <w:rsid w:val="009B286A"/>
    <w:rsid w:val="009B5241"/>
    <w:rsid w:val="009B6738"/>
    <w:rsid w:val="009C227C"/>
    <w:rsid w:val="009C2DEF"/>
    <w:rsid w:val="009C3046"/>
    <w:rsid w:val="009C7C44"/>
    <w:rsid w:val="009C7D16"/>
    <w:rsid w:val="009D1DAD"/>
    <w:rsid w:val="009D307C"/>
    <w:rsid w:val="009D3BA2"/>
    <w:rsid w:val="009D6CC8"/>
    <w:rsid w:val="009D6DE6"/>
    <w:rsid w:val="009E0A3E"/>
    <w:rsid w:val="009E1643"/>
    <w:rsid w:val="009E2AA8"/>
    <w:rsid w:val="009E75AB"/>
    <w:rsid w:val="009E75BE"/>
    <w:rsid w:val="009F19EE"/>
    <w:rsid w:val="009F221C"/>
    <w:rsid w:val="009F46E8"/>
    <w:rsid w:val="009F5348"/>
    <w:rsid w:val="00A01EDC"/>
    <w:rsid w:val="00A02726"/>
    <w:rsid w:val="00A02DA8"/>
    <w:rsid w:val="00A03467"/>
    <w:rsid w:val="00A03755"/>
    <w:rsid w:val="00A04A01"/>
    <w:rsid w:val="00A068DB"/>
    <w:rsid w:val="00A11080"/>
    <w:rsid w:val="00A13B8D"/>
    <w:rsid w:val="00A143D4"/>
    <w:rsid w:val="00A1681B"/>
    <w:rsid w:val="00A210EB"/>
    <w:rsid w:val="00A2132C"/>
    <w:rsid w:val="00A229E7"/>
    <w:rsid w:val="00A22A99"/>
    <w:rsid w:val="00A23674"/>
    <w:rsid w:val="00A23A1D"/>
    <w:rsid w:val="00A2456C"/>
    <w:rsid w:val="00A2597F"/>
    <w:rsid w:val="00A25C9B"/>
    <w:rsid w:val="00A30825"/>
    <w:rsid w:val="00A30F02"/>
    <w:rsid w:val="00A3112E"/>
    <w:rsid w:val="00A36528"/>
    <w:rsid w:val="00A374F1"/>
    <w:rsid w:val="00A37CDB"/>
    <w:rsid w:val="00A401A4"/>
    <w:rsid w:val="00A40A6F"/>
    <w:rsid w:val="00A4188B"/>
    <w:rsid w:val="00A426A7"/>
    <w:rsid w:val="00A45BD1"/>
    <w:rsid w:val="00A46019"/>
    <w:rsid w:val="00A47647"/>
    <w:rsid w:val="00A50A12"/>
    <w:rsid w:val="00A50DE0"/>
    <w:rsid w:val="00A54328"/>
    <w:rsid w:val="00A55227"/>
    <w:rsid w:val="00A55319"/>
    <w:rsid w:val="00A56FDB"/>
    <w:rsid w:val="00A62575"/>
    <w:rsid w:val="00A6470F"/>
    <w:rsid w:val="00A64809"/>
    <w:rsid w:val="00A64E17"/>
    <w:rsid w:val="00A66B14"/>
    <w:rsid w:val="00A719C9"/>
    <w:rsid w:val="00A72C43"/>
    <w:rsid w:val="00A73117"/>
    <w:rsid w:val="00A733EE"/>
    <w:rsid w:val="00A758AF"/>
    <w:rsid w:val="00A76174"/>
    <w:rsid w:val="00A82C05"/>
    <w:rsid w:val="00A82C33"/>
    <w:rsid w:val="00A842CA"/>
    <w:rsid w:val="00A86F51"/>
    <w:rsid w:val="00A91014"/>
    <w:rsid w:val="00A92C52"/>
    <w:rsid w:val="00A9428A"/>
    <w:rsid w:val="00A95339"/>
    <w:rsid w:val="00A9537F"/>
    <w:rsid w:val="00A97BDD"/>
    <w:rsid w:val="00AA3A7F"/>
    <w:rsid w:val="00AA3DCD"/>
    <w:rsid w:val="00AA5C16"/>
    <w:rsid w:val="00AA723B"/>
    <w:rsid w:val="00AB2E55"/>
    <w:rsid w:val="00AB3AD0"/>
    <w:rsid w:val="00AB48B7"/>
    <w:rsid w:val="00AB6173"/>
    <w:rsid w:val="00AC04C2"/>
    <w:rsid w:val="00AC3446"/>
    <w:rsid w:val="00AC4AE2"/>
    <w:rsid w:val="00AD05C7"/>
    <w:rsid w:val="00AD3EDF"/>
    <w:rsid w:val="00AD495D"/>
    <w:rsid w:val="00AD6451"/>
    <w:rsid w:val="00AD6B25"/>
    <w:rsid w:val="00AD7FAA"/>
    <w:rsid w:val="00AE1966"/>
    <w:rsid w:val="00AE4015"/>
    <w:rsid w:val="00AE43ED"/>
    <w:rsid w:val="00AE7306"/>
    <w:rsid w:val="00AE7CDA"/>
    <w:rsid w:val="00AF0338"/>
    <w:rsid w:val="00AF3931"/>
    <w:rsid w:val="00AF4AF3"/>
    <w:rsid w:val="00AF70C9"/>
    <w:rsid w:val="00B02C79"/>
    <w:rsid w:val="00B04713"/>
    <w:rsid w:val="00B04C42"/>
    <w:rsid w:val="00B0726F"/>
    <w:rsid w:val="00B073E6"/>
    <w:rsid w:val="00B1157C"/>
    <w:rsid w:val="00B122DC"/>
    <w:rsid w:val="00B148D8"/>
    <w:rsid w:val="00B1517B"/>
    <w:rsid w:val="00B20988"/>
    <w:rsid w:val="00B21373"/>
    <w:rsid w:val="00B21390"/>
    <w:rsid w:val="00B22538"/>
    <w:rsid w:val="00B22AA3"/>
    <w:rsid w:val="00B23D76"/>
    <w:rsid w:val="00B26597"/>
    <w:rsid w:val="00B27664"/>
    <w:rsid w:val="00B3366C"/>
    <w:rsid w:val="00B35FBF"/>
    <w:rsid w:val="00B3620B"/>
    <w:rsid w:val="00B3662B"/>
    <w:rsid w:val="00B36FEB"/>
    <w:rsid w:val="00B40433"/>
    <w:rsid w:val="00B41280"/>
    <w:rsid w:val="00B41670"/>
    <w:rsid w:val="00B41ED4"/>
    <w:rsid w:val="00B41F2B"/>
    <w:rsid w:val="00B43FD2"/>
    <w:rsid w:val="00B51EE8"/>
    <w:rsid w:val="00B53C48"/>
    <w:rsid w:val="00B55347"/>
    <w:rsid w:val="00B61004"/>
    <w:rsid w:val="00B614E0"/>
    <w:rsid w:val="00B646BF"/>
    <w:rsid w:val="00B6618F"/>
    <w:rsid w:val="00B70BE2"/>
    <w:rsid w:val="00B72509"/>
    <w:rsid w:val="00B72EA7"/>
    <w:rsid w:val="00B75FC2"/>
    <w:rsid w:val="00B77897"/>
    <w:rsid w:val="00B807AD"/>
    <w:rsid w:val="00B8677D"/>
    <w:rsid w:val="00BA53B4"/>
    <w:rsid w:val="00BA56E5"/>
    <w:rsid w:val="00BA7EDE"/>
    <w:rsid w:val="00BB0174"/>
    <w:rsid w:val="00BB171C"/>
    <w:rsid w:val="00BB2188"/>
    <w:rsid w:val="00BB5E1F"/>
    <w:rsid w:val="00BC100F"/>
    <w:rsid w:val="00BC2458"/>
    <w:rsid w:val="00BC2984"/>
    <w:rsid w:val="00BC2F7E"/>
    <w:rsid w:val="00BC3AA2"/>
    <w:rsid w:val="00BC4A41"/>
    <w:rsid w:val="00BC4FFA"/>
    <w:rsid w:val="00BC5E85"/>
    <w:rsid w:val="00BC70CE"/>
    <w:rsid w:val="00BD197C"/>
    <w:rsid w:val="00BD6983"/>
    <w:rsid w:val="00BD7263"/>
    <w:rsid w:val="00BE1A15"/>
    <w:rsid w:val="00BE3F8F"/>
    <w:rsid w:val="00BE4041"/>
    <w:rsid w:val="00BE5E15"/>
    <w:rsid w:val="00BE6B62"/>
    <w:rsid w:val="00BF282A"/>
    <w:rsid w:val="00BF2C01"/>
    <w:rsid w:val="00BF66AB"/>
    <w:rsid w:val="00C004C7"/>
    <w:rsid w:val="00C0202A"/>
    <w:rsid w:val="00C05C62"/>
    <w:rsid w:val="00C06E40"/>
    <w:rsid w:val="00C11653"/>
    <w:rsid w:val="00C11DF0"/>
    <w:rsid w:val="00C125E7"/>
    <w:rsid w:val="00C1398B"/>
    <w:rsid w:val="00C13FCE"/>
    <w:rsid w:val="00C13FF2"/>
    <w:rsid w:val="00C14822"/>
    <w:rsid w:val="00C15250"/>
    <w:rsid w:val="00C15838"/>
    <w:rsid w:val="00C205D2"/>
    <w:rsid w:val="00C20A8E"/>
    <w:rsid w:val="00C22DB8"/>
    <w:rsid w:val="00C26086"/>
    <w:rsid w:val="00C271FE"/>
    <w:rsid w:val="00C30E37"/>
    <w:rsid w:val="00C31BE6"/>
    <w:rsid w:val="00C346D0"/>
    <w:rsid w:val="00C34EF9"/>
    <w:rsid w:val="00C3758B"/>
    <w:rsid w:val="00C37CD0"/>
    <w:rsid w:val="00C40DE9"/>
    <w:rsid w:val="00C4119D"/>
    <w:rsid w:val="00C41319"/>
    <w:rsid w:val="00C41F6D"/>
    <w:rsid w:val="00C45590"/>
    <w:rsid w:val="00C455C6"/>
    <w:rsid w:val="00C47C5E"/>
    <w:rsid w:val="00C5397A"/>
    <w:rsid w:val="00C5579D"/>
    <w:rsid w:val="00C57762"/>
    <w:rsid w:val="00C603FA"/>
    <w:rsid w:val="00C60750"/>
    <w:rsid w:val="00C622AA"/>
    <w:rsid w:val="00C635F3"/>
    <w:rsid w:val="00C656E0"/>
    <w:rsid w:val="00C65A12"/>
    <w:rsid w:val="00C66637"/>
    <w:rsid w:val="00C672B3"/>
    <w:rsid w:val="00C71A6A"/>
    <w:rsid w:val="00C72491"/>
    <w:rsid w:val="00C7454F"/>
    <w:rsid w:val="00C74D2B"/>
    <w:rsid w:val="00C76301"/>
    <w:rsid w:val="00C807D9"/>
    <w:rsid w:val="00C80C70"/>
    <w:rsid w:val="00C8108B"/>
    <w:rsid w:val="00C8299C"/>
    <w:rsid w:val="00C840F2"/>
    <w:rsid w:val="00C85010"/>
    <w:rsid w:val="00C918A0"/>
    <w:rsid w:val="00C93083"/>
    <w:rsid w:val="00C93879"/>
    <w:rsid w:val="00C9592A"/>
    <w:rsid w:val="00C97408"/>
    <w:rsid w:val="00C977C3"/>
    <w:rsid w:val="00C97D3A"/>
    <w:rsid w:val="00C97E2D"/>
    <w:rsid w:val="00CA0EEA"/>
    <w:rsid w:val="00CA2004"/>
    <w:rsid w:val="00CA217F"/>
    <w:rsid w:val="00CA3167"/>
    <w:rsid w:val="00CA45ED"/>
    <w:rsid w:val="00CA6437"/>
    <w:rsid w:val="00CA6E47"/>
    <w:rsid w:val="00CA74A2"/>
    <w:rsid w:val="00CB1F8D"/>
    <w:rsid w:val="00CB29B5"/>
    <w:rsid w:val="00CB7CE3"/>
    <w:rsid w:val="00CC1463"/>
    <w:rsid w:val="00CC244A"/>
    <w:rsid w:val="00CC3D1B"/>
    <w:rsid w:val="00CC63D8"/>
    <w:rsid w:val="00CD0977"/>
    <w:rsid w:val="00CD0CFB"/>
    <w:rsid w:val="00CD180E"/>
    <w:rsid w:val="00CD19F2"/>
    <w:rsid w:val="00CD2058"/>
    <w:rsid w:val="00CD4298"/>
    <w:rsid w:val="00CD59D7"/>
    <w:rsid w:val="00CD5AC8"/>
    <w:rsid w:val="00CD6468"/>
    <w:rsid w:val="00CE06B1"/>
    <w:rsid w:val="00CE229A"/>
    <w:rsid w:val="00CE2D7D"/>
    <w:rsid w:val="00CE5BAF"/>
    <w:rsid w:val="00CF19F4"/>
    <w:rsid w:val="00CF4835"/>
    <w:rsid w:val="00CF52DB"/>
    <w:rsid w:val="00CF7E07"/>
    <w:rsid w:val="00D00BED"/>
    <w:rsid w:val="00D04081"/>
    <w:rsid w:val="00D113CF"/>
    <w:rsid w:val="00D117EE"/>
    <w:rsid w:val="00D11BB1"/>
    <w:rsid w:val="00D12005"/>
    <w:rsid w:val="00D13C58"/>
    <w:rsid w:val="00D14289"/>
    <w:rsid w:val="00D2054C"/>
    <w:rsid w:val="00D224A3"/>
    <w:rsid w:val="00D2357E"/>
    <w:rsid w:val="00D239DD"/>
    <w:rsid w:val="00D2499A"/>
    <w:rsid w:val="00D25434"/>
    <w:rsid w:val="00D2663B"/>
    <w:rsid w:val="00D270CD"/>
    <w:rsid w:val="00D30306"/>
    <w:rsid w:val="00D310A0"/>
    <w:rsid w:val="00D32CBF"/>
    <w:rsid w:val="00D340E7"/>
    <w:rsid w:val="00D359F7"/>
    <w:rsid w:val="00D37D26"/>
    <w:rsid w:val="00D435F9"/>
    <w:rsid w:val="00D47770"/>
    <w:rsid w:val="00D51E88"/>
    <w:rsid w:val="00D5757A"/>
    <w:rsid w:val="00D61F1C"/>
    <w:rsid w:val="00D6244D"/>
    <w:rsid w:val="00D62F01"/>
    <w:rsid w:val="00D62F44"/>
    <w:rsid w:val="00D635E5"/>
    <w:rsid w:val="00D64E11"/>
    <w:rsid w:val="00D64F3E"/>
    <w:rsid w:val="00D65B32"/>
    <w:rsid w:val="00D70C2E"/>
    <w:rsid w:val="00D74AB4"/>
    <w:rsid w:val="00D74E0B"/>
    <w:rsid w:val="00D75E74"/>
    <w:rsid w:val="00D762FC"/>
    <w:rsid w:val="00D86820"/>
    <w:rsid w:val="00D8765A"/>
    <w:rsid w:val="00D9040B"/>
    <w:rsid w:val="00D91F2F"/>
    <w:rsid w:val="00D9403D"/>
    <w:rsid w:val="00D97210"/>
    <w:rsid w:val="00DA125C"/>
    <w:rsid w:val="00DA2A98"/>
    <w:rsid w:val="00DA300B"/>
    <w:rsid w:val="00DA4BE5"/>
    <w:rsid w:val="00DA5E11"/>
    <w:rsid w:val="00DB05FA"/>
    <w:rsid w:val="00DB13D1"/>
    <w:rsid w:val="00DB2046"/>
    <w:rsid w:val="00DB76CD"/>
    <w:rsid w:val="00DC0FEA"/>
    <w:rsid w:val="00DC1110"/>
    <w:rsid w:val="00DC19EB"/>
    <w:rsid w:val="00DC3489"/>
    <w:rsid w:val="00DC374F"/>
    <w:rsid w:val="00DC376B"/>
    <w:rsid w:val="00DC3801"/>
    <w:rsid w:val="00DC6D05"/>
    <w:rsid w:val="00DD2A05"/>
    <w:rsid w:val="00DD470A"/>
    <w:rsid w:val="00DE09E0"/>
    <w:rsid w:val="00DE0FD3"/>
    <w:rsid w:val="00DE104A"/>
    <w:rsid w:val="00DE18C2"/>
    <w:rsid w:val="00DE5163"/>
    <w:rsid w:val="00DE57C1"/>
    <w:rsid w:val="00DE649B"/>
    <w:rsid w:val="00DF25A8"/>
    <w:rsid w:val="00DF280F"/>
    <w:rsid w:val="00DF5227"/>
    <w:rsid w:val="00DF5BE6"/>
    <w:rsid w:val="00DF5E28"/>
    <w:rsid w:val="00DF6D52"/>
    <w:rsid w:val="00DF7341"/>
    <w:rsid w:val="00E051F4"/>
    <w:rsid w:val="00E06205"/>
    <w:rsid w:val="00E108DB"/>
    <w:rsid w:val="00E153EA"/>
    <w:rsid w:val="00E155CF"/>
    <w:rsid w:val="00E15C98"/>
    <w:rsid w:val="00E172EB"/>
    <w:rsid w:val="00E220C4"/>
    <w:rsid w:val="00E229DD"/>
    <w:rsid w:val="00E239C2"/>
    <w:rsid w:val="00E244C3"/>
    <w:rsid w:val="00E24959"/>
    <w:rsid w:val="00E2520B"/>
    <w:rsid w:val="00E25387"/>
    <w:rsid w:val="00E2564C"/>
    <w:rsid w:val="00E27003"/>
    <w:rsid w:val="00E27F1A"/>
    <w:rsid w:val="00E319D3"/>
    <w:rsid w:val="00E32065"/>
    <w:rsid w:val="00E346FA"/>
    <w:rsid w:val="00E42632"/>
    <w:rsid w:val="00E44EFE"/>
    <w:rsid w:val="00E45665"/>
    <w:rsid w:val="00E464A9"/>
    <w:rsid w:val="00E46662"/>
    <w:rsid w:val="00E515EC"/>
    <w:rsid w:val="00E51D2D"/>
    <w:rsid w:val="00E5245A"/>
    <w:rsid w:val="00E52A35"/>
    <w:rsid w:val="00E54579"/>
    <w:rsid w:val="00E547EA"/>
    <w:rsid w:val="00E64755"/>
    <w:rsid w:val="00E662CC"/>
    <w:rsid w:val="00E66C70"/>
    <w:rsid w:val="00E6725E"/>
    <w:rsid w:val="00E7027A"/>
    <w:rsid w:val="00E70693"/>
    <w:rsid w:val="00E70A75"/>
    <w:rsid w:val="00E71A75"/>
    <w:rsid w:val="00E726D5"/>
    <w:rsid w:val="00E72820"/>
    <w:rsid w:val="00E75D55"/>
    <w:rsid w:val="00E80A0C"/>
    <w:rsid w:val="00E8228B"/>
    <w:rsid w:val="00E83162"/>
    <w:rsid w:val="00E839EB"/>
    <w:rsid w:val="00E86129"/>
    <w:rsid w:val="00E87C88"/>
    <w:rsid w:val="00E901C6"/>
    <w:rsid w:val="00E937B4"/>
    <w:rsid w:val="00E9499E"/>
    <w:rsid w:val="00E9543B"/>
    <w:rsid w:val="00EA001A"/>
    <w:rsid w:val="00EA2BD4"/>
    <w:rsid w:val="00EA3218"/>
    <w:rsid w:val="00EA5584"/>
    <w:rsid w:val="00EB3D1F"/>
    <w:rsid w:val="00EB468A"/>
    <w:rsid w:val="00EB5559"/>
    <w:rsid w:val="00EB5D0E"/>
    <w:rsid w:val="00EB67E3"/>
    <w:rsid w:val="00EB6D8D"/>
    <w:rsid w:val="00EB6F77"/>
    <w:rsid w:val="00EB73A6"/>
    <w:rsid w:val="00EC33F7"/>
    <w:rsid w:val="00EC4199"/>
    <w:rsid w:val="00ED346F"/>
    <w:rsid w:val="00ED5830"/>
    <w:rsid w:val="00ED6F8E"/>
    <w:rsid w:val="00EE0926"/>
    <w:rsid w:val="00EE0E42"/>
    <w:rsid w:val="00EE586D"/>
    <w:rsid w:val="00EF0667"/>
    <w:rsid w:val="00EF0724"/>
    <w:rsid w:val="00EF130A"/>
    <w:rsid w:val="00EF1F3A"/>
    <w:rsid w:val="00EF26FF"/>
    <w:rsid w:val="00EF5023"/>
    <w:rsid w:val="00EF6698"/>
    <w:rsid w:val="00EF7A46"/>
    <w:rsid w:val="00F007E3"/>
    <w:rsid w:val="00F02EC7"/>
    <w:rsid w:val="00F06B4D"/>
    <w:rsid w:val="00F10F2B"/>
    <w:rsid w:val="00F13CCA"/>
    <w:rsid w:val="00F140F8"/>
    <w:rsid w:val="00F14104"/>
    <w:rsid w:val="00F15AF1"/>
    <w:rsid w:val="00F17A6F"/>
    <w:rsid w:val="00F24C46"/>
    <w:rsid w:val="00F30320"/>
    <w:rsid w:val="00F30BF1"/>
    <w:rsid w:val="00F31B7C"/>
    <w:rsid w:val="00F33A9C"/>
    <w:rsid w:val="00F34C1B"/>
    <w:rsid w:val="00F355B9"/>
    <w:rsid w:val="00F36AD1"/>
    <w:rsid w:val="00F4182F"/>
    <w:rsid w:val="00F42769"/>
    <w:rsid w:val="00F42D69"/>
    <w:rsid w:val="00F42FC5"/>
    <w:rsid w:val="00F45579"/>
    <w:rsid w:val="00F470AC"/>
    <w:rsid w:val="00F518B1"/>
    <w:rsid w:val="00F52967"/>
    <w:rsid w:val="00F5627E"/>
    <w:rsid w:val="00F571E5"/>
    <w:rsid w:val="00F60F75"/>
    <w:rsid w:val="00F66341"/>
    <w:rsid w:val="00F66951"/>
    <w:rsid w:val="00F67619"/>
    <w:rsid w:val="00F67D3F"/>
    <w:rsid w:val="00F74BD0"/>
    <w:rsid w:val="00F74EC9"/>
    <w:rsid w:val="00F82904"/>
    <w:rsid w:val="00F83767"/>
    <w:rsid w:val="00F92A6C"/>
    <w:rsid w:val="00F92E8A"/>
    <w:rsid w:val="00FA18C7"/>
    <w:rsid w:val="00FA286B"/>
    <w:rsid w:val="00FA2FA9"/>
    <w:rsid w:val="00FA52E4"/>
    <w:rsid w:val="00FA6E88"/>
    <w:rsid w:val="00FA79EB"/>
    <w:rsid w:val="00FB1BB8"/>
    <w:rsid w:val="00FB399B"/>
    <w:rsid w:val="00FB7043"/>
    <w:rsid w:val="00FC150A"/>
    <w:rsid w:val="00FC4470"/>
    <w:rsid w:val="00FC4A4E"/>
    <w:rsid w:val="00FC5A4E"/>
    <w:rsid w:val="00FC6AF1"/>
    <w:rsid w:val="00FD4397"/>
    <w:rsid w:val="00FD6B88"/>
    <w:rsid w:val="00FE2770"/>
    <w:rsid w:val="00FE33F3"/>
    <w:rsid w:val="00FE3E59"/>
    <w:rsid w:val="00FE541B"/>
    <w:rsid w:val="00FF0298"/>
    <w:rsid w:val="00FF03CF"/>
    <w:rsid w:val="00FF0849"/>
    <w:rsid w:val="00FF0E9F"/>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A82"/>
    <w:pPr>
      <w:ind w:firstLine="720"/>
    </w:pPr>
  </w:style>
  <w:style w:type="paragraph" w:styleId="Heading1">
    <w:name w:val="heading 1"/>
    <w:basedOn w:val="Normal"/>
    <w:next w:val="BodyText"/>
    <w:link w:val="Heading1Char"/>
    <w:uiPriority w:val="9"/>
    <w:qFormat/>
    <w:rsid w:val="000645B7"/>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200323"/>
    <w:pPr>
      <w:keepNext/>
      <w:keepLines/>
      <w:ind w:firstLine="0"/>
      <w:contextualSpacing/>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Normal"/>
    <w:link w:val="Heading3Char"/>
    <w:uiPriority w:val="9"/>
    <w:unhideWhenUsed/>
    <w:qFormat/>
    <w:rsid w:val="00B22AA3"/>
    <w:pPr>
      <w:keepNext/>
      <w:keepLines/>
      <w:pageBreakBefore/>
      <w:ind w:firstLine="0"/>
      <w:outlineLvl w:val="2"/>
    </w:pPr>
    <w:rPr>
      <w:rFonts w:ascii="Times New Roman" w:eastAsiaTheme="majorEastAsia" w:hAnsi="Times New Roman" w:cstheme="majorBidi"/>
      <w:b/>
      <w:color w:val="000000" w:themeColor="text1"/>
    </w:rPr>
  </w:style>
  <w:style w:type="paragraph" w:styleId="Heading4">
    <w:name w:val="heading 4"/>
    <w:basedOn w:val="Normal"/>
    <w:next w:val="Normal"/>
    <w:link w:val="Heading4Char"/>
    <w:uiPriority w:val="9"/>
    <w:unhideWhenUsed/>
    <w:qFormat/>
    <w:rsid w:val="00200323"/>
    <w:pPr>
      <w:keepNext/>
      <w:keepLines/>
      <w:spacing w:after="80"/>
      <w:ind w:firstLine="0"/>
      <w:outlineLvl w:val="3"/>
    </w:pPr>
    <w:rPr>
      <w:rFonts w:ascii="Times New Roman" w:eastAsiaTheme="majorEastAsia" w:hAnsi="Times New Roman" w:cstheme="majorBidi"/>
      <w:i/>
      <w:iCs/>
      <w:color w:val="000000" w:themeColor="text1"/>
    </w:rPr>
  </w:style>
  <w:style w:type="paragraph" w:styleId="Heading5">
    <w:name w:val="heading 5"/>
    <w:basedOn w:val="Normal"/>
    <w:next w:val="BodyText"/>
    <w:link w:val="Heading5Char"/>
    <w:uiPriority w:val="9"/>
    <w:unhideWhenUsed/>
    <w:qFormat/>
    <w:rsid w:val="000645B7"/>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645B7"/>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0645B7"/>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0645B7"/>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0645B7"/>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nhideWhenUsed/>
    <w:qFormat/>
    <w:rsid w:val="00437D64"/>
  </w:style>
  <w:style w:type="character" w:customStyle="1" w:styleId="Heading2Char">
    <w:name w:val="Heading 2 Char"/>
    <w:basedOn w:val="DefaultParagraphFont"/>
    <w:link w:val="Heading2"/>
    <w:uiPriority w:val="9"/>
    <w:rsid w:val="00200323"/>
    <w:rPr>
      <w:rFonts w:ascii="Times New Roman" w:eastAsiaTheme="majorEastAsia" w:hAnsi="Times New Roman" w:cstheme="majorBidi"/>
      <w:b/>
      <w:bCs/>
      <w:color w:val="000000" w:themeColor="text1"/>
      <w:szCs w:val="32"/>
    </w:rPr>
  </w:style>
  <w:style w:type="paragraph" w:styleId="BodyText">
    <w:name w:val="Body Text"/>
    <w:basedOn w:val="Normal"/>
    <w:link w:val="BodyTextChar"/>
    <w:qFormat/>
    <w:rsid w:val="0080029C"/>
    <w:pPr>
      <w:contextualSpacing/>
    </w:pPr>
    <w:rPr>
      <w:rFonts w:ascii="Times New Roman" w:hAnsi="Times New Roman"/>
    </w:rPr>
  </w:style>
  <w:style w:type="character" w:customStyle="1" w:styleId="BodyTextChar">
    <w:name w:val="Body Text Char"/>
    <w:basedOn w:val="DefaultParagraphFont"/>
    <w:link w:val="BodyText"/>
    <w:rsid w:val="0080029C"/>
    <w:rPr>
      <w:rFonts w:ascii="Times New Roman" w:hAnsi="Times New Roman"/>
    </w:rPr>
  </w:style>
  <w:style w:type="paragraph" w:customStyle="1" w:styleId="FirstParagraph">
    <w:name w:val="First Paragraph"/>
    <w:basedOn w:val="BodyText"/>
    <w:next w:val="BodyText"/>
    <w:qFormat/>
    <w:rsid w:val="006074FC"/>
  </w:style>
  <w:style w:type="paragraph" w:styleId="Title">
    <w:name w:val="Title"/>
    <w:basedOn w:val="Normal"/>
    <w:next w:val="BodyText"/>
    <w:link w:val="TitleChar"/>
    <w:qFormat/>
    <w:rsid w:val="00200323"/>
    <w:pPr>
      <w:keepNext/>
      <w:keepLines/>
      <w:ind w:firstLine="0"/>
      <w:contextualSpacing/>
      <w:jc w:val="center"/>
    </w:pPr>
    <w:rPr>
      <w:rFonts w:ascii="Times New Roman" w:eastAsiaTheme="majorEastAsia" w:hAnsi="Times New Roman" w:cstheme="majorBidi"/>
      <w:b/>
      <w:bCs/>
      <w:color w:val="000000" w:themeColor="text1"/>
      <w:szCs w:val="36"/>
    </w:rPr>
  </w:style>
  <w:style w:type="character" w:customStyle="1" w:styleId="TitleChar">
    <w:name w:val="Title Char"/>
    <w:basedOn w:val="DefaultParagraphFont"/>
    <w:link w:val="Title"/>
    <w:rsid w:val="00200323"/>
    <w:rPr>
      <w:rFonts w:ascii="Times New Roman" w:eastAsiaTheme="majorEastAsia" w:hAnsi="Times New Roman" w:cstheme="majorBidi"/>
      <w:b/>
      <w:bCs/>
      <w:color w:val="000000" w:themeColor="text1"/>
      <w:szCs w:val="36"/>
    </w:rPr>
  </w:style>
  <w:style w:type="character" w:customStyle="1" w:styleId="Heading3Char">
    <w:name w:val="Heading 3 Char"/>
    <w:basedOn w:val="DefaultParagraphFont"/>
    <w:link w:val="Heading3"/>
    <w:uiPriority w:val="9"/>
    <w:rsid w:val="00B22AA3"/>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rsid w:val="00200323"/>
    <w:rPr>
      <w:rFonts w:ascii="Times New Roman" w:eastAsiaTheme="majorEastAsia" w:hAnsi="Times New Roman" w:cstheme="majorBidi"/>
      <w:i/>
      <w:iCs/>
      <w:color w:val="000000" w:themeColor="text1"/>
    </w:rPr>
  </w:style>
  <w:style w:type="character" w:customStyle="1" w:styleId="Heading1Char">
    <w:name w:val="Heading 1 Char"/>
    <w:basedOn w:val="DefaultParagraphFont"/>
    <w:link w:val="Heading1"/>
    <w:uiPriority w:val="9"/>
    <w:rsid w:val="000645B7"/>
    <w:rPr>
      <w:rFonts w:asciiTheme="majorHAnsi" w:eastAsiaTheme="majorEastAsia" w:hAnsiTheme="majorHAnsi" w:cstheme="majorBidi"/>
      <w:b/>
      <w:bCs/>
      <w:color w:val="2D4F8E" w:themeColor="accent1" w:themeShade="B5"/>
      <w:sz w:val="32"/>
      <w:szCs w:val="32"/>
    </w:rPr>
  </w:style>
  <w:style w:type="character" w:customStyle="1" w:styleId="Heading5Char">
    <w:name w:val="Heading 5 Char"/>
    <w:basedOn w:val="DefaultParagraphFont"/>
    <w:link w:val="Heading5"/>
    <w:uiPriority w:val="9"/>
    <w:rsid w:val="000645B7"/>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645B7"/>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0645B7"/>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0645B7"/>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0645B7"/>
    <w:rPr>
      <w:rFonts w:asciiTheme="majorHAnsi" w:eastAsiaTheme="majorEastAsia" w:hAnsiTheme="majorHAnsi" w:cstheme="majorBidi"/>
      <w:color w:val="4472C4" w:themeColor="accent1"/>
    </w:rPr>
  </w:style>
  <w:style w:type="paragraph" w:customStyle="1" w:styleId="Compact">
    <w:name w:val="Compact"/>
    <w:basedOn w:val="BodyText"/>
    <w:qFormat/>
    <w:rsid w:val="00D340E7"/>
    <w:pPr>
      <w:spacing w:before="36" w:after="36"/>
      <w:ind w:firstLine="0"/>
      <w:contextualSpacing w:val="0"/>
    </w:pPr>
    <w:rPr>
      <w:sz w:val="20"/>
    </w:rPr>
  </w:style>
  <w:style w:type="paragraph" w:styleId="Subtitle">
    <w:name w:val="Subtitle"/>
    <w:basedOn w:val="Title"/>
    <w:next w:val="BodyText"/>
    <w:link w:val="SubtitleChar"/>
    <w:qFormat/>
    <w:rsid w:val="000645B7"/>
    <w:pPr>
      <w:spacing w:before="240" w:after="240"/>
    </w:pPr>
    <w:rPr>
      <w:sz w:val="30"/>
      <w:szCs w:val="30"/>
    </w:rPr>
  </w:style>
  <w:style w:type="character" w:customStyle="1" w:styleId="SubtitleChar">
    <w:name w:val="Subtitle Char"/>
    <w:basedOn w:val="DefaultParagraphFont"/>
    <w:link w:val="Subtitle"/>
    <w:rsid w:val="000645B7"/>
    <w:rPr>
      <w:rFonts w:ascii="Times New Roman" w:eastAsiaTheme="majorEastAsia" w:hAnsi="Times New Roman" w:cstheme="majorBidi"/>
      <w:b/>
      <w:bCs/>
      <w:color w:val="000000" w:themeColor="text1"/>
      <w:sz w:val="30"/>
      <w:szCs w:val="30"/>
    </w:rPr>
  </w:style>
  <w:style w:type="paragraph" w:customStyle="1" w:styleId="Author">
    <w:name w:val="Author"/>
    <w:next w:val="BodyText"/>
    <w:qFormat/>
    <w:rsid w:val="000645B7"/>
    <w:pPr>
      <w:keepNext/>
      <w:keepLines/>
      <w:spacing w:after="200"/>
      <w:jc w:val="center"/>
    </w:pPr>
  </w:style>
  <w:style w:type="paragraph" w:styleId="Date">
    <w:name w:val="Date"/>
    <w:next w:val="BodyText"/>
    <w:link w:val="DateChar"/>
    <w:qFormat/>
    <w:rsid w:val="000645B7"/>
    <w:pPr>
      <w:keepNext/>
      <w:keepLines/>
      <w:spacing w:after="200"/>
      <w:jc w:val="center"/>
    </w:pPr>
  </w:style>
  <w:style w:type="character" w:customStyle="1" w:styleId="DateChar">
    <w:name w:val="Date Char"/>
    <w:basedOn w:val="DefaultParagraphFont"/>
    <w:link w:val="Date"/>
    <w:rsid w:val="000645B7"/>
  </w:style>
  <w:style w:type="paragraph" w:customStyle="1" w:styleId="Abstract">
    <w:name w:val="Abstract"/>
    <w:basedOn w:val="Normal"/>
    <w:next w:val="BodyText"/>
    <w:qFormat/>
    <w:rsid w:val="000645B7"/>
    <w:pPr>
      <w:keepNext/>
      <w:keepLines/>
      <w:spacing w:before="300" w:after="300"/>
    </w:pPr>
    <w:rPr>
      <w:sz w:val="20"/>
      <w:szCs w:val="20"/>
    </w:rPr>
  </w:style>
  <w:style w:type="paragraph" w:styleId="BlockText">
    <w:name w:val="Block Text"/>
    <w:basedOn w:val="BodyText"/>
    <w:next w:val="BodyText"/>
    <w:uiPriority w:val="9"/>
    <w:unhideWhenUsed/>
    <w:qFormat/>
    <w:rsid w:val="000645B7"/>
    <w:pPr>
      <w:spacing w:before="100" w:after="100"/>
      <w:contextualSpacing w:val="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645B7"/>
    <w:pPr>
      <w:spacing w:after="200"/>
    </w:pPr>
  </w:style>
  <w:style w:type="character" w:customStyle="1" w:styleId="FootnoteTextChar">
    <w:name w:val="Footnote Text Char"/>
    <w:basedOn w:val="DefaultParagraphFont"/>
    <w:link w:val="FootnoteText"/>
    <w:uiPriority w:val="9"/>
    <w:rsid w:val="000645B7"/>
  </w:style>
  <w:style w:type="table" w:customStyle="1" w:styleId="Table">
    <w:name w:val="Table"/>
    <w:semiHidden/>
    <w:unhideWhenUsed/>
    <w:qFormat/>
    <w:rsid w:val="000645B7"/>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645B7"/>
    <w:pPr>
      <w:keepNext/>
      <w:keepLines/>
    </w:pPr>
    <w:rPr>
      <w:b/>
    </w:rPr>
  </w:style>
  <w:style w:type="paragraph" w:customStyle="1" w:styleId="Definition">
    <w:name w:val="Definition"/>
    <w:basedOn w:val="Normal"/>
    <w:rsid w:val="000645B7"/>
    <w:pPr>
      <w:spacing w:after="200"/>
    </w:pPr>
  </w:style>
  <w:style w:type="paragraph" w:styleId="Caption">
    <w:name w:val="caption"/>
    <w:basedOn w:val="Normal"/>
    <w:link w:val="CaptionChar"/>
    <w:rsid w:val="000645B7"/>
    <w:pPr>
      <w:spacing w:after="120"/>
    </w:pPr>
    <w:rPr>
      <w:i/>
    </w:rPr>
  </w:style>
  <w:style w:type="paragraph" w:customStyle="1" w:styleId="TableCaption">
    <w:name w:val="Table Caption"/>
    <w:basedOn w:val="Caption"/>
    <w:rsid w:val="000645B7"/>
    <w:pPr>
      <w:keepNext/>
    </w:pPr>
  </w:style>
  <w:style w:type="paragraph" w:customStyle="1" w:styleId="ImageCaption">
    <w:name w:val="Image Caption"/>
    <w:basedOn w:val="Caption"/>
    <w:rsid w:val="000645B7"/>
  </w:style>
  <w:style w:type="paragraph" w:customStyle="1" w:styleId="Figure">
    <w:name w:val="Figure"/>
    <w:basedOn w:val="Normal"/>
    <w:rsid w:val="000645B7"/>
    <w:pPr>
      <w:spacing w:after="200"/>
    </w:pPr>
  </w:style>
  <w:style w:type="paragraph" w:customStyle="1" w:styleId="CaptionedFigure">
    <w:name w:val="Captioned Figure"/>
    <w:basedOn w:val="Figure"/>
    <w:rsid w:val="000645B7"/>
    <w:pPr>
      <w:keepNext/>
    </w:pPr>
  </w:style>
  <w:style w:type="character" w:customStyle="1" w:styleId="CaptionChar">
    <w:name w:val="Caption Char"/>
    <w:basedOn w:val="DefaultParagraphFont"/>
    <w:link w:val="Caption"/>
    <w:rsid w:val="000645B7"/>
    <w:rPr>
      <w:i/>
    </w:rPr>
  </w:style>
  <w:style w:type="character" w:customStyle="1" w:styleId="VerbatimChar">
    <w:name w:val="Verbatim Char"/>
    <w:basedOn w:val="CaptionChar"/>
    <w:link w:val="SourceCode"/>
    <w:rsid w:val="000645B7"/>
    <w:rPr>
      <w:rFonts w:ascii="Consolas" w:hAnsi="Consolas"/>
      <w:i/>
      <w:sz w:val="22"/>
      <w:shd w:val="clear" w:color="auto" w:fill="F8F8F8"/>
    </w:rPr>
  </w:style>
  <w:style w:type="character" w:styleId="FootnoteReference">
    <w:name w:val="footnote reference"/>
    <w:basedOn w:val="CaptionChar"/>
    <w:rsid w:val="000645B7"/>
    <w:rPr>
      <w:i/>
      <w:vertAlign w:val="superscript"/>
    </w:rPr>
  </w:style>
  <w:style w:type="character" w:styleId="Hyperlink">
    <w:name w:val="Hyperlink"/>
    <w:basedOn w:val="CaptionChar"/>
    <w:rsid w:val="000645B7"/>
    <w:rPr>
      <w:i/>
      <w:color w:val="4472C4" w:themeColor="accent1"/>
    </w:rPr>
  </w:style>
  <w:style w:type="paragraph" w:styleId="TOCHeading">
    <w:name w:val="TOC Heading"/>
    <w:basedOn w:val="Heading1"/>
    <w:next w:val="BodyText"/>
    <w:uiPriority w:val="39"/>
    <w:unhideWhenUsed/>
    <w:qFormat/>
    <w:rsid w:val="000645B7"/>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0645B7"/>
    <w:pPr>
      <w:shd w:val="clear" w:color="auto" w:fill="F8F8F8"/>
      <w:wordWrap w:val="0"/>
      <w:spacing w:after="200"/>
    </w:pPr>
    <w:rPr>
      <w:rFonts w:ascii="Consolas" w:hAnsi="Consolas"/>
      <w:i/>
      <w:sz w:val="22"/>
    </w:rPr>
  </w:style>
  <w:style w:type="character" w:customStyle="1" w:styleId="KeywordTok">
    <w:name w:val="KeywordTok"/>
    <w:basedOn w:val="VerbatimChar"/>
    <w:rsid w:val="000645B7"/>
    <w:rPr>
      <w:rFonts w:ascii="Consolas" w:hAnsi="Consolas"/>
      <w:b/>
      <w:i/>
      <w:color w:val="204A87"/>
      <w:sz w:val="22"/>
      <w:shd w:val="clear" w:color="auto" w:fill="F8F8F8"/>
    </w:rPr>
  </w:style>
  <w:style w:type="character" w:customStyle="1" w:styleId="DataTypeTok">
    <w:name w:val="DataTypeTok"/>
    <w:basedOn w:val="VerbatimChar"/>
    <w:rsid w:val="000645B7"/>
    <w:rPr>
      <w:rFonts w:ascii="Consolas" w:hAnsi="Consolas"/>
      <w:i/>
      <w:color w:val="204A87"/>
      <w:sz w:val="22"/>
      <w:shd w:val="clear" w:color="auto" w:fill="F8F8F8"/>
    </w:rPr>
  </w:style>
  <w:style w:type="character" w:customStyle="1" w:styleId="DecValTok">
    <w:name w:val="DecValTok"/>
    <w:basedOn w:val="VerbatimChar"/>
    <w:rsid w:val="000645B7"/>
    <w:rPr>
      <w:rFonts w:ascii="Consolas" w:hAnsi="Consolas"/>
      <w:i/>
      <w:color w:val="0000CF"/>
      <w:sz w:val="22"/>
      <w:shd w:val="clear" w:color="auto" w:fill="F8F8F8"/>
    </w:rPr>
  </w:style>
  <w:style w:type="character" w:customStyle="1" w:styleId="BaseNTok">
    <w:name w:val="BaseNTok"/>
    <w:basedOn w:val="VerbatimChar"/>
    <w:rsid w:val="000645B7"/>
    <w:rPr>
      <w:rFonts w:ascii="Consolas" w:hAnsi="Consolas"/>
      <w:i/>
      <w:color w:val="0000CF"/>
      <w:sz w:val="22"/>
      <w:shd w:val="clear" w:color="auto" w:fill="F8F8F8"/>
    </w:rPr>
  </w:style>
  <w:style w:type="character" w:customStyle="1" w:styleId="FloatTok">
    <w:name w:val="FloatTok"/>
    <w:basedOn w:val="VerbatimChar"/>
    <w:rsid w:val="000645B7"/>
    <w:rPr>
      <w:rFonts w:ascii="Consolas" w:hAnsi="Consolas"/>
      <w:i/>
      <w:color w:val="0000CF"/>
      <w:sz w:val="22"/>
      <w:shd w:val="clear" w:color="auto" w:fill="F8F8F8"/>
    </w:rPr>
  </w:style>
  <w:style w:type="character" w:customStyle="1" w:styleId="ConstantTok">
    <w:name w:val="ConstantTok"/>
    <w:basedOn w:val="VerbatimChar"/>
    <w:rsid w:val="000645B7"/>
    <w:rPr>
      <w:rFonts w:ascii="Consolas" w:hAnsi="Consolas"/>
      <w:i/>
      <w:color w:val="000000"/>
      <w:sz w:val="22"/>
      <w:shd w:val="clear" w:color="auto" w:fill="F8F8F8"/>
    </w:rPr>
  </w:style>
  <w:style w:type="character" w:customStyle="1" w:styleId="CharTok">
    <w:name w:val="CharTok"/>
    <w:basedOn w:val="VerbatimChar"/>
    <w:rsid w:val="000645B7"/>
    <w:rPr>
      <w:rFonts w:ascii="Consolas" w:hAnsi="Consolas"/>
      <w:i/>
      <w:color w:val="4E9A06"/>
      <w:sz w:val="22"/>
      <w:shd w:val="clear" w:color="auto" w:fill="F8F8F8"/>
    </w:rPr>
  </w:style>
  <w:style w:type="character" w:customStyle="1" w:styleId="SpecialCharTok">
    <w:name w:val="SpecialCharTok"/>
    <w:basedOn w:val="VerbatimChar"/>
    <w:rsid w:val="000645B7"/>
    <w:rPr>
      <w:rFonts w:ascii="Consolas" w:hAnsi="Consolas"/>
      <w:i/>
      <w:color w:val="000000"/>
      <w:sz w:val="22"/>
      <w:shd w:val="clear" w:color="auto" w:fill="F8F8F8"/>
    </w:rPr>
  </w:style>
  <w:style w:type="character" w:customStyle="1" w:styleId="StringTok">
    <w:name w:val="StringTok"/>
    <w:basedOn w:val="VerbatimChar"/>
    <w:rsid w:val="000645B7"/>
    <w:rPr>
      <w:rFonts w:ascii="Consolas" w:hAnsi="Consolas"/>
      <w:i/>
      <w:color w:val="4E9A06"/>
      <w:sz w:val="22"/>
      <w:shd w:val="clear" w:color="auto" w:fill="F8F8F8"/>
    </w:rPr>
  </w:style>
  <w:style w:type="character" w:customStyle="1" w:styleId="VerbatimStringTok">
    <w:name w:val="VerbatimStringTok"/>
    <w:basedOn w:val="VerbatimChar"/>
    <w:rsid w:val="000645B7"/>
    <w:rPr>
      <w:rFonts w:ascii="Consolas" w:hAnsi="Consolas"/>
      <w:i/>
      <w:color w:val="4E9A06"/>
      <w:sz w:val="22"/>
      <w:shd w:val="clear" w:color="auto" w:fill="F8F8F8"/>
    </w:rPr>
  </w:style>
  <w:style w:type="character" w:customStyle="1" w:styleId="SpecialStringTok">
    <w:name w:val="SpecialStringTok"/>
    <w:basedOn w:val="VerbatimChar"/>
    <w:rsid w:val="000645B7"/>
    <w:rPr>
      <w:rFonts w:ascii="Consolas" w:hAnsi="Consolas"/>
      <w:i/>
      <w:color w:val="4E9A06"/>
      <w:sz w:val="22"/>
      <w:shd w:val="clear" w:color="auto" w:fill="F8F8F8"/>
    </w:rPr>
  </w:style>
  <w:style w:type="character" w:customStyle="1" w:styleId="ImportTok">
    <w:name w:val="ImportTok"/>
    <w:basedOn w:val="VerbatimChar"/>
    <w:rsid w:val="000645B7"/>
    <w:rPr>
      <w:rFonts w:ascii="Consolas" w:hAnsi="Consolas"/>
      <w:i/>
      <w:sz w:val="22"/>
      <w:shd w:val="clear" w:color="auto" w:fill="F8F8F8"/>
    </w:rPr>
  </w:style>
  <w:style w:type="character" w:customStyle="1" w:styleId="CommentTok">
    <w:name w:val="CommentTok"/>
    <w:basedOn w:val="VerbatimChar"/>
    <w:rsid w:val="000645B7"/>
    <w:rPr>
      <w:rFonts w:ascii="Consolas" w:hAnsi="Consolas"/>
      <w:i w:val="0"/>
      <w:color w:val="8F5902"/>
      <w:sz w:val="22"/>
      <w:shd w:val="clear" w:color="auto" w:fill="F8F8F8"/>
    </w:rPr>
  </w:style>
  <w:style w:type="character" w:customStyle="1" w:styleId="DocumentationTok">
    <w:name w:val="DocumentationTok"/>
    <w:basedOn w:val="VerbatimChar"/>
    <w:rsid w:val="000645B7"/>
    <w:rPr>
      <w:rFonts w:ascii="Consolas" w:hAnsi="Consolas"/>
      <w:b/>
      <w:i w:val="0"/>
      <w:color w:val="8F5902"/>
      <w:sz w:val="22"/>
      <w:shd w:val="clear" w:color="auto" w:fill="F8F8F8"/>
    </w:rPr>
  </w:style>
  <w:style w:type="character" w:customStyle="1" w:styleId="AnnotationTok">
    <w:name w:val="AnnotationTok"/>
    <w:basedOn w:val="VerbatimChar"/>
    <w:rsid w:val="000645B7"/>
    <w:rPr>
      <w:rFonts w:ascii="Consolas" w:hAnsi="Consolas"/>
      <w:b/>
      <w:i w:val="0"/>
      <w:color w:val="8F5902"/>
      <w:sz w:val="22"/>
      <w:shd w:val="clear" w:color="auto" w:fill="F8F8F8"/>
    </w:rPr>
  </w:style>
  <w:style w:type="character" w:customStyle="1" w:styleId="CommentVarTok">
    <w:name w:val="CommentVarTok"/>
    <w:basedOn w:val="VerbatimChar"/>
    <w:rsid w:val="000645B7"/>
    <w:rPr>
      <w:rFonts w:ascii="Consolas" w:hAnsi="Consolas"/>
      <w:b/>
      <w:i w:val="0"/>
      <w:color w:val="8F5902"/>
      <w:sz w:val="22"/>
      <w:shd w:val="clear" w:color="auto" w:fill="F8F8F8"/>
    </w:rPr>
  </w:style>
  <w:style w:type="character" w:customStyle="1" w:styleId="OtherTok">
    <w:name w:val="OtherTok"/>
    <w:basedOn w:val="VerbatimChar"/>
    <w:rsid w:val="000645B7"/>
    <w:rPr>
      <w:rFonts w:ascii="Consolas" w:hAnsi="Consolas"/>
      <w:i/>
      <w:color w:val="8F5902"/>
      <w:sz w:val="22"/>
      <w:shd w:val="clear" w:color="auto" w:fill="F8F8F8"/>
    </w:rPr>
  </w:style>
  <w:style w:type="character" w:customStyle="1" w:styleId="FunctionTok">
    <w:name w:val="FunctionTok"/>
    <w:basedOn w:val="VerbatimChar"/>
    <w:rsid w:val="000645B7"/>
    <w:rPr>
      <w:rFonts w:ascii="Consolas" w:hAnsi="Consolas"/>
      <w:i/>
      <w:color w:val="000000"/>
      <w:sz w:val="22"/>
      <w:shd w:val="clear" w:color="auto" w:fill="F8F8F8"/>
    </w:rPr>
  </w:style>
  <w:style w:type="character" w:customStyle="1" w:styleId="VariableTok">
    <w:name w:val="VariableTok"/>
    <w:basedOn w:val="VerbatimChar"/>
    <w:rsid w:val="000645B7"/>
    <w:rPr>
      <w:rFonts w:ascii="Consolas" w:hAnsi="Consolas"/>
      <w:i/>
      <w:color w:val="000000"/>
      <w:sz w:val="22"/>
      <w:shd w:val="clear" w:color="auto" w:fill="F8F8F8"/>
    </w:rPr>
  </w:style>
  <w:style w:type="character" w:customStyle="1" w:styleId="ControlFlowTok">
    <w:name w:val="ControlFlowTok"/>
    <w:basedOn w:val="VerbatimChar"/>
    <w:rsid w:val="000645B7"/>
    <w:rPr>
      <w:rFonts w:ascii="Consolas" w:hAnsi="Consolas"/>
      <w:b/>
      <w:i/>
      <w:color w:val="204A87"/>
      <w:sz w:val="22"/>
      <w:shd w:val="clear" w:color="auto" w:fill="F8F8F8"/>
    </w:rPr>
  </w:style>
  <w:style w:type="character" w:customStyle="1" w:styleId="OperatorTok">
    <w:name w:val="OperatorTok"/>
    <w:basedOn w:val="VerbatimChar"/>
    <w:rsid w:val="000645B7"/>
    <w:rPr>
      <w:rFonts w:ascii="Consolas" w:hAnsi="Consolas"/>
      <w:b/>
      <w:i/>
      <w:color w:val="CE5C00"/>
      <w:sz w:val="22"/>
      <w:shd w:val="clear" w:color="auto" w:fill="F8F8F8"/>
    </w:rPr>
  </w:style>
  <w:style w:type="character" w:customStyle="1" w:styleId="BuiltInTok">
    <w:name w:val="BuiltInTok"/>
    <w:basedOn w:val="VerbatimChar"/>
    <w:rsid w:val="000645B7"/>
    <w:rPr>
      <w:rFonts w:ascii="Consolas" w:hAnsi="Consolas"/>
      <w:i/>
      <w:sz w:val="22"/>
      <w:shd w:val="clear" w:color="auto" w:fill="F8F8F8"/>
    </w:rPr>
  </w:style>
  <w:style w:type="character" w:customStyle="1" w:styleId="ExtensionTok">
    <w:name w:val="ExtensionTok"/>
    <w:basedOn w:val="VerbatimChar"/>
    <w:rsid w:val="000645B7"/>
    <w:rPr>
      <w:rFonts w:ascii="Consolas" w:hAnsi="Consolas"/>
      <w:i/>
      <w:sz w:val="22"/>
      <w:shd w:val="clear" w:color="auto" w:fill="F8F8F8"/>
    </w:rPr>
  </w:style>
  <w:style w:type="character" w:customStyle="1" w:styleId="PreprocessorTok">
    <w:name w:val="PreprocessorTok"/>
    <w:basedOn w:val="VerbatimChar"/>
    <w:rsid w:val="000645B7"/>
    <w:rPr>
      <w:rFonts w:ascii="Consolas" w:hAnsi="Consolas"/>
      <w:i w:val="0"/>
      <w:color w:val="8F5902"/>
      <w:sz w:val="22"/>
      <w:shd w:val="clear" w:color="auto" w:fill="F8F8F8"/>
    </w:rPr>
  </w:style>
  <w:style w:type="character" w:customStyle="1" w:styleId="AttributeTok">
    <w:name w:val="AttributeTok"/>
    <w:basedOn w:val="VerbatimChar"/>
    <w:rsid w:val="000645B7"/>
    <w:rPr>
      <w:rFonts w:ascii="Consolas" w:hAnsi="Consolas"/>
      <w:i/>
      <w:color w:val="C4A000"/>
      <w:sz w:val="22"/>
      <w:shd w:val="clear" w:color="auto" w:fill="F8F8F8"/>
    </w:rPr>
  </w:style>
  <w:style w:type="character" w:customStyle="1" w:styleId="RegionMarkerTok">
    <w:name w:val="RegionMarkerTok"/>
    <w:basedOn w:val="VerbatimChar"/>
    <w:rsid w:val="000645B7"/>
    <w:rPr>
      <w:rFonts w:ascii="Consolas" w:hAnsi="Consolas"/>
      <w:i/>
      <w:sz w:val="22"/>
      <w:shd w:val="clear" w:color="auto" w:fill="F8F8F8"/>
    </w:rPr>
  </w:style>
  <w:style w:type="character" w:customStyle="1" w:styleId="InformationTok">
    <w:name w:val="InformationTok"/>
    <w:basedOn w:val="VerbatimChar"/>
    <w:rsid w:val="000645B7"/>
    <w:rPr>
      <w:rFonts w:ascii="Consolas" w:hAnsi="Consolas"/>
      <w:b/>
      <w:i w:val="0"/>
      <w:color w:val="8F5902"/>
      <w:sz w:val="22"/>
      <w:shd w:val="clear" w:color="auto" w:fill="F8F8F8"/>
    </w:rPr>
  </w:style>
  <w:style w:type="character" w:customStyle="1" w:styleId="WarningTok">
    <w:name w:val="WarningTok"/>
    <w:basedOn w:val="VerbatimChar"/>
    <w:rsid w:val="000645B7"/>
    <w:rPr>
      <w:rFonts w:ascii="Consolas" w:hAnsi="Consolas"/>
      <w:b/>
      <w:i w:val="0"/>
      <w:color w:val="8F5902"/>
      <w:sz w:val="22"/>
      <w:shd w:val="clear" w:color="auto" w:fill="F8F8F8"/>
    </w:rPr>
  </w:style>
  <w:style w:type="character" w:customStyle="1" w:styleId="AlertTok">
    <w:name w:val="AlertTok"/>
    <w:basedOn w:val="VerbatimChar"/>
    <w:rsid w:val="000645B7"/>
    <w:rPr>
      <w:rFonts w:ascii="Consolas" w:hAnsi="Consolas"/>
      <w:i/>
      <w:color w:val="EF2929"/>
      <w:sz w:val="22"/>
      <w:shd w:val="clear" w:color="auto" w:fill="F8F8F8"/>
    </w:rPr>
  </w:style>
  <w:style w:type="character" w:customStyle="1" w:styleId="ErrorTok">
    <w:name w:val="ErrorTok"/>
    <w:basedOn w:val="VerbatimChar"/>
    <w:rsid w:val="000645B7"/>
    <w:rPr>
      <w:rFonts w:ascii="Consolas" w:hAnsi="Consolas"/>
      <w:b/>
      <w:i/>
      <w:color w:val="A40000"/>
      <w:sz w:val="22"/>
      <w:shd w:val="clear" w:color="auto" w:fill="F8F8F8"/>
    </w:rPr>
  </w:style>
  <w:style w:type="character" w:customStyle="1" w:styleId="NormalTok">
    <w:name w:val="NormalTok"/>
    <w:basedOn w:val="VerbatimChar"/>
    <w:rsid w:val="000645B7"/>
    <w:rPr>
      <w:rFonts w:ascii="Consolas" w:hAnsi="Consolas"/>
      <w:i/>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917061437">
      <w:bodyDiv w:val="1"/>
      <w:marLeft w:val="0"/>
      <w:marRight w:val="0"/>
      <w:marTop w:val="0"/>
      <w:marBottom w:val="0"/>
      <w:divBdr>
        <w:top w:val="none" w:sz="0" w:space="0" w:color="auto"/>
        <w:left w:val="none" w:sz="0" w:space="0" w:color="auto"/>
        <w:bottom w:val="none" w:sz="0" w:space="0" w:color="auto"/>
        <w:right w:val="none" w:sz="0" w:space="0" w:color="auto"/>
      </w:divBdr>
    </w:div>
    <w:div w:id="1234318243">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319DC-F2BE-C74C-AF86-D77354FC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64</Pages>
  <Words>39869</Words>
  <Characters>227255</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266591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Janis, Rebecca Ann</cp:lastModifiedBy>
  <cp:revision>52</cp:revision>
  <cp:lastPrinted>2019-11-07T19:37:00Z</cp:lastPrinted>
  <dcterms:created xsi:type="dcterms:W3CDTF">2020-05-28T00:48:00Z</dcterms:created>
  <dcterms:modified xsi:type="dcterms:W3CDTF">2020-06-17T15:43:00Z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