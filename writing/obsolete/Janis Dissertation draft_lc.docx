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71C75D" w14:textId="77777777" w:rsidR="00A02DA8" w:rsidRDefault="00A02DA8">
      <w:pPr>
        <w:rPr>
          <w:rFonts w:ascii="Times New Roman" w:hAnsi="Times New Roman" w:cs="Times New Roman"/>
          <w:b/>
        </w:rPr>
      </w:pPr>
    </w:p>
    <w:p w14:paraId="5712CE81" w14:textId="77777777" w:rsidR="00A02DA8" w:rsidRDefault="00A02DA8">
      <w:pPr>
        <w:rPr>
          <w:rFonts w:ascii="Times New Roman" w:hAnsi="Times New Roman" w:cs="Times New Roman"/>
          <w:b/>
        </w:rPr>
      </w:pPr>
    </w:p>
    <w:p w14:paraId="2E07C4C1" w14:textId="77777777" w:rsidR="00A02DA8" w:rsidRDefault="00A02DA8">
      <w:pPr>
        <w:rPr>
          <w:rFonts w:ascii="Times New Roman" w:hAnsi="Times New Roman" w:cs="Times New Roman"/>
          <w:b/>
        </w:rPr>
      </w:pPr>
    </w:p>
    <w:p w14:paraId="46C52A32" w14:textId="77777777" w:rsidR="00A02DA8" w:rsidRDefault="00A02DA8">
      <w:pPr>
        <w:rPr>
          <w:rFonts w:ascii="Times New Roman" w:hAnsi="Times New Roman" w:cs="Times New Roman"/>
          <w:b/>
        </w:rPr>
      </w:pPr>
    </w:p>
    <w:p w14:paraId="6B6DFFC2" w14:textId="77777777" w:rsidR="00A02DA8" w:rsidRDefault="00A02DA8">
      <w:pPr>
        <w:rPr>
          <w:rFonts w:ascii="Times New Roman" w:hAnsi="Times New Roman" w:cs="Times New Roman"/>
          <w:b/>
        </w:rPr>
      </w:pPr>
    </w:p>
    <w:p w14:paraId="07EF63A2" w14:textId="77777777" w:rsidR="00A02DA8" w:rsidRDefault="00A02DA8">
      <w:pPr>
        <w:rPr>
          <w:rFonts w:ascii="Times New Roman" w:hAnsi="Times New Roman" w:cs="Times New Roman"/>
          <w:b/>
        </w:rPr>
      </w:pPr>
    </w:p>
    <w:p w14:paraId="4A0EA569" w14:textId="77777777" w:rsidR="00A02DA8" w:rsidRDefault="00A02DA8">
      <w:pPr>
        <w:rPr>
          <w:rFonts w:ascii="Times New Roman" w:hAnsi="Times New Roman" w:cs="Times New Roman"/>
          <w:b/>
        </w:rPr>
      </w:pPr>
    </w:p>
    <w:p w14:paraId="4256CAFA" w14:textId="77777777" w:rsidR="00A02DA8" w:rsidRDefault="00A02DA8">
      <w:pPr>
        <w:rPr>
          <w:rFonts w:ascii="Times New Roman" w:hAnsi="Times New Roman" w:cs="Times New Roman"/>
          <w:b/>
        </w:rPr>
      </w:pPr>
    </w:p>
    <w:p w14:paraId="5611F25B" w14:textId="77777777" w:rsidR="00A02DA8" w:rsidRDefault="00A02DA8">
      <w:pPr>
        <w:rPr>
          <w:rFonts w:ascii="Times New Roman" w:hAnsi="Times New Roman" w:cs="Times New Roman"/>
          <w:b/>
        </w:rPr>
      </w:pPr>
    </w:p>
    <w:p w14:paraId="44C64DEA" w14:textId="77777777" w:rsidR="00A02DA8" w:rsidRDefault="00A02DA8">
      <w:pPr>
        <w:rPr>
          <w:rFonts w:ascii="Times New Roman" w:hAnsi="Times New Roman" w:cs="Times New Roman"/>
          <w:b/>
        </w:rPr>
      </w:pPr>
    </w:p>
    <w:p w14:paraId="73527CB0" w14:textId="77777777" w:rsidR="00A02DA8" w:rsidRDefault="00A02DA8">
      <w:pPr>
        <w:rPr>
          <w:rFonts w:ascii="Times New Roman" w:hAnsi="Times New Roman" w:cs="Times New Roman"/>
          <w:b/>
        </w:rPr>
      </w:pPr>
    </w:p>
    <w:p w14:paraId="4611F146" w14:textId="77777777" w:rsidR="00A02DA8" w:rsidRDefault="00A02DA8">
      <w:pPr>
        <w:rPr>
          <w:rFonts w:ascii="Times New Roman" w:hAnsi="Times New Roman" w:cs="Times New Roman"/>
          <w:b/>
        </w:rPr>
      </w:pPr>
    </w:p>
    <w:p w14:paraId="7ACFA4A0" w14:textId="77777777" w:rsidR="00A02DA8" w:rsidRDefault="00A02DA8">
      <w:pPr>
        <w:rPr>
          <w:rFonts w:ascii="Times New Roman" w:hAnsi="Times New Roman" w:cs="Times New Roman"/>
          <w:b/>
        </w:rPr>
      </w:pPr>
    </w:p>
    <w:p w14:paraId="071C7C95" w14:textId="77777777" w:rsidR="00A02DA8" w:rsidRDefault="00A02DA8">
      <w:pPr>
        <w:rPr>
          <w:rFonts w:ascii="Times New Roman" w:hAnsi="Times New Roman" w:cs="Times New Roman"/>
          <w:b/>
        </w:rPr>
      </w:pPr>
    </w:p>
    <w:p w14:paraId="4C270397" w14:textId="77777777" w:rsidR="00A02DA8" w:rsidRDefault="00A02DA8">
      <w:pPr>
        <w:rPr>
          <w:rFonts w:ascii="Times New Roman" w:hAnsi="Times New Roman" w:cs="Times New Roman"/>
          <w:b/>
        </w:rPr>
      </w:pPr>
    </w:p>
    <w:p w14:paraId="1A6ED1D4" w14:textId="7F151206"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Psychotherapy Feedback on the Counseling Center Assessment of Psychological Symptoms</w:t>
      </w:r>
      <w:r w:rsidR="00F007E3">
        <w:rPr>
          <w:rFonts w:ascii="Times New Roman" w:hAnsi="Times New Roman" w:cs="Times New Roman"/>
        </w:rPr>
        <w:t xml:space="preserve"> (CCAPS)</w:t>
      </w:r>
      <w:r>
        <w:rPr>
          <w:rFonts w:ascii="Times New Roman" w:hAnsi="Times New Roman" w:cs="Times New Roman"/>
        </w:rPr>
        <w:t>: Effects on Outcome and Client Moderators of Effectiveness</w:t>
      </w:r>
    </w:p>
    <w:p w14:paraId="4F4AE295" w14:textId="77777777" w:rsidR="00A02DA8" w:rsidRDefault="00A02DA8" w:rsidP="00A23A1D">
      <w:pPr>
        <w:spacing w:line="480" w:lineRule="auto"/>
        <w:jc w:val="center"/>
        <w:rPr>
          <w:rFonts w:ascii="Times New Roman" w:hAnsi="Times New Roman" w:cs="Times New Roman"/>
        </w:rPr>
      </w:pPr>
    </w:p>
    <w:p w14:paraId="63BFC6CE" w14:textId="581E389D" w:rsidR="00A02DA8" w:rsidRDefault="00A02DA8" w:rsidP="00A23A1D">
      <w:pPr>
        <w:spacing w:line="480" w:lineRule="auto"/>
        <w:ind w:firstLine="0"/>
        <w:jc w:val="center"/>
        <w:rPr>
          <w:rFonts w:ascii="Times New Roman" w:hAnsi="Times New Roman" w:cs="Times New Roman"/>
        </w:rPr>
      </w:pPr>
      <w:r>
        <w:rPr>
          <w:rFonts w:ascii="Times New Roman" w:hAnsi="Times New Roman" w:cs="Times New Roman"/>
        </w:rPr>
        <w:t>Rebecca Janis</w:t>
      </w:r>
    </w:p>
    <w:p w14:paraId="4F6AE0CC" w14:textId="2836EBD8" w:rsidR="00A02DA8" w:rsidRDefault="00A02DA8" w:rsidP="00A23A1D">
      <w:pPr>
        <w:spacing w:line="480" w:lineRule="auto"/>
        <w:ind w:firstLine="0"/>
        <w:jc w:val="center"/>
        <w:rPr>
          <w:rFonts w:ascii="Times New Roman" w:hAnsi="Times New Roman" w:cs="Times New Roman"/>
        </w:rPr>
      </w:pPr>
      <w:r w:rsidRPr="00A02DA8">
        <w:rPr>
          <w:rFonts w:ascii="Times New Roman" w:hAnsi="Times New Roman" w:cs="Times New Roman"/>
        </w:rPr>
        <w:t>Dissertation</w:t>
      </w:r>
    </w:p>
    <w:p w14:paraId="483985B1" w14:textId="0B5C3716" w:rsidR="00A02DA8" w:rsidRPr="00A02DA8" w:rsidRDefault="000658B0" w:rsidP="00A23A1D">
      <w:pPr>
        <w:spacing w:line="480" w:lineRule="auto"/>
        <w:ind w:firstLine="0"/>
        <w:jc w:val="center"/>
        <w:rPr>
          <w:rFonts w:ascii="Times New Roman" w:hAnsi="Times New Roman" w:cs="Times New Roman"/>
        </w:rPr>
      </w:pPr>
      <w:r>
        <w:rPr>
          <w:rFonts w:ascii="Times New Roman" w:hAnsi="Times New Roman" w:cs="Times New Roman"/>
        </w:rPr>
        <w:t>April</w:t>
      </w:r>
      <w:r w:rsidR="00A02DA8">
        <w:rPr>
          <w:rFonts w:ascii="Times New Roman" w:hAnsi="Times New Roman" w:cs="Times New Roman"/>
        </w:rPr>
        <w:t xml:space="preserve"> 2</w:t>
      </w:r>
      <w:r>
        <w:rPr>
          <w:rFonts w:ascii="Times New Roman" w:hAnsi="Times New Roman" w:cs="Times New Roman"/>
        </w:rPr>
        <w:t>7</w:t>
      </w:r>
      <w:r w:rsidR="00A02DA8">
        <w:rPr>
          <w:rFonts w:ascii="Times New Roman" w:hAnsi="Times New Roman" w:cs="Times New Roman"/>
        </w:rPr>
        <w:t>, 2020</w:t>
      </w:r>
      <w:r w:rsidR="00A02DA8" w:rsidRPr="00A02DA8">
        <w:rPr>
          <w:rFonts w:ascii="Times New Roman" w:hAnsi="Times New Roman" w:cs="Times New Roman"/>
        </w:rPr>
        <w:br w:type="page"/>
      </w:r>
    </w:p>
    <w:p w14:paraId="51180E4A" w14:textId="77777777" w:rsidR="00A02DA8" w:rsidRDefault="00A02DA8" w:rsidP="00A02DA8">
      <w:pPr>
        <w:jc w:val="both"/>
        <w:rPr>
          <w:rFonts w:ascii="Times New Roman" w:hAnsi="Times New Roman" w:cs="Times New Roman"/>
          <w:b/>
        </w:rPr>
      </w:pPr>
    </w:p>
    <w:p w14:paraId="2D0FB606" w14:textId="4DBF8AB8" w:rsidR="00776C41" w:rsidRDefault="00776C41" w:rsidP="009453CF">
      <w:pPr>
        <w:spacing w:line="480" w:lineRule="auto"/>
        <w:ind w:firstLine="0"/>
        <w:jc w:val="center"/>
        <w:rPr>
          <w:rFonts w:ascii="Times New Roman" w:hAnsi="Times New Roman" w:cs="Times New Roman"/>
          <w:b/>
        </w:rPr>
      </w:pPr>
      <w:r>
        <w:rPr>
          <w:rFonts w:ascii="Times New Roman" w:hAnsi="Times New Roman" w:cs="Times New Roman"/>
          <w:b/>
        </w:rPr>
        <w:t>Background</w:t>
      </w:r>
    </w:p>
    <w:p w14:paraId="2D0B4A78" w14:textId="28DD9973" w:rsidR="005B7225" w:rsidRPr="005B7225" w:rsidRDefault="005B7225" w:rsidP="00013624">
      <w:pPr>
        <w:spacing w:line="480" w:lineRule="auto"/>
        <w:rPr>
          <w:rFonts w:ascii="Times New Roman" w:hAnsi="Times New Roman" w:cs="Times New Roman"/>
        </w:rPr>
      </w:pPr>
      <w:r w:rsidRPr="005B7225">
        <w:rPr>
          <w:rFonts w:ascii="Times New Roman" w:hAnsi="Times New Roman" w:cs="Times New Roman"/>
        </w:rPr>
        <w:t xml:space="preserve">While psychotherapy is effective for a majority of people, research consistently shows that </w:t>
      </w:r>
      <w:r w:rsidR="00250515">
        <w:rPr>
          <w:rFonts w:ascii="Times New Roman" w:hAnsi="Times New Roman" w:cs="Times New Roman"/>
        </w:rPr>
        <w:t>some</w:t>
      </w:r>
      <w:r w:rsidRPr="005B7225">
        <w:rPr>
          <w:rFonts w:ascii="Times New Roman" w:hAnsi="Times New Roman" w:cs="Times New Roman"/>
        </w:rPr>
        <w:t xml:space="preserve"> </w:t>
      </w:r>
      <w:r w:rsidR="00C11653">
        <w:rPr>
          <w:rFonts w:ascii="Times New Roman" w:hAnsi="Times New Roman" w:cs="Times New Roman"/>
        </w:rPr>
        <w:t>individuals</w:t>
      </w:r>
      <w:r w:rsidR="00C11653" w:rsidRPr="005B7225">
        <w:rPr>
          <w:rFonts w:ascii="Times New Roman" w:hAnsi="Times New Roman" w:cs="Times New Roman"/>
        </w:rPr>
        <w:t xml:space="preserve"> </w:t>
      </w:r>
      <w:r w:rsidRPr="005B7225">
        <w:rPr>
          <w:rFonts w:ascii="Times New Roman" w:hAnsi="Times New Roman" w:cs="Times New Roman"/>
        </w:rPr>
        <w:t xml:space="preserve">do not achieve positive outcomes </w:t>
      </w:r>
      <w:r w:rsidR="0003491F">
        <w:rPr>
          <w:rFonts w:ascii="Times New Roman" w:hAnsi="Times New Roman" w:cs="Times New Roman"/>
        </w:rPr>
        <w:t>from</w:t>
      </w:r>
      <w:r w:rsidRPr="005B7225">
        <w:rPr>
          <w:rFonts w:ascii="Times New Roman" w:hAnsi="Times New Roman" w:cs="Times New Roman"/>
        </w:rPr>
        <w:t xml:space="preserve">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Lambert, &amp; Schaalje, 2001)","plainTextFormattedCitation":"(Finch, Lambert, &amp; Schaalje, 2001)","previouslyFormattedCitation":"(Finch, Lambert, &amp; Schaalje, 2001)"},"properties":{"noteIndex":0},"schema":"https://github.com/citation-style-language/schema/raw/master/csl-citation.json"}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(Finch, Lambert, &amp; Schaalje, 2001)</w:t>
      </w:r>
      <w:r w:rsidRPr="005B7225">
        <w:rPr>
          <w:rFonts w:ascii="Times New Roman" w:hAnsi="Times New Roman" w:cs="Times New Roman"/>
        </w:rPr>
        <w:fldChar w:fldCharType="end"/>
      </w:r>
      <w:r w:rsidRPr="005B7225">
        <w:rPr>
          <w:rFonts w:ascii="Times New Roman" w:hAnsi="Times New Roman" w:cs="Times New Roman"/>
        </w:rPr>
        <w:t xml:space="preserve">. Studies have estimated that 30-50% of clients </w:t>
      </w:r>
      <w:r w:rsidR="00687A2C">
        <w:rPr>
          <w:rFonts w:ascii="Times New Roman" w:hAnsi="Times New Roman" w:cs="Times New Roman"/>
        </w:rPr>
        <w:t>do not improve</w:t>
      </w:r>
      <w:r w:rsidRPr="005B7225">
        <w:rPr>
          <w:rFonts w:ascii="Times New Roman" w:hAnsi="Times New Roman" w:cs="Times New Roman"/>
        </w:rPr>
        <w:t>, with 5-1</w:t>
      </w:r>
      <w:r w:rsidR="00AE4015">
        <w:rPr>
          <w:rFonts w:ascii="Times New Roman" w:hAnsi="Times New Roman" w:cs="Times New Roman"/>
        </w:rPr>
        <w:t>5</w:t>
      </w:r>
      <w:r w:rsidRPr="005B7225">
        <w:rPr>
          <w:rFonts w:ascii="Times New Roman" w:hAnsi="Times New Roman" w:cs="Times New Roman"/>
        </w:rPr>
        <w:t xml:space="preserve">% of clients </w:t>
      </w:r>
      <w:r w:rsidR="00940C27">
        <w:rPr>
          <w:rFonts w:ascii="Times New Roman" w:hAnsi="Times New Roman" w:cs="Times New Roman"/>
        </w:rPr>
        <w:t>deteriorating, or reliably</w:t>
      </w:r>
      <w:r w:rsidRPr="005B7225">
        <w:rPr>
          <w:rFonts w:ascii="Times New Roman" w:hAnsi="Times New Roman" w:cs="Times New Roman"/>
        </w:rPr>
        <w:t xml:space="preserve"> worsening</w:t>
      </w:r>
      <w:r w:rsidR="00940C27">
        <w:rPr>
          <w:rFonts w:ascii="Times New Roman" w:hAnsi="Times New Roman" w:cs="Times New Roman"/>
        </w:rPr>
        <w:t>,</w:t>
      </w:r>
      <w:r w:rsidRPr="005B7225">
        <w:rPr>
          <w:rFonts w:ascii="Times New Roman" w:hAnsi="Times New Roman" w:cs="Times New Roman"/>
        </w:rPr>
        <w:t xml:space="preserve"> during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J","non-dropping-particle":"","parse-names":false,"suffix":""},{"dropping-particle":"","family":"Ogles","given":"Benjamin M","non-dropping-particle":"","parse-names":false,"suffix":""}],"container-title":"Bergin and Garfields’ Handbook of Psychotherapy and Behavior Change","edition":"5","id":"ITEM-1","issued":{"date-parts":[["2004"]]},"publisher":"Wiley","publisher-place":"New York","title":"The efficacy and effectiveness of psychotherapy","type":"chapter"},"uris":["http://www.mendeley.com/documents/?uuid=8db671b6-b5c0-4440-b083-99de892be068"]}],"mendeley":{"formattedCitation":"(Lambert &amp; Ogles, 2004)","plainTextFormattedCitation":"(Lambert &amp; Ogles, 2004)","previouslyFormattedCitation":"(Lambert &amp; Ogles, 2004)"},"properties":{"noteIndex":0},"schema":"https://github.com/citation-style-language/schema/raw/master/csl-citation.json"}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(Lambert &amp; Ogles, 2004)</w:t>
      </w:r>
      <w:r w:rsidRPr="005B7225">
        <w:rPr>
          <w:rFonts w:ascii="Times New Roman" w:hAnsi="Times New Roman" w:cs="Times New Roman"/>
        </w:rPr>
        <w:fldChar w:fldCharType="end"/>
      </w:r>
      <w:r w:rsidRPr="005B7225">
        <w:rPr>
          <w:rFonts w:ascii="Times New Roman" w:hAnsi="Times New Roman" w:cs="Times New Roman"/>
        </w:rPr>
        <w:t xml:space="preserve">. Further, clinicians </w:t>
      </w:r>
      <w:r w:rsidR="00977DF7">
        <w:rPr>
          <w:rFonts w:ascii="Times New Roman" w:hAnsi="Times New Roman" w:cs="Times New Roman"/>
        </w:rPr>
        <w:t xml:space="preserve">overestimate the change they are inducing </w:t>
      </w:r>
      <w:r w:rsidR="00687A2C">
        <w:rPr>
          <w:rFonts w:ascii="Times New Roman" w:hAnsi="Times New Roman" w:cs="Times New Roman"/>
        </w:rPr>
        <w:t xml:space="preserve">in their clients </w:t>
      </w:r>
      <w:r w:rsidR="00977DF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{"citationItems":[{"id":"ITEM-1","itemData":{"DOI":"10.2466/02.07.17.PR0.110.2.639-644","ISSN":"00332941","abstract":"—Previous research has consistently found self-assessment bias (an overly positive assessment of personal performance) to be present in a wide va-riety of work situations. The present investigation extended this area of research with a multi-disciplinary sample of mental health professionals. Respondents were asked to: (a) compare their own overall clinical skills and performance to others in their profession, and (b) indicate the percentage of their clients who improved, remained the same, or deteriorated as a result of treatment with them. Results in-dicated that 25% of mental health professionals viewed their skill to be at the 90th percentile when compared to their peers, and none viewed themselves as below average. Further, when compared to the published literature, clinicians tended to overestimate their rates of client improvement and underestimate their rates of cli-ent deterioration. The implications of this self-assessment bias for improvement of psychotherapy outcomes are discussed. In a classic study conducted at the General Electric Company, Meyer (1980) asked engineers to self-assess their performance compared to other engineers with similar jobs and salaries. The average engineer rated his performance to be at the 78th percentile compared to peers. Of the 92 en-gineers studied, only two placed themselves below the 50th percentile. Since this study, similar results have been found in a variety of areas of performance from driving skills to medical practice, suggesting that it is common to think of ourselves as somewhat remarkable compared to oth-ers (Dunning, Heath, &amp; Suls, 2004). A consistent finding in this literature is not only that individuals see themselves as more able than statistically probable, but that their self-judgments surpass their ability (Elaad, 2003). Various reasons for the presence of self-perception bias have been of-fered. Regardless of the reason for bias and the possibility that bias may have positive consequences under some circumstances, Dunning, et al. (2004) concluded that self-assessments of skill, expertise, and knowledge are likely to be inaccurate, and ways to repair these flawed self-assess-ments should be considered. This conclusion has implications for the practice of psychotherapy. Hansen, Lambert, and Forman (2002) reported 1","author":[{"dropping-particle":"","family":"Walfish","given":"Steven","non-dropping-particle":"","parse-names":false,"suffix":""},{"dropping-particle":"","family":"McAlister","given":"Brian","non-dropping-particle":"","parse-names":false,"suffix":""},{"dropping-particle":"","family":"O'donnell","given":"Paul","non-dropping-particle":"","parse-names":false,"suffix":""},{"dropping-particle":"","family":"Lambert","given":"Michael J.","non-dropping-particle":"","parse-names":false,"suffix":""}],"container-title":"Psychological Reports","id":"ITEM-1","issue":"2","issued":{"date-parts":[["2012"]]},"page":"639-644","title":"An investigation of self-assessment bias in mental health Providers","type":"article-journal","volume":"110"},"uris":["http://www.mendeley.com/documents/?uuid=92e34f68-8c5b-485c-b9dd-a26897beb17e"]}],"mendeley":{"formattedCitation":"(Walfish, McAlister, O’donnell, &amp; Lambert, 2012)","plainTextFormattedCitation":"(Walfish, McAlister, O’donnell, &amp; Lambert, 2012)","previouslyFormattedCitation":"(Walfish, McAlister, O’donnell, &amp; Lambert, 2012)"},"properties":{"noteIndex":0},"schema":"https://github.com/citation-style-language/schema/raw/master/csl-citation.json"}</w:instrText>
      </w:r>
      <w:r w:rsidR="00977DF7">
        <w:rPr>
          <w:rFonts w:ascii="Times New Roman" w:hAnsi="Times New Roman" w:cs="Times New Roman"/>
        </w:rPr>
        <w:fldChar w:fldCharType="separate"/>
      </w:r>
      <w:r w:rsidR="00013624" w:rsidRPr="00013624">
        <w:rPr>
          <w:rFonts w:ascii="Times New Roman" w:hAnsi="Times New Roman" w:cs="Times New Roman"/>
          <w:noProof/>
        </w:rPr>
        <w:t>(Walfish, McAlister, O’donnell, &amp; Lambert, 2012)</w:t>
      </w:r>
      <w:r w:rsidR="00977DF7">
        <w:rPr>
          <w:rFonts w:ascii="Times New Roman" w:hAnsi="Times New Roman" w:cs="Times New Roman"/>
        </w:rPr>
        <w:fldChar w:fldCharType="end"/>
      </w:r>
      <w:r w:rsidR="00687A2C">
        <w:rPr>
          <w:rFonts w:ascii="Times New Roman" w:hAnsi="Times New Roman" w:cs="Times New Roman"/>
        </w:rPr>
        <w:t xml:space="preserve"> and </w:t>
      </w:r>
      <w:r w:rsidRPr="005B7225">
        <w:rPr>
          <w:rFonts w:ascii="Times New Roman" w:hAnsi="Times New Roman" w:cs="Times New Roman"/>
        </w:rPr>
        <w:t xml:space="preserve">fail to predict negative outcomes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(Hannan et al., 2005)</w:t>
      </w:r>
      <w:r w:rsidRPr="005B7225">
        <w:rPr>
          <w:rFonts w:ascii="Times New Roman" w:hAnsi="Times New Roman" w:cs="Times New Roman"/>
        </w:rPr>
        <w:fldChar w:fldCharType="end"/>
      </w:r>
      <w:r w:rsidRPr="005B7225">
        <w:rPr>
          <w:rFonts w:ascii="Times New Roman" w:hAnsi="Times New Roman" w:cs="Times New Roman"/>
        </w:rPr>
        <w:t>.</w:t>
      </w:r>
    </w:p>
    <w:p w14:paraId="1169ABE7" w14:textId="59925577" w:rsidR="00351733" w:rsidRDefault="005B7225" w:rsidP="00013624">
      <w:pPr>
        <w:spacing w:line="480" w:lineRule="auto"/>
        <w:rPr>
          <w:rFonts w:ascii="Times New Roman" w:hAnsi="Times New Roman" w:cs="Times New Roman"/>
        </w:rPr>
      </w:pPr>
      <w:r>
        <w:rPr>
          <w:rFonts w:ascii="Times New Roman" w:hAnsi="Times New Roman" w:cs="Times New Roman"/>
        </w:rPr>
        <w:t xml:space="preserve">Routine outcome monitoring (ROM) aims to address this clinician blind spot </w:t>
      </w:r>
      <w:r w:rsidR="00B75FC2">
        <w:rPr>
          <w:rFonts w:ascii="Times New Roman" w:hAnsi="Times New Roman" w:cs="Times New Roman"/>
        </w:rPr>
        <w:t xml:space="preserve">and reduce negative outcomes </w:t>
      </w:r>
      <w:r>
        <w:rPr>
          <w:rFonts w:ascii="Times New Roman" w:hAnsi="Times New Roman" w:cs="Times New Roman"/>
        </w:rPr>
        <w:t>by capturing client progress at regular intervals throughout treatment, ideally at every session</w:t>
      </w:r>
      <w:r w:rsidR="00977DF7">
        <w:rPr>
          <w:rFonts w:ascii="Times New Roman" w:hAnsi="Times New Roman" w:cs="Times New Roman"/>
        </w:rPr>
        <w:t>, and providing that information back to the treating clinician</w:t>
      </w:r>
      <w:r w:rsidR="00097356">
        <w:rPr>
          <w:rFonts w:ascii="Times New Roman" w:hAnsi="Times New Roman" w:cs="Times New Roman"/>
        </w:rPr>
        <w:t xml:space="preserve"> in real-time</w:t>
      </w:r>
      <w:r w:rsidR="00C7454F">
        <w:rPr>
          <w:rFonts w:ascii="Times New Roman" w:hAnsi="Times New Roman" w:cs="Times New Roman"/>
        </w:rPr>
        <w:t xml:space="preserve">, allowing </w:t>
      </w:r>
      <w:r w:rsidR="00F83767">
        <w:rPr>
          <w:rFonts w:ascii="Times New Roman" w:hAnsi="Times New Roman" w:cs="Times New Roman"/>
        </w:rPr>
        <w:t>the clinician to adjust treatment if indicated</w:t>
      </w:r>
      <w:r>
        <w:rPr>
          <w:rFonts w:ascii="Times New Roman" w:hAnsi="Times New Roman" w:cs="Times New Roman"/>
        </w:rPr>
        <w:t xml:space="preserve">. Building on this, patient-focused research uses ROM data from past clients to model average </w:t>
      </w:r>
      <w:r w:rsidRPr="005B7225">
        <w:rPr>
          <w:rFonts w:ascii="Times New Roman" w:hAnsi="Times New Roman" w:cs="Times New Roman"/>
        </w:rPr>
        <w:t xml:space="preserve">change </w:t>
      </w:r>
      <w:r>
        <w:rPr>
          <w:rFonts w:ascii="Times New Roman" w:hAnsi="Times New Roman" w:cs="Times New Roman"/>
        </w:rPr>
        <w:t xml:space="preserve">trajectories </w:t>
      </w:r>
      <w:r w:rsidRPr="005B7225">
        <w:rPr>
          <w:rFonts w:ascii="Times New Roman" w:hAnsi="Times New Roman" w:cs="Times New Roman"/>
        </w:rPr>
        <w:t>over the course of treatment</w:t>
      </w:r>
      <w:r>
        <w:rPr>
          <w:rFonts w:ascii="Times New Roman" w:hAnsi="Times New Roman" w:cs="Times New Roman"/>
        </w:rPr>
        <w:t>, often</w:t>
      </w:r>
      <w:r w:rsidRPr="005B7225">
        <w:rPr>
          <w:rFonts w:ascii="Times New Roman" w:hAnsi="Times New Roman" w:cs="Times New Roman"/>
        </w:rPr>
        <w:t xml:space="preserve"> </w:t>
      </w:r>
      <w:r>
        <w:rPr>
          <w:rFonts w:ascii="Times New Roman" w:hAnsi="Times New Roman" w:cs="Times New Roman"/>
        </w:rPr>
        <w:t xml:space="preserve">stratified by </w:t>
      </w:r>
      <w:r w:rsidR="00C14822">
        <w:rPr>
          <w:rFonts w:ascii="Times New Roman" w:hAnsi="Times New Roman" w:cs="Times New Roman"/>
        </w:rPr>
        <w:t xml:space="preserve">initial distress and other </w:t>
      </w:r>
      <w:r>
        <w:rPr>
          <w:rFonts w:ascii="Times New Roman" w:hAnsi="Times New Roman" w:cs="Times New Roman"/>
        </w:rPr>
        <w:t>client</w:t>
      </w:r>
      <w:r w:rsidRPr="005B7225">
        <w:rPr>
          <w:rFonts w:ascii="Times New Roman" w:hAnsi="Times New Roman" w:cs="Times New Roman"/>
        </w:rPr>
        <w:t xml:space="preserve"> characteristics at intake</w:t>
      </w:r>
      <w:r>
        <w:rPr>
          <w:rFonts w:ascii="Times New Roman" w:hAnsi="Times New Roman" w:cs="Times New Roman"/>
        </w:rPr>
        <w:t xml:space="preserve">. </w:t>
      </w:r>
      <w:r w:rsidR="00C14822">
        <w:rPr>
          <w:rFonts w:ascii="Times New Roman" w:hAnsi="Times New Roman" w:cs="Times New Roman"/>
        </w:rPr>
        <w:t xml:space="preserve">A client’s actual change during treatment </w:t>
      </w:r>
      <w:r w:rsidR="00E6725E">
        <w:rPr>
          <w:rFonts w:ascii="Times New Roman" w:hAnsi="Times New Roman" w:cs="Times New Roman"/>
        </w:rPr>
        <w:t>can be</w:t>
      </w:r>
      <w:r w:rsidR="00C14822">
        <w:rPr>
          <w:rFonts w:ascii="Times New Roman" w:hAnsi="Times New Roman" w:cs="Times New Roman"/>
        </w:rPr>
        <w:t xml:space="preserve"> compared to </w:t>
      </w:r>
      <w:r w:rsidR="00250515">
        <w:rPr>
          <w:rFonts w:ascii="Times New Roman" w:hAnsi="Times New Roman" w:cs="Times New Roman"/>
        </w:rPr>
        <w:t xml:space="preserve">their </w:t>
      </w:r>
      <w:r>
        <w:rPr>
          <w:rFonts w:ascii="Times New Roman" w:hAnsi="Times New Roman" w:cs="Times New Roman"/>
        </w:rPr>
        <w:t>predicted change trajectory, and</w:t>
      </w:r>
      <w:r w:rsidRPr="005B7225">
        <w:rPr>
          <w:rFonts w:ascii="Times New Roman" w:hAnsi="Times New Roman" w:cs="Times New Roman"/>
        </w:rPr>
        <w:t xml:space="preserve"> </w:t>
      </w:r>
      <w:r>
        <w:rPr>
          <w:rFonts w:ascii="Times New Roman" w:hAnsi="Times New Roman" w:cs="Times New Roman"/>
        </w:rPr>
        <w:t>t</w:t>
      </w:r>
      <w:r w:rsidRPr="005B7225">
        <w:rPr>
          <w:rFonts w:ascii="Times New Roman" w:hAnsi="Times New Roman" w:cs="Times New Roman"/>
        </w:rPr>
        <w:t xml:space="preserve">his information is provided to clinicians as feedback to inform treatment </w:t>
      </w:r>
      <w:r w:rsidRPr="005B722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{"citationItems":[{"id":"ITEM-1","itemData":{"DOI":"10.1080/10503307.2013.817696","ISSN":"1468-4381","PMID":"23885809","abstract":"Abstract This article reviews the benefits, obstacles, and challenges that can hinder (and have hindered) implementation of routine outcome monitoring in clinical practice. Recommendations for future routine outcome assessment efforts are also provided. Spanning three generations, as well as multiple developed tools and approaches, the four authors of this article have spent much of their careers working to address these issues and attempt to consolidate this learning and experience briefly here. Potential \"elephants in the room\" are brought into the discussion wherever relevant, rather than leaving them to obstruct silently the field's efforts. Some of these topics have been largely ignored, yet must be addressed if we are to fulfill our promise of integrating science and practice. This article is an attempt to identify these important issues and start an honest and open dialogue.","author":[{"dropping-particle":"","family":"Boswell","given":"James F","non-dropping-particle":"","parse-names":false,"suffix":""},{"dropping-particle":"","family":"Kraus","given":"David R","non-dropping-particle":"","parse-names":false,"suffix":""},{"dropping-particle":"","family":"Miller","given":"Scott D","non-dropping-particle":"","parse-names":false,"suffix":""},{"dropping-particle":"","family":"Lambert","given":"Michael J","non-dropping-particle":"","parse-names":false,"suffix":""}],"container-title":"Psychotherapy research : journal of the Society for Psychotherapy Research","id":"ITEM-1","issue":"November 2014","issued":{"date-parts":[["2013","7","26"]]},"page":"1-14","title":"Implementing routine outcome monitoring in clinical practice: Benefits, challenges, and solutions.","type":"article-journal"},"uris":["http://www.mendeley.com/documents/?uuid=c4e469f3-0ba5-41a3-b685-01fcc16bf31a"]}],"mendeley":{"formattedCitation":"(Boswell, Kraus, Miller, &amp; Lambert, 2013)","plainTextFormattedCitation":"(Boswell, Kraus, Miller, &amp; Lambert, 2013)","previouslyFormattedCitation":"(Boswell, Kraus, Miller, &amp; Lambert, 2013)"},"properties":{"noteIndex":0},"schema":"https://github.com/citation-style-language/schema/raw/master/csl-citation.json"}</w:instrText>
      </w:r>
      <w:r w:rsidRPr="005B7225">
        <w:rPr>
          <w:rFonts w:ascii="Times New Roman" w:hAnsi="Times New Roman" w:cs="Times New Roman"/>
        </w:rPr>
        <w:fldChar w:fldCharType="separate"/>
      </w:r>
      <w:r w:rsidR="00013624" w:rsidRPr="00013624">
        <w:rPr>
          <w:rFonts w:ascii="Times New Roman" w:hAnsi="Times New Roman" w:cs="Times New Roman"/>
          <w:noProof/>
        </w:rPr>
        <w:t>(Boswell, Kraus, Miller, &amp; Lambert, 2013)</w:t>
      </w:r>
      <w:r w:rsidRPr="005B7225">
        <w:rPr>
          <w:rFonts w:ascii="Times New Roman" w:hAnsi="Times New Roman" w:cs="Times New Roman"/>
        </w:rPr>
        <w:fldChar w:fldCharType="end"/>
      </w:r>
      <w:r w:rsidRPr="005B7225">
        <w:rPr>
          <w:rFonts w:ascii="Times New Roman" w:hAnsi="Times New Roman" w:cs="Times New Roman"/>
        </w:rPr>
        <w:t xml:space="preserve">. </w:t>
      </w:r>
      <w:r>
        <w:rPr>
          <w:rFonts w:ascii="Times New Roman" w:hAnsi="Times New Roman" w:cs="Times New Roman"/>
        </w:rPr>
        <w:t>The</w:t>
      </w:r>
      <w:r w:rsidRPr="005B7225">
        <w:rPr>
          <w:rFonts w:ascii="Times New Roman" w:hAnsi="Times New Roman" w:cs="Times New Roman"/>
        </w:rPr>
        <w:t xml:space="preserve"> feedback </w:t>
      </w:r>
      <w:r w:rsidR="00250515">
        <w:rPr>
          <w:rFonts w:ascii="Times New Roman" w:hAnsi="Times New Roman" w:cs="Times New Roman"/>
        </w:rPr>
        <w:t>can alert</w:t>
      </w:r>
      <w:r w:rsidRPr="005B7225">
        <w:rPr>
          <w:rFonts w:ascii="Times New Roman" w:hAnsi="Times New Roman" w:cs="Times New Roman"/>
        </w:rPr>
        <w:t xml:space="preserve"> a clinician </w:t>
      </w:r>
      <w:r w:rsidR="00250515">
        <w:rPr>
          <w:rFonts w:ascii="Times New Roman" w:hAnsi="Times New Roman" w:cs="Times New Roman"/>
        </w:rPr>
        <w:t xml:space="preserve">when a client </w:t>
      </w:r>
      <w:r w:rsidR="00EB6D8D">
        <w:rPr>
          <w:rFonts w:ascii="Times New Roman" w:hAnsi="Times New Roman" w:cs="Times New Roman"/>
        </w:rPr>
        <w:t>off</w:t>
      </w:r>
      <w:r w:rsidR="00250515">
        <w:rPr>
          <w:rFonts w:ascii="Times New Roman" w:hAnsi="Times New Roman" w:cs="Times New Roman"/>
        </w:rPr>
        <w:t xml:space="preserve"> track for a positive outcome or </w:t>
      </w:r>
      <w:r w:rsidR="00977DF7">
        <w:rPr>
          <w:rFonts w:ascii="Times New Roman" w:hAnsi="Times New Roman" w:cs="Times New Roman"/>
        </w:rPr>
        <w:t>inform the clinician that</w:t>
      </w:r>
      <w:r w:rsidR="00250515">
        <w:rPr>
          <w:rFonts w:ascii="Times New Roman" w:hAnsi="Times New Roman" w:cs="Times New Roman"/>
        </w:rPr>
        <w:t xml:space="preserve"> </w:t>
      </w:r>
      <w:r w:rsidRPr="005B7225">
        <w:rPr>
          <w:rFonts w:ascii="Times New Roman" w:hAnsi="Times New Roman" w:cs="Times New Roman"/>
        </w:rPr>
        <w:t xml:space="preserve">progress is </w:t>
      </w:r>
      <w:r>
        <w:rPr>
          <w:rFonts w:ascii="Times New Roman" w:hAnsi="Times New Roman" w:cs="Times New Roman"/>
        </w:rPr>
        <w:t>on track with similar clients</w:t>
      </w:r>
      <w:r w:rsidR="00E6725E">
        <w:rPr>
          <w:rFonts w:ascii="Times New Roman" w:hAnsi="Times New Roman" w:cs="Times New Roman"/>
        </w:rPr>
        <w:t>’ progress</w:t>
      </w:r>
      <w:r w:rsidRPr="005B7225">
        <w:rPr>
          <w:rFonts w:ascii="Times New Roman" w:hAnsi="Times New Roman" w:cs="Times New Roman"/>
        </w:rPr>
        <w:t xml:space="preserve">. </w:t>
      </w:r>
      <w:r w:rsidR="00776C41" w:rsidRPr="00175BEB">
        <w:rPr>
          <w:rFonts w:ascii="Times New Roman" w:hAnsi="Times New Roman" w:cs="Times New Roman"/>
        </w:rPr>
        <w:t xml:space="preserve">Many </w:t>
      </w:r>
      <w:r w:rsidR="004964E2">
        <w:rPr>
          <w:rFonts w:ascii="Times New Roman" w:hAnsi="Times New Roman" w:cs="Times New Roman"/>
        </w:rPr>
        <w:t xml:space="preserve">ROM </w:t>
      </w:r>
      <w:r w:rsidR="00776C41" w:rsidRPr="00175BEB">
        <w:rPr>
          <w:rFonts w:ascii="Times New Roman" w:hAnsi="Times New Roman" w:cs="Times New Roman"/>
        </w:rPr>
        <w:t>feedback systems have been developed</w:t>
      </w:r>
      <w:r w:rsidR="004964E2">
        <w:rPr>
          <w:rFonts w:ascii="Times New Roman" w:hAnsi="Times New Roman" w:cs="Times New Roman"/>
        </w:rPr>
        <w:t xml:space="preserve"> for use in psychotherapy</w:t>
      </w:r>
      <w:r w:rsidR="00732AEE">
        <w:rPr>
          <w:rFonts w:ascii="Times New Roman" w:hAnsi="Times New Roman" w:cs="Times New Roman"/>
        </w:rPr>
        <w:t>, including the</w:t>
      </w:r>
      <w:r w:rsidR="00776C41" w:rsidRPr="00175BEB">
        <w:rPr>
          <w:rFonts w:ascii="Times New Roman" w:hAnsi="Times New Roman" w:cs="Times New Roman"/>
        </w:rPr>
        <w:t xml:space="preserve"> OQ</w:t>
      </w:r>
      <w:r w:rsidR="0044149A" w:rsidRPr="00175BEB">
        <w:rPr>
          <w:rFonts w:ascii="Times New Roman" w:hAnsi="Times New Roman" w:cs="Times New Roman"/>
        </w:rPr>
        <w:t>-45</w:t>
      </w:r>
      <w:r w:rsidR="009477D0">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Kahler","given":"M","non-dropping-particle":"","parse-names":false,"suffix":""},{"dropping-particle":"","family":"Harmon","given":"Cory","non-dropping-particle":"","parse-names":false,"suffix":""},{"dropping-particle":"","family":"Burlingame","given":"Gary M","non-dropping-particle":"","parse-names":false,"suffix":""},{"dropping-particle":"","family":"Shimokawa","given":"Kenichi","non-dropping-particle":"","parse-names":false,"suffix":""},{"dropping-particle":"","family":"White","given":"Melissa M","non-dropping-particle":"","parse-names":false,"suffix":""}],"id":"ITEM-1","issued":{"date-parts":[["2013"]]},"publisher":"OQMeasures","publisher-place":"Salt Lake City, UT","title":"Administration and scoring manual: Outcome Questionnaire OQ®-45.2.","type":"book"},"uris":["http://www.mendeley.com/documents/?uuid=ba255649-f9ff-41f0-9ddb-ad0375b2dd3a"]}],"mendeley":{"formattedCitation":"(Lambert et al., 2013)","plainTextFormattedCitation":"(Lambert et al., 2013)","previouslyFormattedCitation":"(Lambert et al., 2013)"},"properties":{"noteIndex":0},"schema":"https://github.com/citation-style-language/schema/raw/master/csl-citation.json"}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(Lambert et al., 2013)</w:t>
      </w:r>
      <w:r w:rsidR="002F194B">
        <w:rPr>
          <w:rFonts w:ascii="Times New Roman" w:hAnsi="Times New Roman" w:cs="Times New Roman"/>
        </w:rPr>
        <w:fldChar w:fldCharType="end"/>
      </w:r>
      <w:r w:rsidR="002F194B">
        <w:rPr>
          <w:rFonts w:ascii="Times New Roman" w:hAnsi="Times New Roman" w:cs="Times New Roman"/>
        </w:rPr>
        <w:t xml:space="preserve">, </w:t>
      </w:r>
      <w:r w:rsidR="00776C41" w:rsidRPr="00175BEB">
        <w:rPr>
          <w:rFonts w:ascii="Times New Roman" w:hAnsi="Times New Roman" w:cs="Times New Roman"/>
        </w:rPr>
        <w:t>CORE-OM</w:t>
      </w:r>
      <w:r w:rsidR="00175BEB" w:rsidRPr="00175BEB">
        <w:rPr>
          <w:rFonts w:ascii="Times New Roman" w:hAnsi="Times New Roman" w:cs="Times New Roman"/>
        </w:rPr>
        <w:t xml:space="preserve"> </w:t>
      </w:r>
      <w:r w:rsidR="00654EE7">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10.1037//0022-006X.69.2.184","ISSN":"0022-006X","author":[{"dropping-particle":"","family":"Barkham","given":"Michael","non-dropping-particle":"","parse-names":false,"suffix":""},{"dropping-particle":"","family":"Margison","given":"Frank","non-dropping-particle":"","parse-names":false,"suffix":""},{"dropping-particle":"","family":"Leach","given":"Chris","non-dropping-particle":"","parse-names":false,"suffix":""},{"dropping-particle":"","family":"Lucock","given":"Mike","non-dropping-particle":"","parse-names":false,"suffix":""},{"dropping-particle":"","family":"Mellor-Clark","given":"John","non-dropping-particle":"","parse-names":false,"suffix":""},{"dropping-particle":"","family":"Evans","given":"Chris","non-dropping-particle":"","parse-names":false,"suffix":""},{"dropping-particle":"","family":"Benson","given":"Liz","non-dropping-particle":"","parse-names":false,"suffix":""},{"dropping-particle":"","family":"Connell","given":"Janice","non-dropping-particle":"","parse-names":false,"suffix":""},{"dropping-particle":"","family":"Audin","given":"Kerry","non-dropping-particle":"","parse-names":false,"suffix":""},{"dropping-particle":"","family":"McGrath","given":"Graeme","non-dropping-particle":"","parse-names":false,"suffix":""}],"container-title":"Journal of Consulting and Clinical Psychology","id":"ITEM-1","issue":"2","issued":{"date-parts":[["2001"]]},"page":"184-196","title":"Service profiling and outcomes benchmarking using the CORE-OM: Toward practice-based evidence in the psychological therapies.","type":"article-journal","volume":"69"},"uris":["http://www.mendeley.com/documents/?uuid=d9cb9db0-14bf-4c53-bccb-72d6be540489"]}],"mendeley":{"formattedCitation":"(Barkham et al., 2001)","plainTextFormattedCitation":"(Barkham et al., 2001)","previouslyFormattedCitation":"(Barkham et al., 2001)"},"properties":{"noteIndex":0},"schema":"https://github.com/citation-style-language/schema/raw/master/csl-citation.json"}</w:instrText>
      </w:r>
      <w:r w:rsidR="00654EE7">
        <w:rPr>
          <w:rFonts w:ascii="Times New Roman" w:hAnsi="Times New Roman" w:cs="Times New Roman"/>
        </w:rPr>
        <w:fldChar w:fldCharType="separate"/>
      </w:r>
      <w:r w:rsidR="00654EE7" w:rsidRPr="00654EE7">
        <w:rPr>
          <w:rFonts w:ascii="Times New Roman" w:hAnsi="Times New Roman" w:cs="Times New Roman"/>
          <w:noProof/>
        </w:rPr>
        <w:t>(Barkham et al., 2001)</w:t>
      </w:r>
      <w:r w:rsidR="00654EE7">
        <w:rPr>
          <w:rFonts w:ascii="Times New Roman" w:hAnsi="Times New Roman" w:cs="Times New Roman"/>
        </w:rPr>
        <w:fldChar w:fldCharType="end"/>
      </w:r>
      <w:r w:rsidR="00776C41" w:rsidRPr="00175BEB">
        <w:rPr>
          <w:rFonts w:ascii="Times New Roman" w:hAnsi="Times New Roman" w:cs="Times New Roman"/>
        </w:rPr>
        <w:t>, PCOMS</w:t>
      </w:r>
      <w:r w:rsidR="002F194B">
        <w:rPr>
          <w:rFonts w:ascii="Times New Roman" w:hAnsi="Times New Roman" w:cs="Times New Roman"/>
        </w:rPr>
        <w:t xml:space="preserve"> </w:t>
      </w:r>
      <w:r w:rsidR="002F194B">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{"citationItems":[{"id":"ITEM-1","itemData":{"author":[{"dropping-particle":"","family":"Duncan","given":"Barry L","non-dropping-particle":"","parse-names":false,"suffix":""},{"dropping-particle":"","family":"Miller","given":"Scott D","non-dropping-particle":"","parse-names":false,"suffix":""}],"id":"ITEM-1","issued":{"date-parts":[["2008"]]},"publisher":"Institute for the Study of Therapeutic Change","publisher-place":"Chicago, IL","title":"The Outcome and Session Rating Scales: The revised administration and scoring manual, including the Child Outcome Rating Scale","type":"book"},"uris":["http://www.mendeley.com/documents/?uuid=120752b2-bd81-4c36-9a56-fa1055505f79"]}],"mendeley":{"formattedCitation":"(Duncan &amp; Miller, 2008)","plainTextFormattedCitation":"(Duncan &amp; Miller, 2008)","previouslyFormattedCitation":"(Duncan &amp; Miller, 2008)"},"properties":{"noteIndex":0},"schema":"https://github.com/citation-style-language/schema/raw/master/csl-citation.json"}</w:instrText>
      </w:r>
      <w:r w:rsidR="002F194B">
        <w:rPr>
          <w:rFonts w:ascii="Times New Roman" w:hAnsi="Times New Roman" w:cs="Times New Roman"/>
        </w:rPr>
        <w:fldChar w:fldCharType="separate"/>
      </w:r>
      <w:r w:rsidR="00013624" w:rsidRPr="00013624">
        <w:rPr>
          <w:rFonts w:ascii="Times New Roman" w:hAnsi="Times New Roman" w:cs="Times New Roman"/>
          <w:noProof/>
        </w:rPr>
        <w:t>(Duncan &amp; Miller, 2008)</w:t>
      </w:r>
      <w:r w:rsidR="002F194B">
        <w:rPr>
          <w:rFonts w:ascii="Times New Roman" w:hAnsi="Times New Roman" w:cs="Times New Roman"/>
        </w:rPr>
        <w:fldChar w:fldCharType="end"/>
      </w:r>
      <w:r w:rsidR="002F194B">
        <w:rPr>
          <w:rFonts w:ascii="Times New Roman" w:hAnsi="Times New Roman" w:cs="Times New Roman"/>
        </w:rPr>
        <w:t>,</w:t>
      </w:r>
      <w:r w:rsidR="00576D4D" w:rsidRPr="00175BEB">
        <w:rPr>
          <w:rFonts w:ascii="Times New Roman" w:hAnsi="Times New Roman" w:cs="Times New Roman"/>
        </w:rPr>
        <w:t xml:space="preserve"> </w:t>
      </w:r>
      <w:r w:rsidR="00F31B7C">
        <w:rPr>
          <w:rFonts w:ascii="Times New Roman" w:hAnsi="Times New Roman" w:cs="Times New Roman"/>
        </w:rPr>
        <w:t xml:space="preserve">and </w:t>
      </w:r>
      <w:r w:rsidR="00576D4D" w:rsidRPr="00175BEB">
        <w:rPr>
          <w:rFonts w:ascii="Times New Roman" w:hAnsi="Times New Roman" w:cs="Times New Roman"/>
        </w:rPr>
        <w:t>TOP</w:t>
      </w:r>
      <w:r w:rsidR="00175BEB" w:rsidRPr="00175BEB">
        <w:rPr>
          <w:rFonts w:ascii="Times New Roman" w:hAnsi="Times New Roman" w:cs="Times New Roman"/>
        </w:rPr>
        <w:t xml:space="preserve"> </w:t>
      </w:r>
      <w:r w:rsidR="008D094F">
        <w:rPr>
          <w:rFonts w:ascii="Times New Roman" w:hAnsi="Times New Roman" w:cs="Times New Roman"/>
        </w:rPr>
        <w:fldChar w:fldCharType="begin" w:fldLock="1"/>
      </w:r>
      <w:r w:rsidR="008D094F">
        <w:rPr>
          <w:rFonts w:ascii="Times New Roman" w:hAnsi="Times New Roman" w:cs="Times New Roman"/>
        </w:rPr>
        <w:instrText>ADDIN CSL_CITATION {"citationItems":[{"id":"ITEM-1","itemData":{"DOI":"10.1002/jclp.20084","ISSN":"0021-9762","PMID":"15546147","abstract":"In 1994, the American Psychological Association and the Society for Psychotherapy Research convened a Core Battery Conference to develop a set of criteria for the selection of a universal core battery that could be used as a common outcome tool across all outcome studies. The Treatment Outcome Package (TOP) is a behavioral health assessment and outcome battery with modules for assessing a wide array of behavioral health symptoms and functioning, demographics, case-mix, and treatment satisfaction. It was developed to follow the design specifications set forth by the Core Battery Conference, but also to ensure the battery's applicability to naturalistic treatment settings in which randomization may be impossible. In this article we discuss a number of studies that evaluate the initial psychometrics of the items that comprise the mental health symptom and functional modules of the TOP. We conclude that the TOP has an excellent factor structure, good test-retest reliability, promising initial convergent and discriminant validity, measures the full range of pathology on each scale, and has some ability to distinguish between behavioral health clients and members of the general population.","author":[{"dropping-particle":"","family":"Kraus","given":"David R","non-dropping-particle":"","parse-names":false,"suffix":""},{"dropping-particle":"","family":"Seligman","given":"David a","non-dropping-particle":"","parse-names":false,"suffix":""},{"dropping-particle":"","family":"Jordan","given":"John R","non-dropping-particle":"","parse-names":false,"suffix":""}],"container-title":"Journal of clinical psychology","id":"ITEM-1","issue":"3","issued":{"date-parts":[["2005","3"]]},"page":"285-314","title":"Validation of a behavioral health treatment outcome and assessment tool designed for naturalistic settings: The Treatment Outcome Package.","type":"article-journal","volume":"61"},"uris":["http://www.mendeley.com/documents/?uuid=9083026c-9cfc-4f9d-9a74-3140c88fb986"]}],"mendeley":{"formattedCitation":"(Kraus, Seligman, &amp; Jordan, 2005)","plainTextFormattedCitation":"(Kraus, Seligman, &amp; Jordan, 2005)","previouslyFormattedCitation":"(Kraus, Seligman, &amp; Jordan, 2005)"},"properties":{"noteIndex":0},"schema":"https://github.com/citation-style-language/schema/raw/master/csl-citation.json"}</w:instrText>
      </w:r>
      <w:r w:rsidR="008D094F">
        <w:rPr>
          <w:rFonts w:ascii="Times New Roman" w:hAnsi="Times New Roman" w:cs="Times New Roman"/>
        </w:rPr>
        <w:fldChar w:fldCharType="separate"/>
      </w:r>
      <w:r w:rsidR="008D094F" w:rsidRPr="008D094F">
        <w:rPr>
          <w:rFonts w:ascii="Times New Roman" w:hAnsi="Times New Roman" w:cs="Times New Roman"/>
          <w:noProof/>
        </w:rPr>
        <w:t>(Kraus, Seligman, &amp; Jordan, 2005)</w:t>
      </w:r>
      <w:r w:rsidR="008D094F">
        <w:rPr>
          <w:rFonts w:ascii="Times New Roman" w:hAnsi="Times New Roman" w:cs="Times New Roman"/>
        </w:rPr>
        <w:fldChar w:fldCharType="end"/>
      </w:r>
      <w:r w:rsidR="00EA5584">
        <w:rPr>
          <w:rFonts w:ascii="Times New Roman" w:hAnsi="Times New Roman" w:cs="Times New Roman"/>
        </w:rPr>
        <w:t xml:space="preserve">. </w:t>
      </w:r>
      <w:r w:rsidR="00FC6AF1">
        <w:rPr>
          <w:rFonts w:ascii="Times New Roman" w:hAnsi="Times New Roman" w:cs="Times New Roman"/>
        </w:rPr>
        <w:t>A</w:t>
      </w:r>
      <w:r w:rsidR="00E32065">
        <w:rPr>
          <w:rFonts w:ascii="Times New Roman" w:hAnsi="Times New Roman" w:cs="Times New Roman"/>
        </w:rPr>
        <w:t>cross systems, feedback has largely been shown to improve outcomes</w:t>
      </w:r>
      <w:r w:rsidR="00F31B7C">
        <w:rPr>
          <w:rFonts w:ascii="Times New Roman" w:hAnsi="Times New Roman" w:cs="Times New Roman"/>
        </w:rPr>
        <w:t xml:space="preserve"> </w:t>
      </w:r>
      <w:r w:rsidR="00F31B7C">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Whipple, &amp; Kleinstäuber, 2018)","plainTextFormattedCitation":"(Lambert, Whipple, &amp; Kleinstäuber, 2018)","previouslyFormattedCitation":"(Lambert, Whipple, &amp; Kleinstäuber, 2018)"},"properties":{"noteIndex":0},"schema":"https://github.com/citation-style-language/schema/raw/master/csl-citation.json"}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(Lambert, Whipple, &amp; Kleinstäuber, 2018)</w:t>
      </w:r>
      <w:r w:rsidR="00F31B7C">
        <w:rPr>
          <w:rFonts w:ascii="Times New Roman" w:hAnsi="Times New Roman" w:cs="Times New Roman"/>
        </w:rPr>
        <w:fldChar w:fldCharType="end"/>
      </w:r>
      <w:r w:rsidR="00F31B7C">
        <w:rPr>
          <w:rFonts w:ascii="Times New Roman" w:hAnsi="Times New Roman" w:cs="Times New Roman"/>
        </w:rPr>
        <w:t>, and</w:t>
      </w:r>
      <w:r w:rsidR="00E32065">
        <w:rPr>
          <w:rFonts w:ascii="Times New Roman" w:hAnsi="Times New Roman" w:cs="Times New Roman"/>
        </w:rPr>
        <w:t xml:space="preserve"> </w:t>
      </w:r>
      <w:r w:rsidR="006A63DF" w:rsidRPr="001A00B7">
        <w:rPr>
          <w:rFonts w:ascii="Times New Roman" w:hAnsi="Times New Roman" w:cs="Times New Roman"/>
        </w:rPr>
        <w:t xml:space="preserve">ROM has quickly become a recommended standard </w:t>
      </w:r>
      <w:r w:rsidR="00E6725E">
        <w:rPr>
          <w:rFonts w:ascii="Times New Roman" w:hAnsi="Times New Roman" w:cs="Times New Roman"/>
        </w:rPr>
        <w:t>in psychotherapy treatment,</w:t>
      </w:r>
      <w:r w:rsidR="006A63DF" w:rsidRPr="001A00B7">
        <w:rPr>
          <w:rFonts w:ascii="Times New Roman" w:hAnsi="Times New Roman" w:cs="Times New Roman"/>
        </w:rPr>
        <w:t xml:space="preserve"> with APA including ROM as </w:t>
      </w:r>
      <w:r w:rsidR="006A63DF">
        <w:rPr>
          <w:rFonts w:ascii="Times New Roman" w:hAnsi="Times New Roman" w:cs="Times New Roman"/>
        </w:rPr>
        <w:t xml:space="preserve">a component </w:t>
      </w:r>
      <w:r w:rsidR="006A63DF">
        <w:rPr>
          <w:rFonts w:ascii="Times New Roman" w:hAnsi="Times New Roman" w:cs="Times New Roman"/>
        </w:rPr>
        <w:lastRenderedPageBreak/>
        <w:t>of</w:t>
      </w:r>
      <w:r w:rsidR="006A63DF" w:rsidRPr="001A00B7">
        <w:rPr>
          <w:rFonts w:ascii="Times New Roman" w:hAnsi="Times New Roman" w:cs="Times New Roman"/>
        </w:rPr>
        <w:t xml:space="preserve"> effective evidence based care </w:t>
      </w:r>
      <w:r w:rsidR="00F31B7C">
        <w:rPr>
          <w:rFonts w:ascii="Times New Roman" w:hAnsi="Times New Roman" w:cs="Times New Roman"/>
        </w:rPr>
        <w:fldChar w:fldCharType="begin" w:fldLock="1"/>
      </w:r>
      <w:r w:rsidR="00BC3AA2">
        <w:rPr>
          <w:rFonts w:ascii="Times New Roman" w:hAnsi="Times New Roman" w:cs="Times New Roman"/>
        </w:rPr>
        <w:instrText>ADDIN CSL_CITATION {"citationItems":[{"id":"ITEM-1","itemData":{"DOI":"10.1037/0003-066X.61.4.271","ISBN":"ISSN~~2006-0589","ISSN":"0003066X","PMID":"16719673","abstract":"The evidence-based practice movement has become an important feature of health care systems and health care policy. Within this context, the APA 2005 Presidential Task Force on Evidence-Based Practice defines and discusses evidence-based practice in psychology (EBPP). In an integration of science and practice, the Task Force's report describes psychology's fundamental commitment to sophisticated EBPP and takes into account the full range of evidence psychologists and policymakers must consider. Research, clinical expertise, and patient characteristics are all supported as relevant to good outcomes. EBPP promotes effective psychological practice and enhances public health by applying empirically supported principles of psychological assessment, case formulation, therapeutic relationship, and intervention. The report provides a rationale for and expanded discussion of the EBPP policy statement that was developed by the Task Force and adopted as association policy by the APA Council of Representatives in August 2005.","author":[{"dropping-particle":"","family":"APA Presidential Task Force on Evidence-Based Practice","given":"","non-dropping-particle":"","parse-names":false,"suffix":""}],"container-title":"American Psychologist","id":"ITEM-1","issue":"4","issued":{"date-parts":[["2006"]]},"page":"271-285","title":"Evidence-based practice in psychology","type":"article-journal","volume":"61"},"uris":["http://www.mendeley.com/documents/?uuid=78cb8ea0-1e45-42f4-8a3f-bc0b11958a83"]}],"mendeley":{"formattedCitation":"(APA Presidential Task Force on Evidence-Based Practice, 2006)","plainTextFormattedCitation":"(APA Presidential Task Force on Evidence-Based Practice, 2006)","previouslyFormattedCitation":"(APA Presidential Task Force on Evidence-Based Practice, 2006)"},"properties":{"noteIndex":0},"schema":"https://github.com/citation-style-language/schema/raw/master/csl-citation.json"}</w:instrText>
      </w:r>
      <w:r w:rsidR="00F31B7C">
        <w:rPr>
          <w:rFonts w:ascii="Times New Roman" w:hAnsi="Times New Roman" w:cs="Times New Roman"/>
        </w:rPr>
        <w:fldChar w:fldCharType="separate"/>
      </w:r>
      <w:r w:rsidR="00F31B7C" w:rsidRPr="00F31B7C">
        <w:rPr>
          <w:rFonts w:ascii="Times New Roman" w:hAnsi="Times New Roman" w:cs="Times New Roman"/>
          <w:noProof/>
        </w:rPr>
        <w:t>(APA Presidential Task Force on Evidence-Based Practice, 2006)</w:t>
      </w:r>
      <w:r w:rsidR="00F31B7C">
        <w:rPr>
          <w:rFonts w:ascii="Times New Roman" w:hAnsi="Times New Roman" w:cs="Times New Roman"/>
        </w:rPr>
        <w:fldChar w:fldCharType="end"/>
      </w:r>
      <w:r w:rsidR="00F31B7C">
        <w:rPr>
          <w:rFonts w:ascii="Times New Roman" w:hAnsi="Times New Roman" w:cs="Times New Roman"/>
        </w:rPr>
        <w:t>.</w:t>
      </w:r>
    </w:p>
    <w:p w14:paraId="7B0358C4" w14:textId="48C181BC" w:rsidR="00703B20" w:rsidRDefault="006438A4" w:rsidP="00013624">
      <w:pPr>
        <w:spacing w:line="480" w:lineRule="auto"/>
        <w:rPr>
          <w:rFonts w:ascii="Times New Roman" w:hAnsi="Times New Roman" w:cs="Times New Roman"/>
        </w:rPr>
      </w:pPr>
      <w:r>
        <w:rPr>
          <w:rFonts w:ascii="Times New Roman" w:hAnsi="Times New Roman" w:cs="Times New Roman"/>
        </w:rPr>
        <w:t>The current study evaluates the</w:t>
      </w:r>
      <w:r w:rsidR="00866AF6">
        <w:rPr>
          <w:rFonts w:ascii="Times New Roman" w:hAnsi="Times New Roman" w:cs="Times New Roman"/>
        </w:rPr>
        <w:t xml:space="preserve"> effectiveness of a new ROM feedback system</w:t>
      </w:r>
      <w:r w:rsidR="00FD6B88">
        <w:rPr>
          <w:rFonts w:ascii="Times New Roman" w:hAnsi="Times New Roman" w:cs="Times New Roman"/>
        </w:rPr>
        <w:t xml:space="preserve"> </w:t>
      </w:r>
      <w:r w:rsidR="00866AF6">
        <w:rPr>
          <w:rFonts w:ascii="Times New Roman" w:hAnsi="Times New Roman" w:cs="Times New Roman"/>
        </w:rPr>
        <w:t xml:space="preserve">developed for use in college counseling centers. </w:t>
      </w:r>
      <w:r w:rsidR="000D45C8">
        <w:rPr>
          <w:rFonts w:ascii="Times New Roman" w:hAnsi="Times New Roman" w:cs="Times New Roman"/>
        </w:rPr>
        <w:t>It also</w:t>
      </w:r>
      <w:r w:rsidR="009040F1">
        <w:rPr>
          <w:rFonts w:ascii="Times New Roman" w:hAnsi="Times New Roman" w:cs="Times New Roman"/>
        </w:rPr>
        <w:t xml:space="preserve"> tests for </w:t>
      </w:r>
      <w:r w:rsidR="00966A8A">
        <w:rPr>
          <w:rFonts w:ascii="Times New Roman" w:hAnsi="Times New Roman" w:cs="Times New Roman"/>
        </w:rPr>
        <w:t>differential effects of feedback across different domains of distress</w:t>
      </w:r>
      <w:r w:rsidR="000D45C8">
        <w:rPr>
          <w:rFonts w:ascii="Times New Roman" w:hAnsi="Times New Roman" w:cs="Times New Roman"/>
        </w:rPr>
        <w:t>,</w:t>
      </w:r>
      <w:r w:rsidR="00966A8A">
        <w:rPr>
          <w:rFonts w:ascii="Times New Roman" w:hAnsi="Times New Roman" w:cs="Times New Roman"/>
        </w:rPr>
        <w:t xml:space="preserve"> </w:t>
      </w:r>
      <w:r w:rsidR="00C3758B">
        <w:rPr>
          <w:rFonts w:ascii="Times New Roman" w:hAnsi="Times New Roman" w:cs="Times New Roman"/>
        </w:rPr>
        <w:t xml:space="preserve">assesses for differential effects by counseling center, and </w:t>
      </w:r>
      <w:r w:rsidR="000D45C8">
        <w:rPr>
          <w:rFonts w:ascii="Times New Roman" w:hAnsi="Times New Roman" w:cs="Times New Roman"/>
        </w:rPr>
        <w:t>explores</w:t>
      </w:r>
      <w:r w:rsidR="00A40A6F">
        <w:rPr>
          <w:rFonts w:ascii="Times New Roman" w:hAnsi="Times New Roman" w:cs="Times New Roman"/>
        </w:rPr>
        <w:t xml:space="preserve"> client moderators of feedback’s effectiveness.</w:t>
      </w:r>
      <w:r w:rsidR="00D359F7">
        <w:rPr>
          <w:rFonts w:ascii="Times New Roman" w:hAnsi="Times New Roman" w:cs="Times New Roman"/>
        </w:rPr>
        <w:t xml:space="preserve"> </w:t>
      </w:r>
      <w:r w:rsidR="000D45C8">
        <w:rPr>
          <w:rFonts w:ascii="Times New Roman" w:hAnsi="Times New Roman" w:cs="Times New Roman"/>
        </w:rPr>
        <w:t>Before presenting the specific aims of this investigation, t</w:t>
      </w:r>
      <w:r w:rsidR="00F66951">
        <w:rPr>
          <w:rFonts w:ascii="Times New Roman" w:hAnsi="Times New Roman" w:cs="Times New Roman"/>
        </w:rPr>
        <w:t xml:space="preserve">he literature on the impact of feedback on outcomes </w:t>
      </w:r>
      <w:r w:rsidR="0077548E">
        <w:rPr>
          <w:rFonts w:ascii="Times New Roman" w:hAnsi="Times New Roman" w:cs="Times New Roman"/>
        </w:rPr>
        <w:t xml:space="preserve">is reviewed, </w:t>
      </w:r>
      <w:r w:rsidR="006F4984">
        <w:rPr>
          <w:rFonts w:ascii="Times New Roman" w:hAnsi="Times New Roman" w:cs="Times New Roman"/>
        </w:rPr>
        <w:t>with special attention to when and for whom feedback is most effectiv</w:t>
      </w:r>
      <w:r w:rsidR="000D45C8">
        <w:rPr>
          <w:rFonts w:ascii="Times New Roman" w:hAnsi="Times New Roman" w:cs="Times New Roman"/>
        </w:rPr>
        <w:t>e</w:t>
      </w:r>
      <w:r w:rsidR="00D359F7">
        <w:rPr>
          <w:rFonts w:ascii="Times New Roman" w:hAnsi="Times New Roman" w:cs="Times New Roman"/>
        </w:rPr>
        <w:t>.</w:t>
      </w:r>
      <w:r w:rsidR="00703B20">
        <w:rPr>
          <w:rFonts w:ascii="Times New Roman" w:hAnsi="Times New Roman" w:cs="Times New Roman"/>
        </w:rPr>
        <w:t xml:space="preserve"> First, however, the methods behind ROM </w:t>
      </w:r>
      <w:r w:rsidR="00FD6B88">
        <w:rPr>
          <w:rFonts w:ascii="Times New Roman" w:hAnsi="Times New Roman" w:cs="Times New Roman"/>
        </w:rPr>
        <w:t xml:space="preserve">feedback </w:t>
      </w:r>
      <w:r w:rsidR="00703B20">
        <w:rPr>
          <w:rFonts w:ascii="Times New Roman" w:hAnsi="Times New Roman" w:cs="Times New Roman"/>
        </w:rPr>
        <w:t>will be illustrated by focusing on two of the most commonly used system</w:t>
      </w:r>
      <w:r w:rsidR="00FD6B88">
        <w:rPr>
          <w:rFonts w:ascii="Times New Roman" w:hAnsi="Times New Roman" w:cs="Times New Roman"/>
        </w:rPr>
        <w:t>s</w:t>
      </w:r>
      <w:r w:rsidR="00703B20">
        <w:rPr>
          <w:rFonts w:ascii="Times New Roman" w:hAnsi="Times New Roman" w:cs="Times New Roman"/>
        </w:rPr>
        <w:t xml:space="preserve">: </w:t>
      </w:r>
      <w:r w:rsidR="00921F44" w:rsidRPr="00175BEB">
        <w:rPr>
          <w:rFonts w:ascii="Times New Roman" w:hAnsi="Times New Roman" w:cs="Times New Roman"/>
        </w:rPr>
        <w:t xml:space="preserve">the </w:t>
      </w:r>
      <w:r w:rsidR="00703B20">
        <w:rPr>
          <w:rFonts w:ascii="Times New Roman" w:hAnsi="Times New Roman" w:cs="Times New Roman"/>
        </w:rPr>
        <w:t>Outcome Questionnaire 45 (</w:t>
      </w:r>
      <w:r w:rsidR="00921F44" w:rsidRPr="00175BEB">
        <w:rPr>
          <w:rFonts w:ascii="Times New Roman" w:hAnsi="Times New Roman" w:cs="Times New Roman"/>
        </w:rPr>
        <w:t>OQ-45</w:t>
      </w:r>
      <w:r w:rsidR="00FD6B88">
        <w:rPr>
          <w:rFonts w:ascii="Times New Roman" w:hAnsi="Times New Roman" w:cs="Times New Roman"/>
        </w:rPr>
        <w:t xml:space="preserve">; </w:t>
      </w:r>
      <w:r w:rsidR="00FD6B88">
        <w:rPr>
          <w:rFonts w:ascii="Times New Roman" w:hAnsi="Times New Roman" w:cs="Times New Roman"/>
        </w:rPr>
        <w:fldChar w:fldCharType="begin" w:fldLock="1"/>
      </w:r>
      <w:r w:rsidR="00C34EF9">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2001)","manualFormatting":"Finch et al., 2001)","plainTextFormattedCitation":"(Finch et al., 2001)","previouslyFormattedCitation":"(Finch et al., 2001)"},"properties":{"noteIndex":0},"schema":"https://github.com/citation-style-language/schema/raw/master/csl-citation.json"}</w:instrText>
      </w:r>
      <w:r w:rsidR="00FD6B88">
        <w:rPr>
          <w:rFonts w:ascii="Times New Roman" w:hAnsi="Times New Roman" w:cs="Times New Roman"/>
        </w:rPr>
        <w:fldChar w:fldCharType="separate"/>
      </w:r>
      <w:r w:rsidR="00FD6B88" w:rsidRPr="00FD6B88">
        <w:rPr>
          <w:rFonts w:ascii="Times New Roman" w:hAnsi="Times New Roman" w:cs="Times New Roman"/>
          <w:noProof/>
        </w:rPr>
        <w:t>Finch et al., 2001)</w:t>
      </w:r>
      <w:r w:rsidR="00FD6B88">
        <w:rPr>
          <w:rFonts w:ascii="Times New Roman" w:hAnsi="Times New Roman" w:cs="Times New Roman"/>
        </w:rPr>
        <w:fldChar w:fldCharType="end"/>
      </w:r>
      <w:r w:rsidR="00921F44" w:rsidRPr="00175BEB">
        <w:rPr>
          <w:rFonts w:ascii="Times New Roman" w:hAnsi="Times New Roman" w:cs="Times New Roman"/>
        </w:rPr>
        <w:t xml:space="preserve"> and the </w:t>
      </w:r>
      <w:r w:rsidR="00CC63D8" w:rsidRPr="00CC63D8">
        <w:rPr>
          <w:rFonts w:ascii="Times New Roman" w:hAnsi="Times New Roman" w:cs="Times New Roman"/>
        </w:rPr>
        <w:t xml:space="preserve">Partners for Change Outcome Management System </w:t>
      </w:r>
      <w:r w:rsidR="00703B20">
        <w:rPr>
          <w:rFonts w:ascii="Times New Roman" w:hAnsi="Times New Roman" w:cs="Times New Roman"/>
        </w:rPr>
        <w:t>(</w:t>
      </w:r>
      <w:r w:rsidR="00921F44" w:rsidRPr="00175BEB">
        <w:rPr>
          <w:rFonts w:ascii="Times New Roman" w:hAnsi="Times New Roman" w:cs="Times New Roman"/>
        </w:rPr>
        <w:t>PCOMS</w:t>
      </w:r>
      <w:r w:rsidR="00C31BE6">
        <w:rPr>
          <w:rFonts w:ascii="Times New Roman" w:hAnsi="Times New Roman" w:cs="Times New Roman"/>
        </w:rPr>
        <w:t>;</w:t>
      </w:r>
      <w:r w:rsidR="00C31BE6" w:rsidRPr="00C31BE6">
        <w:rPr>
          <w:rFonts w:ascii="Times New Roman" w:hAnsi="Times New Roman" w:cs="Times New Roman"/>
        </w:rPr>
        <w:t xml:space="preserve"> </w:t>
      </w:r>
      <w:r w:rsidR="00C31BE6" w:rsidRP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Duncan, Sorell, &amp; Brown, 2005)","manualFormatting":"Miller, Duncan, Sorell, &amp; Brown, 2005)","plainTextFormattedCitation":"(Miller, Duncan, Sorell, &amp; Brown, 2005)","previouslyFormattedCitation":"(Miller, Duncan, Sorell, &amp; Brown, 2005)"},"properties":{"noteIndex":0},"schema":"https://github.com/citation-style-language/schema/raw/master/csl-citation.json"}</w:instrText>
      </w:r>
      <w:r w:rsidR="00C31BE6" w:rsidRPr="00C31BE6">
        <w:rPr>
          <w:rFonts w:ascii="Times New Roman" w:hAnsi="Times New Roman" w:cs="Times New Roman"/>
        </w:rPr>
        <w:fldChar w:fldCharType="separate"/>
      </w:r>
      <w:r w:rsidR="00C31BE6" w:rsidRPr="00C31BE6">
        <w:rPr>
          <w:rFonts w:ascii="Times New Roman" w:hAnsi="Times New Roman" w:cs="Times New Roman"/>
          <w:noProof/>
        </w:rPr>
        <w:t>Miller, Duncan, Sorell, &amp; Brown, 2005)</w:t>
      </w:r>
      <w:r w:rsidR="00C31BE6" w:rsidRPr="00C31BE6">
        <w:rPr>
          <w:rFonts w:ascii="Times New Roman" w:hAnsi="Times New Roman" w:cs="Times New Roman"/>
        </w:rPr>
        <w:fldChar w:fldCharType="end"/>
      </w:r>
      <w:r w:rsidR="00703B20">
        <w:rPr>
          <w:rFonts w:ascii="Times New Roman" w:hAnsi="Times New Roman" w:cs="Times New Roman"/>
        </w:rPr>
        <w:t>.</w:t>
      </w:r>
    </w:p>
    <w:p w14:paraId="5941710E" w14:textId="45397099" w:rsidR="00944C1F" w:rsidRDefault="00921F44" w:rsidP="00013624">
      <w:pPr>
        <w:spacing w:line="480" w:lineRule="auto"/>
        <w:rPr>
          <w:rFonts w:ascii="Times New Roman" w:hAnsi="Times New Roman" w:cs="Times New Roman"/>
        </w:rPr>
      </w:pPr>
      <w:r w:rsidRPr="00175BEB">
        <w:rPr>
          <w:rFonts w:ascii="Times New Roman" w:hAnsi="Times New Roman" w:cs="Times New Roman"/>
        </w:rPr>
        <w:t xml:space="preserve"> </w:t>
      </w:r>
      <w:r w:rsidR="000841DA" w:rsidRPr="00175BEB">
        <w:rPr>
          <w:rFonts w:ascii="Times New Roman" w:hAnsi="Times New Roman" w:cs="Times New Roman"/>
        </w:rPr>
        <w:t xml:space="preserve">The OQ-45 assesses client functioning across three domains: psychological symptoms, interpersonal problems, and social role functioning. It provides scores in each domain, as well as a total score, which is most commonly used. </w:t>
      </w:r>
      <w:r w:rsidR="00944C1F">
        <w:rPr>
          <w:rFonts w:ascii="Times New Roman" w:hAnsi="Times New Roman" w:cs="Times New Roman"/>
        </w:rPr>
        <w:t>In clinical practice, clinicians are presented with a graphical representation of their clients</w:t>
      </w:r>
      <w:r w:rsidR="00FD6B88">
        <w:rPr>
          <w:rFonts w:ascii="Times New Roman" w:hAnsi="Times New Roman" w:cs="Times New Roman"/>
        </w:rPr>
        <w:t>’</w:t>
      </w:r>
      <w:r w:rsidR="00944C1F">
        <w:rPr>
          <w:rFonts w:ascii="Times New Roman" w:hAnsi="Times New Roman" w:cs="Times New Roman"/>
        </w:rPr>
        <w:t xml:space="preserve"> scores over time, as well as </w:t>
      </w:r>
      <w:r w:rsidR="00FD6B88">
        <w:rPr>
          <w:rFonts w:ascii="Times New Roman" w:hAnsi="Times New Roman" w:cs="Times New Roman"/>
        </w:rPr>
        <w:t>an expected</w:t>
      </w:r>
      <w:r w:rsidR="00944C1F">
        <w:rPr>
          <w:rFonts w:ascii="Times New Roman" w:hAnsi="Times New Roman" w:cs="Times New Roman"/>
        </w:rPr>
        <w:t xml:space="preserve"> change trajectory to which their clients</w:t>
      </w:r>
      <w:r w:rsidR="00FD6B88">
        <w:rPr>
          <w:rFonts w:ascii="Times New Roman" w:hAnsi="Times New Roman" w:cs="Times New Roman"/>
        </w:rPr>
        <w:t>’</w:t>
      </w:r>
      <w:r w:rsidR="00944C1F">
        <w:rPr>
          <w:rFonts w:ascii="Times New Roman" w:hAnsi="Times New Roman" w:cs="Times New Roman"/>
        </w:rPr>
        <w:t xml:space="preserve"> actual change </w:t>
      </w:r>
      <w:r w:rsidR="008351EF">
        <w:rPr>
          <w:rFonts w:ascii="Times New Roman" w:hAnsi="Times New Roman" w:cs="Times New Roman"/>
        </w:rPr>
        <w:t>is</w:t>
      </w:r>
      <w:r w:rsidR="00944C1F">
        <w:rPr>
          <w:rFonts w:ascii="Times New Roman" w:hAnsi="Times New Roman" w:cs="Times New Roman"/>
        </w:rPr>
        <w:t xml:space="preserve"> compared. This </w:t>
      </w:r>
      <w:r w:rsidR="008351EF">
        <w:rPr>
          <w:rFonts w:ascii="Times New Roman" w:hAnsi="Times New Roman" w:cs="Times New Roman"/>
        </w:rPr>
        <w:t>expected</w:t>
      </w:r>
      <w:r w:rsidR="00944C1F">
        <w:rPr>
          <w:rFonts w:ascii="Times New Roman" w:hAnsi="Times New Roman" w:cs="Times New Roman"/>
        </w:rPr>
        <w:t xml:space="preserve"> change trajectory is based on longitudinal treatment data from thousands of previous clients and is stratified by </w:t>
      </w:r>
      <w:r w:rsidR="0088290D">
        <w:rPr>
          <w:rFonts w:ascii="Times New Roman" w:hAnsi="Times New Roman" w:cs="Times New Roman"/>
        </w:rPr>
        <w:t>initial OQ-45 score. Change is modeled according to the dose-effect model</w:t>
      </w:r>
      <w:r w:rsidR="0064085D">
        <w:rPr>
          <w:rFonts w:ascii="Times New Roman" w:hAnsi="Times New Roman" w:cs="Times New Roman"/>
        </w:rPr>
        <w:t xml:space="preserve"> </w:t>
      </w:r>
      <w:r w:rsidR="00CC63D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Kopta, Krause, &amp; Orlinsky, 1986)","plainTextFormattedCitation":"(Howard, Kopta, Krause, &amp; Orlinsky, 1986)","previouslyFormattedCitation":"(Howard, Kopta, Krause, &amp; Orlinsky, 1986)"},"properties":{"noteIndex":0},"schema":"https://github.com/citation-style-language/schema/raw/master/csl-citation.json"}</w:instrText>
      </w:r>
      <w:r w:rsidR="00CC63D8">
        <w:rPr>
          <w:rFonts w:ascii="Times New Roman" w:hAnsi="Times New Roman" w:cs="Times New Roman"/>
        </w:rPr>
        <w:fldChar w:fldCharType="separate"/>
      </w:r>
      <w:r w:rsidR="00013624" w:rsidRPr="00013624">
        <w:rPr>
          <w:rFonts w:ascii="Times New Roman" w:hAnsi="Times New Roman" w:cs="Times New Roman"/>
          <w:noProof/>
        </w:rPr>
        <w:t>(Howard, Kopta, Krause, &amp; Orlinsky, 1986)</w:t>
      </w:r>
      <w:r w:rsidR="00CC63D8">
        <w:rPr>
          <w:rFonts w:ascii="Times New Roman" w:hAnsi="Times New Roman" w:cs="Times New Roman"/>
        </w:rPr>
        <w:fldChar w:fldCharType="end"/>
      </w:r>
      <w:r w:rsidR="0088290D">
        <w:rPr>
          <w:rFonts w:ascii="Times New Roman" w:hAnsi="Times New Roman" w:cs="Times New Roman"/>
        </w:rPr>
        <w:t xml:space="preserve">, which characterizes change as a </w:t>
      </w:r>
      <w:r w:rsidR="00004165">
        <w:rPr>
          <w:rFonts w:ascii="Times New Roman" w:hAnsi="Times New Roman" w:cs="Times New Roman"/>
        </w:rPr>
        <w:t xml:space="preserve">decelerating logarithmic curve, with </w:t>
      </w:r>
      <w:r w:rsidR="0088290D">
        <w:rPr>
          <w:rFonts w:ascii="Times New Roman" w:hAnsi="Times New Roman" w:cs="Times New Roman"/>
        </w:rPr>
        <w:t xml:space="preserve">rapid initial decrease in symptoms, followed by </w:t>
      </w:r>
      <w:r w:rsidR="0088290D" w:rsidRPr="00175BEB">
        <w:rPr>
          <w:rFonts w:ascii="Times New Roman" w:hAnsi="Times New Roman" w:cs="Times New Roman"/>
        </w:rPr>
        <w:t>increasingly more sessions needed to achieve the same amount of change.</w:t>
      </w:r>
      <w:r w:rsidR="0088290D">
        <w:rPr>
          <w:rFonts w:ascii="Times New Roman" w:hAnsi="Times New Roman" w:cs="Times New Roman"/>
        </w:rPr>
        <w:t xml:space="preserve"> </w:t>
      </w:r>
      <w:r w:rsidR="002F0391">
        <w:rPr>
          <w:rFonts w:ascii="Times New Roman" w:hAnsi="Times New Roman" w:cs="Times New Roman"/>
        </w:rPr>
        <w:t xml:space="preserve">The OQ-45 also provides several alerts, indicating that clients are deviating significantly from the expected recovery curve in either the positive or negative direction. A positive alert can be indicative that a client is making progress more quickly than expected and </w:t>
      </w:r>
      <w:r w:rsidR="002F0391">
        <w:rPr>
          <w:rFonts w:ascii="Times New Roman" w:hAnsi="Times New Roman" w:cs="Times New Roman"/>
        </w:rPr>
        <w:lastRenderedPageBreak/>
        <w:t xml:space="preserve">may be ready to terminate therapy earlier, while a negative alert </w:t>
      </w:r>
      <w:r w:rsidR="008E1A6D">
        <w:rPr>
          <w:rFonts w:ascii="Times New Roman" w:hAnsi="Times New Roman" w:cs="Times New Roman"/>
        </w:rPr>
        <w:t>indicates that therapy is not progressing as quickly as expected</w:t>
      </w:r>
      <w:r w:rsidR="00004165">
        <w:rPr>
          <w:rFonts w:ascii="Times New Roman" w:hAnsi="Times New Roman" w:cs="Times New Roman"/>
        </w:rPr>
        <w:t>,</w:t>
      </w:r>
      <w:r w:rsidR="008E1A6D">
        <w:rPr>
          <w:rFonts w:ascii="Times New Roman" w:hAnsi="Times New Roman" w:cs="Times New Roman"/>
        </w:rPr>
        <w:t xml:space="preserve"> and </w:t>
      </w:r>
      <w:r w:rsidR="00004165">
        <w:rPr>
          <w:rFonts w:ascii="Times New Roman" w:hAnsi="Times New Roman" w:cs="Times New Roman"/>
        </w:rPr>
        <w:t xml:space="preserve">the </w:t>
      </w:r>
      <w:r w:rsidR="002F0391">
        <w:rPr>
          <w:rFonts w:ascii="Times New Roman" w:hAnsi="Times New Roman" w:cs="Times New Roman"/>
        </w:rPr>
        <w:t xml:space="preserve">client </w:t>
      </w:r>
      <w:r w:rsidR="008E1A6D">
        <w:rPr>
          <w:rFonts w:ascii="Times New Roman" w:hAnsi="Times New Roman" w:cs="Times New Roman"/>
        </w:rPr>
        <w:t>might be</w:t>
      </w:r>
      <w:r w:rsidR="002F0391">
        <w:rPr>
          <w:rFonts w:ascii="Times New Roman" w:hAnsi="Times New Roman" w:cs="Times New Roman"/>
        </w:rPr>
        <w:t xml:space="preserve"> at risk for </w:t>
      </w:r>
      <w:r w:rsidR="00004165">
        <w:rPr>
          <w:rFonts w:ascii="Times New Roman" w:hAnsi="Times New Roman" w:cs="Times New Roman"/>
        </w:rPr>
        <w:t>a negative treatment outcome</w:t>
      </w:r>
      <w:r w:rsidR="002F0391">
        <w:rPr>
          <w:rFonts w:ascii="Times New Roman" w:hAnsi="Times New Roman" w:cs="Times New Roman"/>
        </w:rPr>
        <w:t xml:space="preserve">. Alerts are based on 80% tolerance intervals around the </w:t>
      </w:r>
      <w:r w:rsidR="00004165">
        <w:rPr>
          <w:rFonts w:ascii="Times New Roman" w:hAnsi="Times New Roman" w:cs="Times New Roman"/>
        </w:rPr>
        <w:t>expected</w:t>
      </w:r>
      <w:r w:rsidR="002F0391">
        <w:rPr>
          <w:rFonts w:ascii="Times New Roman" w:hAnsi="Times New Roman" w:cs="Times New Roman"/>
        </w:rPr>
        <w:t xml:space="preserve"> scores at each session, with scores falling outside the upper limit of the tolerance interval </w:t>
      </w:r>
      <w:r w:rsidR="00004165">
        <w:rPr>
          <w:rFonts w:ascii="Times New Roman" w:hAnsi="Times New Roman" w:cs="Times New Roman"/>
        </w:rPr>
        <w:t xml:space="preserve">generating a negative alert </w:t>
      </w:r>
      <w:r w:rsidR="00261050">
        <w:rPr>
          <w:rFonts w:ascii="Times New Roman" w:hAnsi="Times New Roman" w:cs="Times New Roman"/>
        </w:rPr>
        <w:t>indicating</w:t>
      </w:r>
      <w:r w:rsidR="002F0391">
        <w:rPr>
          <w:rFonts w:ascii="Times New Roman" w:hAnsi="Times New Roman" w:cs="Times New Roman"/>
        </w:rPr>
        <w:t xml:space="preserve"> that they are at risk of being </w:t>
      </w:r>
      <w:r w:rsidR="00944C1F">
        <w:rPr>
          <w:rFonts w:ascii="Times New Roman" w:hAnsi="Times New Roman" w:cs="Times New Roman"/>
        </w:rPr>
        <w:t xml:space="preserve">in the </w:t>
      </w:r>
      <w:r w:rsidR="00004165">
        <w:rPr>
          <w:rFonts w:ascii="Times New Roman" w:hAnsi="Times New Roman" w:cs="Times New Roman"/>
        </w:rPr>
        <w:t xml:space="preserve">approximately </w:t>
      </w:r>
      <w:r w:rsidR="00944C1F">
        <w:rPr>
          <w:rFonts w:ascii="Times New Roman" w:hAnsi="Times New Roman" w:cs="Times New Roman"/>
        </w:rPr>
        <w:t xml:space="preserve">10% of clients likely to have a negative outcome. </w:t>
      </w:r>
      <w:del w:id="0" w:author="Rebecca Janis" w:date="2020-05-27T17:17:00Z">
        <w:r w:rsidR="00175BEB" w:rsidDel="00010CD8">
          <w:rPr>
            <w:rFonts w:ascii="Times New Roman" w:hAnsi="Times New Roman" w:cs="Times New Roman"/>
          </w:rPr>
          <w:delText xml:space="preserve"> </w:delText>
        </w:r>
      </w:del>
      <w:r w:rsidR="00944C1F" w:rsidRPr="00175BEB">
        <w:rPr>
          <w:rFonts w:ascii="Times New Roman" w:hAnsi="Times New Roman" w:cs="Times New Roman"/>
        </w:rPr>
        <w:t xml:space="preserve">The OQ-45 also provides clinical support tools and </w:t>
      </w:r>
      <w:r w:rsidR="00004165">
        <w:rPr>
          <w:rFonts w:ascii="Times New Roman" w:hAnsi="Times New Roman" w:cs="Times New Roman"/>
        </w:rPr>
        <w:t xml:space="preserve">an </w:t>
      </w:r>
      <w:r w:rsidR="00944C1F" w:rsidRPr="00175BEB">
        <w:rPr>
          <w:rFonts w:ascii="Times New Roman" w:hAnsi="Times New Roman" w:cs="Times New Roman"/>
        </w:rPr>
        <w:t>assessment for signal cases, system</w:t>
      </w:r>
      <w:r w:rsidR="00004165">
        <w:rPr>
          <w:rFonts w:ascii="Times New Roman" w:hAnsi="Times New Roman" w:cs="Times New Roman"/>
        </w:rPr>
        <w:t>s</w:t>
      </w:r>
      <w:r w:rsidR="00944C1F" w:rsidRPr="00175BEB">
        <w:rPr>
          <w:rFonts w:ascii="Times New Roman" w:hAnsi="Times New Roman" w:cs="Times New Roman"/>
        </w:rPr>
        <w:t xml:space="preserve"> for helping clinicians problem solve off track cases by identifying factors that have been shown to relate to client outcome.</w:t>
      </w:r>
    </w:p>
    <w:p w14:paraId="1D686AAB" w14:textId="233109A1" w:rsidR="000841DA" w:rsidRPr="00012FE2" w:rsidRDefault="000841DA" w:rsidP="00013624">
      <w:pPr>
        <w:spacing w:line="480" w:lineRule="auto"/>
        <w:rPr>
          <w:rFonts w:ascii="Times New Roman" w:hAnsi="Times New Roman" w:cs="Times New Roman"/>
        </w:rPr>
      </w:pPr>
      <w:r w:rsidRPr="00012FE2">
        <w:rPr>
          <w:rFonts w:ascii="Times New Roman" w:hAnsi="Times New Roman" w:cs="Times New Roman"/>
        </w:rPr>
        <w:t>The PCOMS assesses mental health functioning with the 4-item Outcome Rating Scale (ORS) and therapeutic alliance with the 4-item Session Rating Scale (SRS)</w:t>
      </w:r>
      <w:r w:rsidR="00012FE2">
        <w:rPr>
          <w:rFonts w:ascii="Times New Roman" w:hAnsi="Times New Roman" w:cs="Times New Roman"/>
        </w:rPr>
        <w:t>. It a</w:t>
      </w:r>
      <w:r w:rsidRPr="00012FE2">
        <w:rPr>
          <w:rFonts w:ascii="Times New Roman" w:hAnsi="Times New Roman" w:cs="Times New Roman"/>
        </w:rPr>
        <w:t xml:space="preserve">lso uses expected trajectories of change for the ORS, based on Bayesian inference. </w:t>
      </w:r>
      <w:r w:rsidR="009E0A3E">
        <w:rPr>
          <w:rFonts w:ascii="Times New Roman" w:hAnsi="Times New Roman" w:cs="Times New Roman"/>
        </w:rPr>
        <w:t>ORS t</w:t>
      </w:r>
      <w:r w:rsidRPr="00012FE2">
        <w:rPr>
          <w:rFonts w:ascii="Times New Roman" w:hAnsi="Times New Roman" w:cs="Times New Roman"/>
        </w:rPr>
        <w:t xml:space="preserve">rajectories incorporate a client’s initial score, as well as their change at the current session relative to the initial score </w:t>
      </w:r>
      <w:r w:rsidR="00C31BE6">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{"citationItems":[{"id":"ITEM-1","itemData":{"DOI":"10.1002/jclp.20111","ISSN":"00219762","abstract":"A number of systems provide feedback regarding client progress and experience of the therapeutic alliance to clinicians. Available evidence indicates that access to such data improves retention and outcome for clients most at risk for treatment failure. Over the last several years, the team at the Institute for the Study of Therapeutic Change has worked to develop an outcome management system that not only provides valid and reliable feedback, but also is as user-friendly as possible for therapists and consumers. In this article, we describe the system and summarize current research findings. © 2004 Wiley Periodicals, Inc.","author":[{"dropping-particle":"","family":"Miller","given":"Scott D.","non-dropping-particle":"","parse-names":false,"suffix":""},{"dropping-particle":"","family":"Duncan","given":"Barry L.","non-dropping-particle":"","parse-names":false,"suffix":""},{"dropping-particle":"","family":"Sorell","given":"Ryan","non-dropping-particle":"","parse-names":false,"suffix":""},{"dropping-particle":"","family":"Brown","given":"George S.","non-dropping-particle":"","parse-names":false,"suffix":""}],"container-title":"Journal of Clinical Psychology","id":"ITEM-1","issue":"2","issued":{"date-parts":[["2005"]]},"page":"199-208","title":"The partners for change outcome management system","type":"article-journal","volume":"61"},"uris":["http://www.mendeley.com/documents/?uuid=75c5e108-33ac-4e6c-ba4d-0e0693a25894"]}],"mendeley":{"formattedCitation":"(Miller et al., 2005)","plainTextFormattedCitation":"(Miller et al., 2005)","previouslyFormattedCitation":"(Miller et al., 2005)"},"properties":{"noteIndex":0},"schema":"https://github.com/citation-style-language/schema/raw/master/csl-citation.json"}</w:instrText>
      </w:r>
      <w:r w:rsidR="00C31BE6">
        <w:rPr>
          <w:rFonts w:ascii="Times New Roman" w:hAnsi="Times New Roman" w:cs="Times New Roman"/>
        </w:rPr>
        <w:fldChar w:fldCharType="separate"/>
      </w:r>
      <w:r w:rsidR="00013624" w:rsidRPr="00013624">
        <w:rPr>
          <w:rFonts w:ascii="Times New Roman" w:hAnsi="Times New Roman" w:cs="Times New Roman"/>
          <w:noProof/>
        </w:rPr>
        <w:t>(Miller et al., 2005)</w:t>
      </w:r>
      <w:r w:rsidR="00C31BE6">
        <w:rPr>
          <w:rFonts w:ascii="Times New Roman" w:hAnsi="Times New Roman" w:cs="Times New Roman"/>
        </w:rPr>
        <w:fldChar w:fldCharType="end"/>
      </w:r>
      <w:r w:rsidR="00C31BE6">
        <w:rPr>
          <w:rFonts w:ascii="Times New Roman" w:hAnsi="Times New Roman" w:cs="Times New Roman"/>
        </w:rPr>
        <w:t xml:space="preserve">. </w:t>
      </w:r>
      <w:r w:rsidRPr="00012FE2">
        <w:rPr>
          <w:rFonts w:ascii="Times New Roman" w:hAnsi="Times New Roman" w:cs="Times New Roman"/>
        </w:rPr>
        <w:t>Clients whose scores fall below the 50</w:t>
      </w:r>
      <w:r w:rsidRPr="00012FE2">
        <w:rPr>
          <w:rFonts w:ascii="Times New Roman" w:hAnsi="Times New Roman" w:cs="Times New Roman"/>
          <w:vertAlign w:val="superscript"/>
        </w:rPr>
        <w:t>th</w:t>
      </w:r>
      <w:r w:rsidRPr="00012FE2">
        <w:rPr>
          <w:rFonts w:ascii="Times New Roman" w:hAnsi="Times New Roman" w:cs="Times New Roman"/>
        </w:rPr>
        <w:t xml:space="preserve"> percentile of the expected trajectories are identified as at risk </w:t>
      </w:r>
      <w:r w:rsidR="00BC3AA2">
        <w:rPr>
          <w:rFonts w:ascii="Times New Roman" w:hAnsi="Times New Roman" w:cs="Times New Roman"/>
        </w:rPr>
        <w:fldChar w:fldCharType="begin" w:fldLock="1"/>
      </w:r>
      <w:r w:rsidR="00683747">
        <w:rPr>
          <w:rFonts w:ascii="Times New Roman" w:hAnsi="Times New Roman" w:cs="Times New Roman"/>
        </w:rPr>
        <w:instrText>ADDIN CSL_CITATION {"citationItems":[{"id":"ITEM-1","itemData":{"DOI":"10.1037/a0016062","ISSN":"0022006X","abstract":"Despite the overall efficacy of psychotherapy, dropouts are substantial, many clients do not benefit, therapists vary in effectiveness, and there may be a crisis of confidence among consumers. A research paradigm called patient-focused research-a method of enhancing outcome via continuous progress feedback-holds promise to address these problems. Although feedback has been demonstrated to improve individual psychotherapy outcomes, no studies have examined couple therapy. The current study investigated the effects of providing treatment progress and alliance information to both clients and therapists during couple therapy. Outpatients (N = 410) at a community family counseling clinic were randomly assigned to 1 of 2 groups: treatment as usual (TAU) or feedback. Couples in the feedback condition demonstrated significantly greater improvement than those in the TAU condition at posttreatment, achieved nearly 4 times the rate of clinically significant change, and maintained a significant advantage on the primary measure at 6-month follow-up while attaining a significantly lower rate of separation or divorce. Mounting evidence of feedback effects with different measures and populations suggests that the time for routine tracking of client progress has arrived. © 2009 American Psychological Association.","author":[{"dropping-particle":"","family":"Anker","given":"Morten G.","non-dropping-particle":"","parse-names":false,"suffix":""},{"dropping-particle":"","family":"Duncan","given":"Barry L.","non-dropping-particle":"","parse-names":false,"suffix":""},{"dropping-particle":"","family":"Sparks","given":"Jacqueline A.","non-dropping-particle":"","parse-names":false,"suffix":""}],"container-title":"Journal of Consulting and Clinical Psychology","id":"ITEM-1","issue":"4","issued":{"date-parts":[["2009"]]},"page":"693-704","title":"Using Client Feedback to Improve Couple Therapy Outcomes: A Randomized Clinical Trial in a Naturalistic Setting","type":"article-journal","volume":"77"},"uris":["http://www.mendeley.com/documents/?uuid=90b84fd6-0149-4d74-80f2-d6e23698b401"]}],"mendeley":{"formattedCitation":"(Anker, Duncan, &amp; Sparks, 2009)","plainTextFormattedCitation":"(Anker, Duncan, &amp; Sparks, 2009)","previouslyFormattedCitation":"(Anker, Duncan, &amp; Sparks, 2009)"},"properties":{"noteIndex":0},"schema":"https://github.com/citation-style-language/schema/raw/master/csl-citation.json"}</w:instrText>
      </w:r>
      <w:r w:rsidR="00BC3AA2">
        <w:rPr>
          <w:rFonts w:ascii="Times New Roman" w:hAnsi="Times New Roman" w:cs="Times New Roman"/>
        </w:rPr>
        <w:fldChar w:fldCharType="separate"/>
      </w:r>
      <w:r w:rsidR="00BC3AA2" w:rsidRPr="00BC3AA2">
        <w:rPr>
          <w:rFonts w:ascii="Times New Roman" w:hAnsi="Times New Roman" w:cs="Times New Roman"/>
          <w:noProof/>
        </w:rPr>
        <w:t>(Anker, Duncan, &amp; Sparks, 2009)</w:t>
      </w:r>
      <w:r w:rsidR="00BC3AA2">
        <w:rPr>
          <w:rFonts w:ascii="Times New Roman" w:hAnsi="Times New Roman" w:cs="Times New Roman"/>
        </w:rPr>
        <w:fldChar w:fldCharType="end"/>
      </w:r>
      <w:r w:rsidR="009E0A3E" w:rsidRPr="00BC3AA2">
        <w:rPr>
          <w:rFonts w:ascii="Times New Roman" w:hAnsi="Times New Roman" w:cs="Times New Roman"/>
        </w:rPr>
        <w:t xml:space="preserve">, </w:t>
      </w:r>
      <w:r w:rsidR="009E0A3E" w:rsidRPr="009E0A3E">
        <w:rPr>
          <w:rFonts w:ascii="Times New Roman" w:hAnsi="Times New Roman" w:cs="Times New Roman"/>
        </w:rPr>
        <w:t>indicating that they are making less change than the average client</w:t>
      </w:r>
      <w:r w:rsidRPr="00012FE2">
        <w:rPr>
          <w:rFonts w:ascii="Times New Roman" w:hAnsi="Times New Roman" w:cs="Times New Roman"/>
        </w:rPr>
        <w:t xml:space="preserve">. </w:t>
      </w:r>
      <w:r w:rsidR="00DC376B">
        <w:rPr>
          <w:rFonts w:ascii="Times New Roman" w:hAnsi="Times New Roman" w:cs="Times New Roman"/>
        </w:rPr>
        <w:t xml:space="preserve">While other ROM instruments employ other methods to provide feedback on client progress, the OQ-45 and PCOMS </w:t>
      </w:r>
      <w:r w:rsidR="00004165">
        <w:rPr>
          <w:rFonts w:ascii="Times New Roman" w:hAnsi="Times New Roman" w:cs="Times New Roman"/>
        </w:rPr>
        <w:t>provide</w:t>
      </w:r>
      <w:r w:rsidR="00DC376B">
        <w:rPr>
          <w:rFonts w:ascii="Times New Roman" w:hAnsi="Times New Roman" w:cs="Times New Roman"/>
        </w:rPr>
        <w:t xml:space="preserve"> two examples.</w:t>
      </w:r>
      <w:r w:rsidR="00FF1269">
        <w:rPr>
          <w:rFonts w:ascii="Times New Roman" w:hAnsi="Times New Roman" w:cs="Times New Roman"/>
        </w:rPr>
        <w:t xml:space="preserve"> </w:t>
      </w:r>
    </w:p>
    <w:p w14:paraId="2F30F0F9" w14:textId="08DF6216" w:rsidR="00433B3E" w:rsidRPr="00024E6D" w:rsidRDefault="00FB7043" w:rsidP="00013624">
      <w:pPr>
        <w:spacing w:line="480" w:lineRule="auto"/>
        <w:rPr>
          <w:rFonts w:ascii="Times New Roman" w:hAnsi="Times New Roman" w:cs="Times New Roman"/>
        </w:rPr>
      </w:pPr>
      <w:r>
        <w:rPr>
          <w:rFonts w:ascii="Times New Roman" w:hAnsi="Times New Roman" w:cs="Times New Roman"/>
        </w:rPr>
        <w:t>F</w:t>
      </w:r>
      <w:r w:rsidR="00433B3E" w:rsidRPr="00024E6D">
        <w:rPr>
          <w:rFonts w:ascii="Times New Roman" w:hAnsi="Times New Roman" w:cs="Times New Roman"/>
        </w:rPr>
        <w:t xml:space="preserve">eedback has been shown to improve outcomes and help prevent </w:t>
      </w:r>
      <w:r w:rsidR="004873FE">
        <w:rPr>
          <w:rFonts w:ascii="Times New Roman" w:hAnsi="Times New Roman" w:cs="Times New Roman"/>
        </w:rPr>
        <w:t>negative treatment outcomes</w:t>
      </w:r>
      <w:r w:rsidR="00433B3E" w:rsidRPr="00024E6D">
        <w:rPr>
          <w:rFonts w:ascii="Times New Roman" w:hAnsi="Times New Roman" w:cs="Times New Roman"/>
        </w:rPr>
        <w:t xml:space="preserve"> across </w:t>
      </w:r>
      <w:r w:rsidR="004873FE">
        <w:rPr>
          <w:rFonts w:ascii="Times New Roman" w:hAnsi="Times New Roman" w:cs="Times New Roman"/>
        </w:rPr>
        <w:t xml:space="preserve">feedback </w:t>
      </w:r>
      <w:r w:rsidR="00433B3E" w:rsidRPr="00024E6D">
        <w:rPr>
          <w:rFonts w:ascii="Times New Roman" w:hAnsi="Times New Roman" w:cs="Times New Roman"/>
        </w:rPr>
        <w:t>systems</w:t>
      </w:r>
      <w:r w:rsidR="004F3275" w:rsidRPr="00024E6D">
        <w:rPr>
          <w:rFonts w:ascii="Times New Roman" w:hAnsi="Times New Roman" w:cs="Times New Roman"/>
        </w:rPr>
        <w:t xml:space="preserve"> and methods</w:t>
      </w:r>
      <w:r w:rsidR="00433B3E" w:rsidRPr="00024E6D">
        <w:rPr>
          <w:rFonts w:ascii="Times New Roman" w:hAnsi="Times New Roman" w:cs="Times New Roman"/>
        </w:rPr>
        <w:t xml:space="preserve">. A recently published meta-analysis </w:t>
      </w:r>
      <w:r w:rsidR="002C2E0C" w:rsidRPr="00024E6D">
        <w:rPr>
          <w:rFonts w:ascii="Times New Roman" w:hAnsi="Times New Roman" w:cs="Times New Roman"/>
        </w:rPr>
        <w:t>of 24</w:t>
      </w:r>
      <w:r w:rsidR="00433B3E" w:rsidRPr="00024E6D">
        <w:rPr>
          <w:rFonts w:ascii="Times New Roman" w:hAnsi="Times New Roman" w:cs="Times New Roman"/>
        </w:rPr>
        <w:t xml:space="preserve"> studies using either the OQ-45 or PCOMS system </w:t>
      </w:r>
      <w:r w:rsidR="00CD4298" w:rsidRPr="00024E6D">
        <w:rPr>
          <w:rFonts w:ascii="Times New Roman" w:hAnsi="Times New Roman" w:cs="Times New Roman"/>
        </w:rPr>
        <w:t xml:space="preserve">examined the effect of feedback </w:t>
      </w:r>
      <w:r w:rsidR="00A86F51" w:rsidRPr="00024E6D">
        <w:rPr>
          <w:rFonts w:ascii="Times New Roman" w:hAnsi="Times New Roman" w:cs="Times New Roman"/>
        </w:rPr>
        <w:t xml:space="preserve">across many populations and treatment modalities </w:t>
      </w:r>
      <w:r w:rsidR="00A86F51" w:rsidRPr="00024E6D">
        <w:rPr>
          <w:rFonts w:ascii="Times New Roman" w:hAnsi="Times New Roman" w:cs="Times New Roman"/>
        </w:rPr>
        <w:fldChar w:fldCharType="begin" w:fldLock="1"/>
      </w:r>
      <w:r w:rsidR="00F31B7C">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A86F51" w:rsidRPr="00024E6D">
        <w:rPr>
          <w:rFonts w:ascii="Times New Roman" w:hAnsi="Times New Roman" w:cs="Times New Roman"/>
        </w:rPr>
        <w:fldChar w:fldCharType="separate"/>
      </w:r>
      <w:r w:rsidR="00F31B7C" w:rsidRPr="00F31B7C">
        <w:rPr>
          <w:rFonts w:ascii="Times New Roman" w:hAnsi="Times New Roman" w:cs="Times New Roman"/>
          <w:noProof/>
        </w:rPr>
        <w:t>(Lambert et al., 2018)</w:t>
      </w:r>
      <w:r w:rsidR="00A86F51" w:rsidRPr="00024E6D">
        <w:rPr>
          <w:rFonts w:ascii="Times New Roman" w:hAnsi="Times New Roman" w:cs="Times New Roman"/>
        </w:rPr>
        <w:fldChar w:fldCharType="end"/>
      </w:r>
      <w:r w:rsidR="00950731" w:rsidRPr="00024E6D">
        <w:rPr>
          <w:rFonts w:ascii="Times New Roman" w:hAnsi="Times New Roman" w:cs="Times New Roman"/>
        </w:rPr>
        <w:t xml:space="preserve"> </w:t>
      </w:r>
      <w:r w:rsidR="00641FC6" w:rsidRPr="00024E6D">
        <w:rPr>
          <w:rFonts w:ascii="Times New Roman" w:hAnsi="Times New Roman" w:cs="Times New Roman"/>
        </w:rPr>
        <w:t>a</w:t>
      </w:r>
      <w:r w:rsidR="00CF7E07" w:rsidRPr="00024E6D">
        <w:rPr>
          <w:rFonts w:ascii="Times New Roman" w:hAnsi="Times New Roman" w:cs="Times New Roman"/>
        </w:rPr>
        <w:t>nd found that in a majority of studies</w:t>
      </w:r>
      <w:r w:rsidR="004C1C34" w:rsidRPr="00024E6D">
        <w:rPr>
          <w:rFonts w:ascii="Times New Roman" w:hAnsi="Times New Roman" w:cs="Times New Roman"/>
        </w:rPr>
        <w:t xml:space="preserve"> (70%)</w:t>
      </w:r>
      <w:r w:rsidR="0035791C" w:rsidRPr="00024E6D">
        <w:rPr>
          <w:rFonts w:ascii="Times New Roman" w:hAnsi="Times New Roman" w:cs="Times New Roman"/>
        </w:rPr>
        <w:t>, feedback improved outcomes</w:t>
      </w:r>
      <w:r w:rsidR="00A86F51" w:rsidRPr="00024E6D">
        <w:rPr>
          <w:rFonts w:ascii="Times New Roman" w:hAnsi="Times New Roman" w:cs="Times New Roman"/>
        </w:rPr>
        <w:t xml:space="preserve">. </w:t>
      </w:r>
      <w:r w:rsidR="0086353B" w:rsidRPr="00024E6D">
        <w:rPr>
          <w:rFonts w:ascii="Times New Roman" w:hAnsi="Times New Roman" w:cs="Times New Roman"/>
        </w:rPr>
        <w:t xml:space="preserve">Consistent with </w:t>
      </w:r>
      <w:r w:rsidR="00034716">
        <w:rPr>
          <w:rFonts w:ascii="Times New Roman" w:hAnsi="Times New Roman" w:cs="Times New Roman"/>
        </w:rPr>
        <w:t xml:space="preserve">a </w:t>
      </w:r>
      <w:r w:rsidR="0086353B" w:rsidRPr="00024E6D">
        <w:rPr>
          <w:rFonts w:ascii="Times New Roman" w:hAnsi="Times New Roman" w:cs="Times New Roman"/>
        </w:rPr>
        <w:t>previous meta</w:t>
      </w:r>
      <w:r w:rsidR="00034716">
        <w:rPr>
          <w:rFonts w:ascii="Times New Roman" w:hAnsi="Times New Roman" w:cs="Times New Roman"/>
        </w:rPr>
        <w:t>-</w:t>
      </w:r>
      <w:r w:rsidR="0086353B" w:rsidRPr="00024E6D">
        <w:rPr>
          <w:rFonts w:ascii="Times New Roman" w:hAnsi="Times New Roman" w:cs="Times New Roman"/>
        </w:rPr>
        <w:t>analys</w:t>
      </w:r>
      <w:r w:rsidR="002F194B">
        <w:rPr>
          <w:rFonts w:ascii="Times New Roman" w:hAnsi="Times New Roman" w:cs="Times New Roman"/>
        </w:rPr>
        <w:t>i</w:t>
      </w:r>
      <w:r w:rsidR="0086353B" w:rsidRPr="00024E6D">
        <w:rPr>
          <w:rFonts w:ascii="Times New Roman" w:hAnsi="Times New Roman" w:cs="Times New Roman"/>
        </w:rPr>
        <w:t>s</w:t>
      </w:r>
      <w:r w:rsidR="002A1D24" w:rsidRPr="00024E6D">
        <w:rPr>
          <w:rFonts w:ascii="Times New Roman" w:hAnsi="Times New Roman" w:cs="Times New Roman"/>
        </w:rPr>
        <w:t xml:space="preserve"> of the OQ-45</w:t>
      </w:r>
      <w:r w:rsidR="0086353B" w:rsidRPr="00024E6D">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{"citationItems":[{"id":"ITEM-1","itemData":{"DOI":"10.1037/a0022238","ISSN":"1939-1536","PMID":"21401277","abstract":"While highly effective, psychotherapy outcome studies suggest 5-14% of clients worsen while in treatment and that therapists are unable to identify a substantial portion of such cases. Methods to systematically collect feedback from psychotherapy clients are discussed and two systems for monitoring treatment response, feeding back this information, and assisting in problem-solving with such cases are described. Within these systems, obtaining client ratings of their relationship appear to be highly important. We summarize meta-analyses of the effects of these feedback systems (The combined weighted random effect size for the Partners for Change Outcome Management System was r = .23, 95% CI [.15, .31], p &lt; .001, k = 3, n = 558; the effect size for the Feedback condition of the Outcome Questionnaire (OQ) system among not-on-track patients was r = .25, 95% CI [.15, .34], p &lt; .001, k = 4, n = 454; the effect size for the Patient/Therapist Feedback condition of the OQ system among not-on-track patients was r = .25, 95% CI [.15, .34], p &lt; .001, k = 3, n = 495; the effect size for the Clinical Support Tools feedback condition among not-on-track patients was r = .33, 95% CI [.25, .40], p &lt; .001, k = 3, n = 535). The number of psychotherapy patients who deteriorate can be cut in half by use of these systems. We conclude with a series of practice implications, including that clinicians seriously consider making formal methods of collecting client feedback a routine part of their daily practice.","author":[{"dropping-particle":"","family":"Lambert","given":"Michael J","non-dropping-particle":"","parse-names":false,"suffix":""},{"dropping-particle":"","family":"Shimokawa","given":"Kenichi","non-dropping-particle":"","parse-names":false,"suffix":""}],"container-title":"Psychotherapy","id":"ITEM-1","issue":"1","issued":{"date-parts":[["2011","3"]]},"page":"72-79","title":"Collecting client feedback","type":"article-journal","volume":"48"},"uris":["http://www.mendeley.com/documents/?uuid=c1d5d763-8409-41e2-b0d6-837d120943c6"]}],"mendeley":{"formattedCitation":"(Lambert &amp; Shimokawa, 2011)","plainTextFormattedCitation":"(Lambert &amp; Shimokawa, 2011)","previouslyFormattedCitation":"(Lambert &amp; Shimokawa, 2011)"},"properties":{"noteIndex":0},"schema":"https://github.com/citation-style-language/schema/raw/master/csl-citation.json"}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(Lambert &amp; Shimokawa, 2011)</w:t>
      </w:r>
      <w:r w:rsidR="00D11BB1">
        <w:rPr>
          <w:rFonts w:ascii="Times New Roman" w:hAnsi="Times New Roman" w:cs="Times New Roman"/>
        </w:rPr>
        <w:fldChar w:fldCharType="end"/>
      </w:r>
      <w:r w:rsidR="00D11BB1">
        <w:rPr>
          <w:rFonts w:ascii="Times New Roman" w:hAnsi="Times New Roman" w:cs="Times New Roman"/>
        </w:rPr>
        <w:t xml:space="preserve">, </w:t>
      </w:r>
      <w:r w:rsidR="00D117EE" w:rsidRPr="00024E6D">
        <w:rPr>
          <w:rFonts w:ascii="Times New Roman" w:hAnsi="Times New Roman" w:cs="Times New Roman"/>
        </w:rPr>
        <w:t xml:space="preserve">there was a </w:t>
      </w:r>
      <w:r w:rsidR="000857DD" w:rsidRPr="00024E6D">
        <w:rPr>
          <w:rFonts w:ascii="Times New Roman" w:hAnsi="Times New Roman" w:cs="Times New Roman"/>
        </w:rPr>
        <w:t xml:space="preserve">small </w:t>
      </w:r>
      <w:r w:rsidR="008D51FE" w:rsidRPr="00024E6D">
        <w:rPr>
          <w:rFonts w:ascii="Times New Roman" w:hAnsi="Times New Roman" w:cs="Times New Roman"/>
        </w:rPr>
        <w:t>(SMD = .14) effect</w:t>
      </w:r>
      <w:r w:rsidR="00D117EE" w:rsidRPr="00024E6D">
        <w:rPr>
          <w:rFonts w:ascii="Times New Roman" w:hAnsi="Times New Roman" w:cs="Times New Roman"/>
        </w:rPr>
        <w:t xml:space="preserve"> </w:t>
      </w:r>
      <w:r w:rsidR="008D51FE" w:rsidRPr="00024E6D">
        <w:rPr>
          <w:rFonts w:ascii="Times New Roman" w:hAnsi="Times New Roman" w:cs="Times New Roman"/>
        </w:rPr>
        <w:t xml:space="preserve">of feedback </w:t>
      </w:r>
      <w:r w:rsidR="00097945" w:rsidRPr="00024E6D">
        <w:rPr>
          <w:rFonts w:ascii="Times New Roman" w:hAnsi="Times New Roman" w:cs="Times New Roman"/>
        </w:rPr>
        <w:t xml:space="preserve">for all clients, and a larger effect for </w:t>
      </w:r>
      <w:r w:rsidR="004873FE">
        <w:rPr>
          <w:rFonts w:ascii="Times New Roman" w:hAnsi="Times New Roman" w:cs="Times New Roman"/>
        </w:rPr>
        <w:t xml:space="preserve">clients identified as </w:t>
      </w:r>
      <w:r w:rsidR="00097945" w:rsidRPr="00024E6D">
        <w:rPr>
          <w:rFonts w:ascii="Times New Roman" w:hAnsi="Times New Roman" w:cs="Times New Roman"/>
        </w:rPr>
        <w:t xml:space="preserve">off track (SMD = </w:t>
      </w:r>
      <w:r w:rsidR="00AB2E55" w:rsidRPr="00024E6D">
        <w:rPr>
          <w:rFonts w:ascii="Times New Roman" w:hAnsi="Times New Roman" w:cs="Times New Roman"/>
        </w:rPr>
        <w:t>.33)</w:t>
      </w:r>
      <w:r w:rsidR="00597252" w:rsidRPr="00024E6D">
        <w:rPr>
          <w:rFonts w:ascii="Times New Roman" w:hAnsi="Times New Roman" w:cs="Times New Roman"/>
        </w:rPr>
        <w:t>, with</w:t>
      </w:r>
      <w:r w:rsidR="009135DC" w:rsidRPr="00024E6D">
        <w:rPr>
          <w:rFonts w:ascii="Times New Roman" w:hAnsi="Times New Roman" w:cs="Times New Roman"/>
        </w:rPr>
        <w:t xml:space="preserve"> significant </w:t>
      </w:r>
      <w:r w:rsidR="009135DC" w:rsidRPr="00024E6D">
        <w:rPr>
          <w:rFonts w:ascii="Times New Roman" w:hAnsi="Times New Roman" w:cs="Times New Roman"/>
        </w:rPr>
        <w:lastRenderedPageBreak/>
        <w:t xml:space="preserve">reductions in deterioration </w:t>
      </w:r>
      <w:r w:rsidR="000A635F" w:rsidRPr="00024E6D">
        <w:rPr>
          <w:rFonts w:ascii="Times New Roman" w:hAnsi="Times New Roman" w:cs="Times New Roman"/>
        </w:rPr>
        <w:t>specifically</w:t>
      </w:r>
      <w:r w:rsidR="00597252" w:rsidRPr="00024E6D">
        <w:rPr>
          <w:rFonts w:ascii="Times New Roman" w:hAnsi="Times New Roman" w:cs="Times New Roman"/>
        </w:rPr>
        <w:t xml:space="preserve"> </w:t>
      </w:r>
      <w:r w:rsidR="009135DC" w:rsidRPr="00024E6D">
        <w:rPr>
          <w:rFonts w:ascii="Times New Roman" w:hAnsi="Times New Roman" w:cs="Times New Roman"/>
        </w:rPr>
        <w:t xml:space="preserve">for </w:t>
      </w:r>
      <w:r w:rsidR="004873FE">
        <w:rPr>
          <w:rFonts w:ascii="Times New Roman" w:hAnsi="Times New Roman" w:cs="Times New Roman"/>
        </w:rPr>
        <w:t xml:space="preserve">those </w:t>
      </w:r>
      <w:r w:rsidR="00CA6E47" w:rsidRPr="00024E6D">
        <w:rPr>
          <w:rFonts w:ascii="Times New Roman" w:hAnsi="Times New Roman" w:cs="Times New Roman"/>
        </w:rPr>
        <w:t xml:space="preserve">off track clients. </w:t>
      </w:r>
      <w:r w:rsidR="002A1D24" w:rsidRPr="00024E6D">
        <w:rPr>
          <w:rFonts w:ascii="Times New Roman" w:hAnsi="Times New Roman" w:cs="Times New Roman"/>
        </w:rPr>
        <w:t xml:space="preserve">For the PCOMS, </w:t>
      </w:r>
      <w:r w:rsidR="00562993" w:rsidRPr="00024E6D">
        <w:rPr>
          <w:rFonts w:ascii="Times New Roman" w:hAnsi="Times New Roman" w:cs="Times New Roman"/>
        </w:rPr>
        <w:t xml:space="preserve">there was </w:t>
      </w:r>
      <w:r w:rsidR="00EF5023" w:rsidRPr="00024E6D">
        <w:rPr>
          <w:rFonts w:ascii="Times New Roman" w:hAnsi="Times New Roman" w:cs="Times New Roman"/>
        </w:rPr>
        <w:t>a</w:t>
      </w:r>
      <w:r w:rsidR="002A1D24" w:rsidRPr="00024E6D">
        <w:rPr>
          <w:rFonts w:ascii="Times New Roman" w:hAnsi="Times New Roman" w:cs="Times New Roman"/>
        </w:rPr>
        <w:t xml:space="preserve"> small to moderate effect of feedback for all clients (SMD = .40)</w:t>
      </w:r>
      <w:r w:rsidR="00850CC0" w:rsidRPr="00024E6D">
        <w:rPr>
          <w:rFonts w:ascii="Times New Roman" w:hAnsi="Times New Roman" w:cs="Times New Roman"/>
        </w:rPr>
        <w:t xml:space="preserve">, with significantly more clients achieving a reliable positive change, but no significant effect in reducing deterioration. </w:t>
      </w:r>
      <w:r w:rsidR="00F571E5">
        <w:rPr>
          <w:rFonts w:ascii="Times New Roman" w:hAnsi="Times New Roman" w:cs="Times New Roman"/>
        </w:rPr>
        <w:t xml:space="preserve">A </w:t>
      </w:r>
      <w:r w:rsidR="0025699E">
        <w:rPr>
          <w:rFonts w:ascii="Times New Roman" w:hAnsi="Times New Roman" w:cs="Times New Roman"/>
        </w:rPr>
        <w:t xml:space="preserve">2016 systematic review found more moderate results, with </w:t>
      </w:r>
      <w:r w:rsidR="0069718A">
        <w:rPr>
          <w:rFonts w:ascii="Times New Roman" w:hAnsi="Times New Roman" w:cs="Times New Roman"/>
        </w:rPr>
        <w:t>just over half of studies showing a positive effect of feedback</w:t>
      </w:r>
      <w:r w:rsidR="00D11BB1">
        <w:rPr>
          <w:rFonts w:ascii="Times New Roman" w:hAnsi="Times New Roman" w:cs="Times New Roman"/>
        </w:rPr>
        <w:t xml:space="preserve"> </w:t>
      </w:r>
      <w:r w:rsidR="00D11BB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Edbrooke-Childs, Fink, Deighton, &amp; Wolpert, 2016)","plainTextFormattedCitation":"(Gondek, Edbrooke-Childs, Fink, Deighton, &amp; Wolpert, 2016)","previouslyFormattedCitation":"(Gondek, Edbrooke-Childs, Fink, Deighton, &amp; Wolpert, 2016)"},"properties":{"noteIndex":0},"schema":"https://github.com/citation-style-language/schema/raw/master/csl-citation.json"}</w:instrText>
      </w:r>
      <w:r w:rsidR="00D11BB1">
        <w:rPr>
          <w:rFonts w:ascii="Times New Roman" w:hAnsi="Times New Roman" w:cs="Times New Roman"/>
        </w:rPr>
        <w:fldChar w:fldCharType="separate"/>
      </w:r>
      <w:r w:rsidR="00013624" w:rsidRPr="00013624">
        <w:rPr>
          <w:rFonts w:ascii="Times New Roman" w:hAnsi="Times New Roman" w:cs="Times New Roman"/>
          <w:noProof/>
        </w:rPr>
        <w:t>(Gondek, Edbrooke-Childs, Fink, Deighton, &amp; Wolpert, 2016)</w:t>
      </w:r>
      <w:r w:rsidR="00D11BB1">
        <w:rPr>
          <w:rFonts w:ascii="Times New Roman" w:hAnsi="Times New Roman" w:cs="Times New Roman"/>
        </w:rPr>
        <w:fldChar w:fldCharType="end"/>
      </w:r>
      <w:r w:rsidR="00D11BB1">
        <w:rPr>
          <w:rFonts w:ascii="Times New Roman" w:hAnsi="Times New Roman" w:cs="Times New Roman"/>
        </w:rPr>
        <w:t xml:space="preserve">. </w:t>
      </w:r>
      <w:r w:rsidR="00080861">
        <w:rPr>
          <w:rFonts w:ascii="Times New Roman" w:hAnsi="Times New Roman" w:cs="Times New Roman"/>
        </w:rPr>
        <w:t xml:space="preserve">When considering only </w:t>
      </w:r>
      <w:r w:rsidR="006F7F90">
        <w:rPr>
          <w:rFonts w:ascii="Times New Roman" w:hAnsi="Times New Roman" w:cs="Times New Roman"/>
        </w:rPr>
        <w:t>off track</w:t>
      </w:r>
      <w:r w:rsidR="00080861">
        <w:rPr>
          <w:rFonts w:ascii="Times New Roman" w:hAnsi="Times New Roman" w:cs="Times New Roman"/>
        </w:rPr>
        <w:t xml:space="preserve"> clients, however, </w:t>
      </w:r>
      <w:r w:rsidR="001B54DA">
        <w:rPr>
          <w:rFonts w:ascii="Times New Roman" w:hAnsi="Times New Roman" w:cs="Times New Roman"/>
        </w:rPr>
        <w:t xml:space="preserve">73% of studies found a positive effect. </w:t>
      </w:r>
    </w:p>
    <w:p w14:paraId="1BF5E049" w14:textId="410276D0" w:rsidR="002B0863" w:rsidRPr="00A03755" w:rsidRDefault="00586372" w:rsidP="00013624">
      <w:pPr>
        <w:spacing w:line="480" w:lineRule="auto"/>
        <w:rPr>
          <w:rFonts w:ascii="Times New Roman" w:hAnsi="Times New Roman" w:cs="Times New Roman"/>
        </w:rPr>
      </w:pPr>
      <w:r>
        <w:rPr>
          <w:rFonts w:ascii="Times New Roman" w:hAnsi="Times New Roman" w:cs="Times New Roman"/>
        </w:rPr>
        <w:t xml:space="preserve">While </w:t>
      </w:r>
      <w:r w:rsidR="004A4780">
        <w:rPr>
          <w:rFonts w:ascii="Times New Roman" w:hAnsi="Times New Roman" w:cs="Times New Roman"/>
        </w:rPr>
        <w:t>a majority of studies</w:t>
      </w:r>
      <w:r w:rsidR="00225C9B">
        <w:rPr>
          <w:rFonts w:ascii="Times New Roman" w:hAnsi="Times New Roman" w:cs="Times New Roman"/>
        </w:rPr>
        <w:t xml:space="preserve"> support the effectiveness of feedback, it is important to understand </w:t>
      </w:r>
      <w:r w:rsidR="00F355B9">
        <w:rPr>
          <w:rFonts w:ascii="Times New Roman" w:hAnsi="Times New Roman" w:cs="Times New Roman"/>
        </w:rPr>
        <w:t xml:space="preserve">why </w:t>
      </w:r>
      <w:r w:rsidR="00433B3E">
        <w:rPr>
          <w:rFonts w:ascii="Times New Roman" w:hAnsi="Times New Roman" w:cs="Times New Roman"/>
        </w:rPr>
        <w:t>feedback is effective</w:t>
      </w:r>
      <w:r w:rsidR="005E49B8">
        <w:rPr>
          <w:rFonts w:ascii="Times New Roman" w:hAnsi="Times New Roman" w:cs="Times New Roman"/>
        </w:rPr>
        <w:t>, under what conditions, and for whom. A</w:t>
      </w:r>
      <w:r w:rsidR="00433B3E">
        <w:rPr>
          <w:rFonts w:ascii="Times New Roman" w:hAnsi="Times New Roman" w:cs="Times New Roman"/>
        </w:rPr>
        <w:t xml:space="preserve">nswering these questions may shed light on the </w:t>
      </w:r>
      <w:r w:rsidR="0005788B">
        <w:rPr>
          <w:rFonts w:ascii="Times New Roman" w:hAnsi="Times New Roman" w:cs="Times New Roman"/>
        </w:rPr>
        <w:t xml:space="preserve">minority of </w:t>
      </w:r>
      <w:r w:rsidR="00433B3E">
        <w:rPr>
          <w:rFonts w:ascii="Times New Roman" w:hAnsi="Times New Roman" w:cs="Times New Roman"/>
        </w:rPr>
        <w:t>studies in which feedback was not found to improve outcomes</w:t>
      </w:r>
      <w:r w:rsidR="0005788B">
        <w:rPr>
          <w:rFonts w:ascii="Times New Roman" w:hAnsi="Times New Roman" w:cs="Times New Roman"/>
        </w:rPr>
        <w:t>.</w:t>
      </w:r>
      <w:r w:rsidR="00A46019">
        <w:rPr>
          <w:rFonts w:ascii="Times New Roman" w:hAnsi="Times New Roman" w:cs="Times New Roman"/>
        </w:rPr>
        <w:t xml:space="preserve"> </w:t>
      </w:r>
      <w:r w:rsidR="00C40DE9" w:rsidRPr="00A03755">
        <w:rPr>
          <w:rFonts w:ascii="Times New Roman" w:hAnsi="Times New Roman" w:cs="Times New Roman"/>
        </w:rPr>
        <w:t xml:space="preserve">Contextual </w:t>
      </w:r>
      <w:r w:rsidR="008D6C11">
        <w:rPr>
          <w:rFonts w:ascii="Times New Roman" w:hAnsi="Times New Roman" w:cs="Times New Roman"/>
        </w:rPr>
        <w:t>F</w:t>
      </w:r>
      <w:r w:rsidR="00C40DE9" w:rsidRPr="00A03755">
        <w:rPr>
          <w:rFonts w:ascii="Times New Roman" w:hAnsi="Times New Roman" w:cs="Times New Roman"/>
        </w:rPr>
        <w:t xml:space="preserve">eedback </w:t>
      </w:r>
      <w:r w:rsidR="008D6C11">
        <w:rPr>
          <w:rFonts w:ascii="Times New Roman" w:hAnsi="Times New Roman" w:cs="Times New Roman"/>
        </w:rPr>
        <w:t>I</w:t>
      </w:r>
      <w:r w:rsidR="00973E21">
        <w:rPr>
          <w:rFonts w:ascii="Times New Roman" w:hAnsi="Times New Roman" w:cs="Times New Roman"/>
        </w:rPr>
        <w:t xml:space="preserve">ntervention </w:t>
      </w:r>
      <w:r w:rsidR="008D6C11">
        <w:rPr>
          <w:rFonts w:ascii="Times New Roman" w:hAnsi="Times New Roman" w:cs="Times New Roman"/>
        </w:rPr>
        <w:t>T</w:t>
      </w:r>
      <w:r w:rsidR="00C40DE9" w:rsidRPr="00A03755">
        <w:rPr>
          <w:rFonts w:ascii="Times New Roman" w:hAnsi="Times New Roman" w:cs="Times New Roman"/>
        </w:rPr>
        <w:t xml:space="preserve">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Riemer, &amp; Bickman, 2005)","plainTextFormattedCitation":"(Sapyta, Riemer, &amp; Bickman, 2005)","previouslyFormattedCitation":"(Sapyta, Riemer, &amp; Bickman, 2005)"},"properties":{"noteIndex":0},"schema":"https://github.com/citation-style-language/schema/raw/master/csl-citation.json"}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(Sapyta, Riemer, &amp; Bickman, 2005)</w:t>
      </w:r>
      <w:r w:rsidR="008B4A0B">
        <w:rPr>
          <w:rFonts w:ascii="Times New Roman" w:hAnsi="Times New Roman" w:cs="Times New Roman"/>
        </w:rPr>
        <w:fldChar w:fldCharType="end"/>
      </w:r>
      <w:r w:rsidR="008B4A0B">
        <w:rPr>
          <w:rFonts w:ascii="Times New Roman" w:hAnsi="Times New Roman" w:cs="Times New Roman"/>
        </w:rPr>
        <w:t xml:space="preserve"> </w:t>
      </w:r>
      <w:r w:rsidR="00C40DE9" w:rsidRPr="00A03755">
        <w:rPr>
          <w:rFonts w:ascii="Times New Roman" w:hAnsi="Times New Roman" w:cs="Times New Roman"/>
        </w:rPr>
        <w:t xml:space="preserve">suggests that </w:t>
      </w:r>
      <w:r w:rsidR="00F518B1" w:rsidRPr="00A03755">
        <w:rPr>
          <w:rFonts w:ascii="Times New Roman" w:hAnsi="Times New Roman" w:cs="Times New Roman"/>
        </w:rPr>
        <w:t xml:space="preserve">in order for feedback to be effective, </w:t>
      </w:r>
      <w:r w:rsidR="00AA3A7F" w:rsidRPr="00A03755">
        <w:rPr>
          <w:rFonts w:ascii="Times New Roman" w:hAnsi="Times New Roman" w:cs="Times New Roman"/>
        </w:rPr>
        <w:t xml:space="preserve">it has to provide additional information beyond what a therapist could </w:t>
      </w:r>
      <w:r w:rsidR="004F3334" w:rsidRPr="00A03755">
        <w:rPr>
          <w:rFonts w:ascii="Times New Roman" w:hAnsi="Times New Roman" w:cs="Times New Roman"/>
        </w:rPr>
        <w:t xml:space="preserve">glean from the client on their own. Studies showing that clinicians fail to </w:t>
      </w:r>
      <w:r w:rsidR="00E87C88" w:rsidRPr="00A03755">
        <w:rPr>
          <w:rFonts w:ascii="Times New Roman" w:hAnsi="Times New Roman" w:cs="Times New Roman"/>
        </w:rPr>
        <w:t xml:space="preserve">identify worsening in their own clients, even when provided with the base rate of </w:t>
      </w:r>
      <w:r w:rsidR="003F3F5E">
        <w:rPr>
          <w:rFonts w:ascii="Times New Roman" w:hAnsi="Times New Roman" w:cs="Times New Roman"/>
        </w:rPr>
        <w:t>deterioration</w:t>
      </w:r>
      <w:r w:rsidR="00E87C88" w:rsidRPr="00A03755">
        <w:rPr>
          <w:rFonts w:ascii="Times New Roman" w:hAnsi="Times New Roman" w:cs="Times New Roman"/>
        </w:rPr>
        <w:t xml:space="preserve">, suggest that feedback does just that </w:t>
      </w:r>
      <w:r w:rsidR="007715B2">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{"citationItems":[{"id":"ITEM-1","itemData":{"DOI":"10.1002/jclp.20108","ISSN":"0021-9762","PMID":"15609357","abstract":"Many branches of medicine rely heavily on lab tests to monitor client treatment response and use this information to modify their treatment. By contrast, those who offer psychological interventions seldom rely on formal assessments (lab tests) to monitor their clients' response to treatment. Data are presented that demonstrate that clinicians rarely accurately predict who will not benefit from psychotherapy. This finding is contrasted with the use of a questionnaire (lab test data) and decision rules on the basis of a client's expected progress. Results have indicated that formal methods of monitoring were able to identify 100% of the patients whose condition had deteriorated at termination, and 85% by the time they had attended three treatment sessions. Practitioners are encouraged to consider formal methods of identifying the deteriorating client.","author":[{"dropping-particle":"","family":"Hannan","given":"Corinne","non-dropping-particle":"","parse-names":false,"suffix":""},{"dropping-particle":"","family":"Lambert","given":"Michael J","non-dropping-particle":"","parse-names":false,"suffix":""},{"dropping-particle":"","family":"Harmon","given":"Cory","non-dropping-particle":"","parse-names":false,"suffix":""},{"dropping-particle":"","family":"Nielsen","given":"Stevan Lars","non-dropping-particle":"","parse-names":false,"suffix":""},{"dropping-particle":"","family":"Smart","given":"David W","non-dropping-particle":"","parse-names":false,"suffix":""},{"dropping-particle":"","family":"Shimokawa","given":"Kenichi","non-dropping-particle":"","parse-names":false,"suffix":""},{"dropping-particle":"","family":"Sutton","given":"Scott W","non-dropping-particle":"","parse-names":false,"suffix":""}],"container-title":"Journal of clinical psychology","id":"ITEM-1","issue":"2","issued":{"date-parts":[["2005","2"]]},"note":"Therapists can't predict outcome","page":"155-163","title":"A lab test and algorithms for identifying clients at risk for treatment failure","type":"article-journal","volume":"61"},"uris":["http://www.mendeley.com/documents/?uuid=bc45e44d-22a7-43ef-8b87-b82c939aa548"]}],"mendeley":{"formattedCitation":"(Hannan et al., 2005)","plainTextFormattedCitation":"(Hannan et al., 2005)","previouslyFormattedCitation":"(Hannan et al., 2005)"},"properties":{"noteIndex":0},"schema":"https://github.com/citation-style-language/schema/raw/master/csl-citation.json"}</w:instrText>
      </w:r>
      <w:r w:rsidR="007715B2">
        <w:rPr>
          <w:rFonts w:ascii="Times New Roman" w:hAnsi="Times New Roman" w:cs="Times New Roman"/>
        </w:rPr>
        <w:fldChar w:fldCharType="separate"/>
      </w:r>
      <w:r w:rsidR="00013624" w:rsidRPr="00013624">
        <w:rPr>
          <w:rFonts w:ascii="Times New Roman" w:hAnsi="Times New Roman" w:cs="Times New Roman"/>
          <w:noProof/>
        </w:rPr>
        <w:t>(Hannan et al., 2005)</w:t>
      </w:r>
      <w:r w:rsidR="007715B2">
        <w:rPr>
          <w:rFonts w:ascii="Times New Roman" w:hAnsi="Times New Roman" w:cs="Times New Roman"/>
        </w:rPr>
        <w:fldChar w:fldCharType="end"/>
      </w:r>
      <w:r w:rsidR="00E87C88" w:rsidRPr="00A03755">
        <w:rPr>
          <w:rFonts w:ascii="Times New Roman" w:hAnsi="Times New Roman" w:cs="Times New Roman"/>
        </w:rPr>
        <w:t xml:space="preserve">. </w:t>
      </w:r>
      <w:r w:rsidR="00B073E6" w:rsidRPr="00A03755">
        <w:rPr>
          <w:rFonts w:ascii="Times New Roman" w:hAnsi="Times New Roman" w:cs="Times New Roman"/>
        </w:rPr>
        <w:t>Additionally, the feedback must be</w:t>
      </w:r>
      <w:r w:rsidR="00477CD4" w:rsidRPr="00A03755">
        <w:rPr>
          <w:rFonts w:ascii="Times New Roman" w:hAnsi="Times New Roman" w:cs="Times New Roman"/>
        </w:rPr>
        <w:t xml:space="preserve"> actionable and</w:t>
      </w:r>
      <w:r w:rsidR="00B073E6" w:rsidRPr="00A03755">
        <w:rPr>
          <w:rFonts w:ascii="Times New Roman" w:hAnsi="Times New Roman" w:cs="Times New Roman"/>
        </w:rPr>
        <w:t xml:space="preserve"> timely</w:t>
      </w:r>
      <w:r w:rsidR="004B1D81" w:rsidRPr="00A03755">
        <w:rPr>
          <w:rFonts w:ascii="Times New Roman" w:hAnsi="Times New Roman" w:cs="Times New Roman"/>
        </w:rPr>
        <w:t xml:space="preserve">. </w:t>
      </w:r>
      <w:r w:rsidR="00225C9B">
        <w:rPr>
          <w:rFonts w:ascii="Times New Roman" w:hAnsi="Times New Roman" w:cs="Times New Roman"/>
        </w:rPr>
        <w:t>F</w:t>
      </w:r>
      <w:r w:rsidR="004B1D81" w:rsidRPr="00A03755">
        <w:rPr>
          <w:rFonts w:ascii="Times New Roman" w:hAnsi="Times New Roman" w:cs="Times New Roman"/>
        </w:rPr>
        <w:t xml:space="preserve">eedback </w:t>
      </w:r>
      <w:r w:rsidR="00225C9B">
        <w:rPr>
          <w:rFonts w:ascii="Times New Roman" w:hAnsi="Times New Roman" w:cs="Times New Roman"/>
        </w:rPr>
        <w:t xml:space="preserve">should </w:t>
      </w:r>
      <w:r w:rsidR="004B1D81" w:rsidRPr="00A03755">
        <w:rPr>
          <w:rFonts w:ascii="Times New Roman" w:hAnsi="Times New Roman" w:cs="Times New Roman"/>
        </w:rPr>
        <w:t xml:space="preserve">be delivered </w:t>
      </w:r>
      <w:r w:rsidR="00225C9B">
        <w:rPr>
          <w:rFonts w:ascii="Times New Roman" w:hAnsi="Times New Roman" w:cs="Times New Roman"/>
        </w:rPr>
        <w:t xml:space="preserve">regularly, optimally </w:t>
      </w:r>
      <w:r w:rsidR="004B1D81" w:rsidRPr="00A03755">
        <w:rPr>
          <w:rFonts w:ascii="Times New Roman" w:hAnsi="Times New Roman" w:cs="Times New Roman"/>
        </w:rPr>
        <w:t>on a session by session basis</w:t>
      </w:r>
      <w:r w:rsidR="00225C9B">
        <w:rPr>
          <w:rFonts w:ascii="Times New Roman" w:hAnsi="Times New Roman" w:cs="Times New Roman"/>
        </w:rPr>
        <w:t>,</w:t>
      </w:r>
      <w:r w:rsidR="004B1D81" w:rsidRPr="00A03755">
        <w:rPr>
          <w:rFonts w:ascii="Times New Roman" w:hAnsi="Times New Roman" w:cs="Times New Roman"/>
        </w:rPr>
        <w:t xml:space="preserve"> when treatment can still be altered, not at the end once </w:t>
      </w:r>
      <w:r w:rsidR="00374A90" w:rsidRPr="00A03755">
        <w:rPr>
          <w:rFonts w:ascii="Times New Roman" w:hAnsi="Times New Roman" w:cs="Times New Roman"/>
        </w:rPr>
        <w:t xml:space="preserve">deterioration has already occurred. </w:t>
      </w:r>
      <w:r w:rsidR="002B0863" w:rsidRPr="00A03755">
        <w:rPr>
          <w:rFonts w:ascii="Times New Roman" w:hAnsi="Times New Roman" w:cs="Times New Roman"/>
        </w:rPr>
        <w:t xml:space="preserve">Similarly, Feedback Intervention Theory </w:t>
      </w:r>
      <w:r w:rsidR="008B4A0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{"citationItems":[{"id":"ITEM-1","itemData":{"DOI":"10.1037//0033-2909.119.2.254","ISSN":"0033-2909","abstract":"Since the beginning of the century, feedback interventions (FIs) produced negative-but largely ignored-effects on performance. A meta-analysis (607 effect sizes; 23,663 observations) suggests that FIs improved performance on average d =.41) but that over one-third of the FIs decreased performance. This finding cannot be explained by sampling error, feedback sign, or existing theories. The authors proposed a preliminary FI theory (FIT) and tested it with moderator analyses. The central assumption of FIT is that FIs change the locus of attention among 3 general and hierarchically organized levels of control: task learning, task motivation, and meta-tasks (including self-related) processes. The results suggest that FI effectiveness decreases as attention moves up the hierarchy closer to the self and away from the task. These findings are further moderated by task characteristics that are still poorly understood.","author":[{"dropping-particle":"","family":"Kluger","given":"Avraham N.","non-dropping-particle":"","parse-names":false,"suffix":""},{"dropping-particle":"","family":"DeNisi","given":"Angelo","non-dropping-particle":"","parse-names":false,"suffix":""}],"container-title":"Psychological Bulletin","id":"ITEM-1","issue":"2","issued":{"date-parts":[["1996"]]},"page":"254-284","title":"Effects of feedback intervention on performance: A historical review, a meta-analysis, and a preliminary feedback intervention theory.","type":"article-journal","volume":"119"},"uris":["http://www.mendeley.com/documents/?uuid=f9cca8a3-f6fd-4a09-924f-0d3d0e6e43fe"]}],"mendeley":{"formattedCitation":"(Kluger &amp; DeNisi, 1996)","plainTextFormattedCitation":"(Kluger &amp; DeNisi, 1996)","previouslyFormattedCitation":"(Kluger &amp; DeNisi, 1996)"},"properties":{"noteIndex":0},"schema":"https://github.com/citation-style-language/schema/raw/master/csl-citation.json"}</w:instrText>
      </w:r>
      <w:r w:rsidR="008B4A0B">
        <w:rPr>
          <w:rFonts w:ascii="Times New Roman" w:hAnsi="Times New Roman" w:cs="Times New Roman"/>
        </w:rPr>
        <w:fldChar w:fldCharType="separate"/>
      </w:r>
      <w:r w:rsidR="00013624" w:rsidRPr="00013624">
        <w:rPr>
          <w:rFonts w:ascii="Times New Roman" w:hAnsi="Times New Roman" w:cs="Times New Roman"/>
          <w:noProof/>
        </w:rPr>
        <w:t>(Kluger &amp; DeNisi, 1996)</w:t>
      </w:r>
      <w:r w:rsidR="008B4A0B">
        <w:rPr>
          <w:rFonts w:ascii="Times New Roman" w:hAnsi="Times New Roman" w:cs="Times New Roman"/>
        </w:rPr>
        <w:fldChar w:fldCharType="end"/>
      </w:r>
      <w:r w:rsidR="008B4A0B">
        <w:rPr>
          <w:rFonts w:ascii="Times New Roman" w:hAnsi="Times New Roman" w:cs="Times New Roman"/>
        </w:rPr>
        <w:t xml:space="preserve"> </w:t>
      </w:r>
      <w:r w:rsidR="00D64F3E" w:rsidRPr="00A03755">
        <w:rPr>
          <w:rFonts w:ascii="Times New Roman" w:hAnsi="Times New Roman" w:cs="Times New Roman"/>
        </w:rPr>
        <w:t>suggest</w:t>
      </w:r>
      <w:r w:rsidR="00687031">
        <w:rPr>
          <w:rFonts w:ascii="Times New Roman" w:hAnsi="Times New Roman" w:cs="Times New Roman"/>
        </w:rPr>
        <w:t>s</w:t>
      </w:r>
      <w:r w:rsidR="00D64F3E" w:rsidRPr="00A03755">
        <w:rPr>
          <w:rFonts w:ascii="Times New Roman" w:hAnsi="Times New Roman" w:cs="Times New Roman"/>
        </w:rPr>
        <w:t xml:space="preserve"> that feedback </w:t>
      </w:r>
      <w:ins w:id="1" w:author="Rebecca Janis" w:date="2020-05-27T17:27:00Z">
        <w:r w:rsidR="00F24C46">
          <w:rPr>
            <w:rFonts w:ascii="Times New Roman" w:hAnsi="Times New Roman" w:cs="Times New Roman"/>
          </w:rPr>
          <w:t xml:space="preserve">works by </w:t>
        </w:r>
      </w:ins>
      <w:r w:rsidR="00D64F3E" w:rsidRPr="00A03755">
        <w:rPr>
          <w:rFonts w:ascii="Times New Roman" w:hAnsi="Times New Roman" w:cs="Times New Roman"/>
        </w:rPr>
        <w:t>elicit</w:t>
      </w:r>
      <w:ins w:id="2" w:author="Rebecca Janis" w:date="2020-05-27T17:27:00Z">
        <w:r w:rsidR="00F24C46">
          <w:rPr>
            <w:rFonts w:ascii="Times New Roman" w:hAnsi="Times New Roman" w:cs="Times New Roman"/>
          </w:rPr>
          <w:t>ing</w:t>
        </w:r>
      </w:ins>
      <w:del w:id="3" w:author="Rebecca Janis" w:date="2020-05-27T17:27:00Z">
        <w:r w:rsidR="00D64F3E" w:rsidRPr="00A03755" w:rsidDel="00F24C46">
          <w:rPr>
            <w:rFonts w:ascii="Times New Roman" w:hAnsi="Times New Roman" w:cs="Times New Roman"/>
          </w:rPr>
          <w:delText>s</w:delText>
        </w:r>
      </w:del>
      <w:r w:rsidR="002B0863" w:rsidRPr="00A03755">
        <w:rPr>
          <w:rFonts w:ascii="Times New Roman" w:hAnsi="Times New Roman" w:cs="Times New Roman"/>
        </w:rPr>
        <w:t xml:space="preserve"> a comparison between actual and desired p</w:t>
      </w:r>
      <w:r w:rsidR="00DC374F" w:rsidRPr="00A03755">
        <w:rPr>
          <w:rFonts w:ascii="Times New Roman" w:hAnsi="Times New Roman" w:cs="Times New Roman"/>
        </w:rPr>
        <w:t>rogress</w:t>
      </w:r>
      <w:r w:rsidR="00547F90" w:rsidRPr="00A03755">
        <w:rPr>
          <w:rFonts w:ascii="Times New Roman" w:hAnsi="Times New Roman" w:cs="Times New Roman"/>
        </w:rPr>
        <w:t>.</w:t>
      </w:r>
      <w:r w:rsidR="002B0863" w:rsidRPr="00A03755">
        <w:rPr>
          <w:rFonts w:ascii="Times New Roman" w:hAnsi="Times New Roman" w:cs="Times New Roman"/>
        </w:rPr>
        <w:t xml:space="preserve"> A discrepancy </w:t>
      </w:r>
      <w:r w:rsidR="00547F90" w:rsidRPr="00A03755">
        <w:rPr>
          <w:rFonts w:ascii="Times New Roman" w:hAnsi="Times New Roman" w:cs="Times New Roman"/>
        </w:rPr>
        <w:t xml:space="preserve">between the two </w:t>
      </w:r>
      <w:r w:rsidR="002B0863" w:rsidRPr="00A03755">
        <w:rPr>
          <w:rFonts w:ascii="Times New Roman" w:hAnsi="Times New Roman" w:cs="Times New Roman"/>
        </w:rPr>
        <w:t xml:space="preserve">may </w:t>
      </w:r>
      <w:r w:rsidR="00A50A12" w:rsidRPr="00A03755">
        <w:rPr>
          <w:rFonts w:ascii="Times New Roman" w:hAnsi="Times New Roman" w:cs="Times New Roman"/>
        </w:rPr>
        <w:t xml:space="preserve">prompt therapists to </w:t>
      </w:r>
      <w:r w:rsidR="000C0217" w:rsidRPr="00A03755">
        <w:rPr>
          <w:rFonts w:ascii="Times New Roman" w:hAnsi="Times New Roman" w:cs="Times New Roman"/>
        </w:rPr>
        <w:t xml:space="preserve">change their treatment plan or relax adherence to a specific model of treatment. </w:t>
      </w:r>
    </w:p>
    <w:p w14:paraId="597D3F1B" w14:textId="568F9C2C" w:rsidR="00C30E37" w:rsidRDefault="00283C73" w:rsidP="00013624">
      <w:pPr>
        <w:spacing w:line="480" w:lineRule="auto"/>
        <w:rPr>
          <w:rFonts w:ascii="Times New Roman" w:hAnsi="Times New Roman" w:cs="Times New Roman"/>
        </w:rPr>
      </w:pPr>
      <w:r>
        <w:rPr>
          <w:rFonts w:ascii="Times New Roman" w:hAnsi="Times New Roman" w:cs="Times New Roman"/>
        </w:rPr>
        <w:t>In addition to</w:t>
      </w:r>
      <w:r w:rsidR="00E464A9">
        <w:rPr>
          <w:rFonts w:ascii="Times New Roman" w:hAnsi="Times New Roman" w:cs="Times New Roman"/>
        </w:rPr>
        <w:t xml:space="preserve"> t</w:t>
      </w:r>
      <w:r w:rsidR="0020565F">
        <w:rPr>
          <w:rFonts w:ascii="Times New Roman" w:hAnsi="Times New Roman" w:cs="Times New Roman"/>
        </w:rPr>
        <w:t>he</w:t>
      </w:r>
      <w:r w:rsidR="00A46019">
        <w:rPr>
          <w:rFonts w:ascii="Times New Roman" w:hAnsi="Times New Roman" w:cs="Times New Roman"/>
        </w:rPr>
        <w:t>ories</w:t>
      </w:r>
      <w:r w:rsidR="0020565F">
        <w:rPr>
          <w:rFonts w:ascii="Times New Roman" w:hAnsi="Times New Roman" w:cs="Times New Roman"/>
        </w:rPr>
        <w:t xml:space="preserve"> on mechanisms by which feedback improves outcomes, </w:t>
      </w:r>
      <w:r w:rsidR="006D61DD">
        <w:rPr>
          <w:rFonts w:ascii="Times New Roman" w:hAnsi="Times New Roman" w:cs="Times New Roman"/>
        </w:rPr>
        <w:t xml:space="preserve">research comparing the effects of feedback for all clients versus only </w:t>
      </w:r>
      <w:r w:rsidR="007715B2">
        <w:rPr>
          <w:rFonts w:ascii="Times New Roman" w:hAnsi="Times New Roman" w:cs="Times New Roman"/>
        </w:rPr>
        <w:t>off</w:t>
      </w:r>
      <w:r w:rsidR="00803066">
        <w:rPr>
          <w:rFonts w:ascii="Times New Roman" w:hAnsi="Times New Roman" w:cs="Times New Roman"/>
        </w:rPr>
        <w:t xml:space="preserve"> </w:t>
      </w:r>
      <w:r w:rsidR="007715B2">
        <w:rPr>
          <w:rFonts w:ascii="Times New Roman" w:hAnsi="Times New Roman" w:cs="Times New Roman"/>
        </w:rPr>
        <w:t>track</w:t>
      </w:r>
      <w:r w:rsidR="006D61DD">
        <w:rPr>
          <w:rFonts w:ascii="Times New Roman" w:hAnsi="Times New Roman" w:cs="Times New Roman"/>
        </w:rPr>
        <w:t xml:space="preserve"> clients </w:t>
      </w:r>
      <w:r w:rsidR="00803066">
        <w:rPr>
          <w:rFonts w:ascii="Times New Roman" w:hAnsi="Times New Roman" w:cs="Times New Roman"/>
        </w:rPr>
        <w:t>begins</w:t>
      </w:r>
      <w:r w:rsidR="00225C9B">
        <w:rPr>
          <w:rFonts w:ascii="Times New Roman" w:hAnsi="Times New Roman" w:cs="Times New Roman"/>
        </w:rPr>
        <w:t xml:space="preserve"> </w:t>
      </w:r>
      <w:r w:rsidR="006D61DD">
        <w:rPr>
          <w:rFonts w:ascii="Times New Roman" w:hAnsi="Times New Roman" w:cs="Times New Roman"/>
        </w:rPr>
        <w:t xml:space="preserve">to answer the </w:t>
      </w:r>
      <w:r w:rsidR="00DA125C">
        <w:rPr>
          <w:rFonts w:ascii="Times New Roman" w:hAnsi="Times New Roman" w:cs="Times New Roman"/>
        </w:rPr>
        <w:t xml:space="preserve">question of when feedback is effective. As </w:t>
      </w:r>
      <w:r w:rsidR="001B0FE2">
        <w:rPr>
          <w:rFonts w:ascii="Times New Roman" w:hAnsi="Times New Roman" w:cs="Times New Roman"/>
        </w:rPr>
        <w:t>found in the meta-analys</w:t>
      </w:r>
      <w:ins w:id="4" w:author="Rebecca Janis" w:date="2020-05-27T17:28:00Z">
        <w:r w:rsidR="008A7C19">
          <w:rPr>
            <w:rFonts w:ascii="Times New Roman" w:hAnsi="Times New Roman" w:cs="Times New Roman"/>
          </w:rPr>
          <w:t>e</w:t>
        </w:r>
      </w:ins>
      <w:del w:id="5" w:author="Rebecca Janis" w:date="2020-05-27T17:28:00Z">
        <w:r w:rsidR="001B0FE2" w:rsidDel="008A7C19">
          <w:rPr>
            <w:rFonts w:ascii="Times New Roman" w:hAnsi="Times New Roman" w:cs="Times New Roman"/>
          </w:rPr>
          <w:delText>e</w:delText>
        </w:r>
      </w:del>
      <w:r w:rsidR="001B0FE2">
        <w:rPr>
          <w:rFonts w:ascii="Times New Roman" w:hAnsi="Times New Roman" w:cs="Times New Roman"/>
        </w:rPr>
        <w:t xml:space="preserve">s and systematic review </w:t>
      </w:r>
      <w:r w:rsidR="001B0FE2">
        <w:rPr>
          <w:rFonts w:ascii="Times New Roman" w:hAnsi="Times New Roman" w:cs="Times New Roman"/>
        </w:rPr>
        <w:lastRenderedPageBreak/>
        <w:t xml:space="preserve">outlined above, the effect </w:t>
      </w:r>
      <w:r w:rsidR="00193011">
        <w:rPr>
          <w:rFonts w:ascii="Times New Roman" w:hAnsi="Times New Roman" w:cs="Times New Roman"/>
        </w:rPr>
        <w:t xml:space="preserve">of feedback on symptom improvement </w:t>
      </w:r>
      <w:r w:rsidR="003C0329">
        <w:rPr>
          <w:rFonts w:ascii="Times New Roman" w:hAnsi="Times New Roman" w:cs="Times New Roman"/>
        </w:rPr>
        <w:t>is</w:t>
      </w:r>
      <w:r w:rsidR="001B0FE2">
        <w:rPr>
          <w:rFonts w:ascii="Times New Roman" w:hAnsi="Times New Roman" w:cs="Times New Roman"/>
        </w:rPr>
        <w:t xml:space="preserve"> stronge</w:t>
      </w:r>
      <w:r w:rsidR="008950ED">
        <w:rPr>
          <w:rFonts w:ascii="Times New Roman" w:hAnsi="Times New Roman" w:cs="Times New Roman"/>
        </w:rPr>
        <w:t>st</w:t>
      </w:r>
      <w:r w:rsidR="001B0FE2">
        <w:rPr>
          <w:rFonts w:ascii="Times New Roman" w:hAnsi="Times New Roman" w:cs="Times New Roman"/>
        </w:rPr>
        <w:t xml:space="preserve"> </w:t>
      </w:r>
      <w:r w:rsidR="003C0329">
        <w:rPr>
          <w:rFonts w:ascii="Times New Roman" w:hAnsi="Times New Roman" w:cs="Times New Roman"/>
        </w:rPr>
        <w:t xml:space="preserve">for </w:t>
      </w:r>
      <w:r w:rsidR="001B0FE2">
        <w:rPr>
          <w:rFonts w:ascii="Times New Roman" w:hAnsi="Times New Roman" w:cs="Times New Roman"/>
        </w:rPr>
        <w:t>off track clients, but this does n</w:t>
      </w:r>
      <w:r w:rsidR="00F67D3F">
        <w:rPr>
          <w:rFonts w:ascii="Times New Roman" w:hAnsi="Times New Roman" w:cs="Times New Roman"/>
        </w:rPr>
        <w:t>ot rule out an attenuated effect for on track clients</w:t>
      </w:r>
      <w:r w:rsidR="003C0329">
        <w:rPr>
          <w:rFonts w:ascii="Times New Roman" w:hAnsi="Times New Roman" w:cs="Times New Roman"/>
        </w:rPr>
        <w:t xml:space="preserve">, and several studies found that even for on track clients, outcomes are improved when they receive feedback </w:t>
      </w:r>
      <w:r w:rsidRPr="00E547EA">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{"citationItems":[{"id":"ITEM-1","itemData":{"DOI":"10.1080/10503307.2014.928756","ISSN":"14684381","abstract":"Abstract It has been claimed that the monitoring of ongoing psychotherapy is of crucial importance for improving the quality of mental health care. This study investigated the effect of using the Norwegian version of the patient feedback system OQ(R)-Analyst using the Outcome Questionnaire-45.2. Patients from six psychiatric clinics in Southern Norway (N = 259) were randomized to feedback (FB) or no feedback (NFB). The main effect of feedback was statistical significant (p = .027), corroborating the hypothesis that feedback would improve the quality of services, although the size of the effect was small to moderate (d = 0.32). The benefits of feedback have to be considered against the costs of implementation.","author":[{"dropping-particle":"","family":"Amble","given":"Ingunn","non-dropping-particle":"","parse-names":false,"suffix":""},{"dropping-particle":"","family":"Gude","given":"Tore","non-dropping-particle":"","parse-names":false,"suffix":""},{"dropping-particle":"","family":"Stubdal","given":"Sven","non-dropping-particle":"","parse-names":false,"suffix":""},{"dropping-particle":"","family":"Andersen","given":"Bror Just","non-dropping-particle":"","parse-names":false,"suffix":""},{"dropping-particle":"","family":"Wampold","given":"Bruce E.","non-dropping-particle":"","parse-names":false,"suffix":""}],"container-title":"Psychotherapy Research","id":"ITEM-1","issue":"6","issued":{"date-parts":[["2015"]]},"page":"669-677","title":"The effect of implementing the Outcome Questionnaire-45.2 feedback system in Norway: A multisite randomized clinical trial in a naturalistic setting","type":"article-journal","volume":"25"},"uris":["http://www.mendeley.com/documents/?uuid=e3eea1b6-21f5-4e5b-bb66-f997434e42fb"]},{"id":"ITEM-2","itemData":{"DOI":"10.1080/10503300600702331","ISSN":"1050-3307","abstract":"Enhancing treatment outcomes for clients who are predicted to deteriorate before leaving treatment has important implications for quality of client care. The effects of three interventions aimed at reducing client deterioration were examined in a sample of 1,374 clients whose outcome was contrasted across experimental groups and with a no-feedback/ archival control group consisting of data from 1,445 clients. Results indicated that feedback to therapists reduced deterioration rates and improved outcome across clients, especially those predicted to be treatment failures. Therapist feedback effects were enhanced by the use of prompts to action based on a clinical support tools manual but not by the provision of direct feedback to clients. Patient-focused","author":[{"dropping-particle":"","family":"Harmon","given":"S. Cory","non-dropping-particle":"","parse-names":false,"suffix":""},{"dropping-particle":"","family":"Lambert","given":"Michael J","non-dropping-particle":"","parse-names":false,"suffix":""},{"dropping-particle":"","family":"Smart","given":"David M.","non-dropping-particle":"","parse-names":false,"suffix":""},{"dropping-particle":"","family":"Hawkins","given":"Eric","non-dropping-particle":"","parse-names":false,"suffix":""},{"dropping-particle":"","family":"Nielsen","given":"Stevan L.","non-dropping-particle":"","parse-names":false,"suffix":""},{"dropping-particle":"","family":"Slade","given":"Karstin","non-dropping-particle":"","parse-names":false,"suffix":""},{"dropping-particle":"","family":"Lutz","given":"Wolfgang","non-dropping-particle":"","parse-names":false,"suffix":""}],"container-title":"Psychotherapy Research","id":"ITEM-2","issue":"4","issued":{"date-parts":[["2007","7"]]},"note":"Provided feedback to clients as well, but the difference between therapist only FB was not significant\n\nFound an effect for both on track and not on track clients, but the effect was stronger for not on track","page":"379-392","title":"Enhancing outcome for potential treatment failures: Therapist–client feedback and clinical support tools","type":"article-journal","volume":"17"},"uris":["http://www.mendeley.com/documents/?uuid=597d7784-f244-421b-8e14-abed52b1e19c"]},{"id":"ITEM-3","itemData":{"DOI":"10.1037/a0019247","ISSN":"1939-2117","PMID":"20515206","abstract":"OBJECTIVE: Outcome research has documented worsening among a minority of the patient population (5% to 10%). In this study, we conducted a meta-analytic and mega-analytic review of a psychotherapy quality assurance system intended to enhance outcomes in patients at risk of treatment failure. METHOD: Original data from six major studies conducted at a large university counseling center and a hospital outpatient setting (N = 6,151, mean age = 23.3 years, female = 63.2%, Caucasian = 85%) were reanalyzed to examine the effects of progress feedback on patient outcome. In this quality assurance system, the Outcome Questionnaire-45 was routinely administered to patients to monitor their therapeutic progress and was utilized as part of an early alert system to identify patients at risk of treatment failure. Patient progress feedback based on this alert system was provided to clinicians so that they could intervene before treatment failure occurred. Meta-analytic and mega-analytic approaches were applied in intent-to-treat and efficacy analyses of the effects of feedback interventions. RESULTS: Three forms of feedback interventions-integral elements of this quality assurance system-were effective in enhancing treatment outcome, especially for signal alarm patients. Two of the three feedback interventions were also effective in preventing treatment failure (clinical support tools and the provision of patient progress feedback to therapists). CONCLUSIONS: The current state of evidence appears to support the efficacy and effectiveness of feedback interventions in enhancing treatment outcome.","author":[{"dropping-particle":"","family":"Shimokawa","given":"Kenichi","non-dropping-particle":"","parse-names":false,"suffix":""},{"dropping-particle":"","family":"Lambert","given":"Michael J","non-dropping-particle":"","parse-names":false,"suffix":""},{"dropping-particle":"","family":"Smart","given":"David W","non-dropping-particle":"","parse-names":false,"suffix":""}],"container-title":"Journal of consulting and clinical psychology","id":"ITEM-3","issue":"3","issued":{"date-parts":[["2010","6"]]},"page":"298-311","title":"Enhancing treatment outcome of patients at risk of treatment failure: Meta-analytic and mega-analytic review of a psychotherapy quality assurance system.","type":"article-journal","volume":"78"},"uris":["http://www.mendeley.com/documents/?uuid=73974f34-ae7a-49ef-b586-ba24957e7495"]}],"mendeley":{"formattedCitation":"(Amble, Gude, Stubdal, Andersen, &amp; Wampold, 2015; Harmon et al., 2007; Shimokawa, Lambert, &amp; Smart, 2010)","plainTextFormattedCitation":"(Amble, Gude, Stubdal, Andersen, &amp; Wampold, 2015; Harmon et al., 2007; Shimokawa, Lambert, &amp; Smart, 2010)","previouslyFormattedCitation":"(Amble, Gude, Stubdal, Andersen, &amp; Wampold, 2015; Harmon et al., 2007; Shimokawa, Lambert, &amp; Smart, 2010)"},"properties":{"noteIndex":0},"schema":"https://github.com/citation-style-language/schema/raw/master/csl-citation.json"}</w:instrText>
      </w:r>
      <w:r w:rsidRPr="00E547EA">
        <w:rPr>
          <w:rFonts w:ascii="Times New Roman" w:hAnsi="Times New Roman" w:cs="Times New Roman"/>
        </w:rPr>
        <w:fldChar w:fldCharType="separate"/>
      </w:r>
      <w:r w:rsidR="00BF282A" w:rsidRPr="00BF282A">
        <w:rPr>
          <w:rFonts w:ascii="Times New Roman" w:hAnsi="Times New Roman" w:cs="Times New Roman"/>
          <w:noProof/>
        </w:rPr>
        <w:t>(Amble, Gude, Stubdal, Andersen, &amp; Wampold, 2015; Harmon et al., 2007; Shimokawa, Lambert, &amp; Smart, 2010)</w:t>
      </w:r>
      <w:r w:rsidRPr="00E547EA">
        <w:rPr>
          <w:rFonts w:ascii="Times New Roman" w:hAnsi="Times New Roman" w:cs="Times New Roman"/>
        </w:rPr>
        <w:fldChar w:fldCharType="end"/>
      </w:r>
      <w:r w:rsidRPr="00E547EA">
        <w:rPr>
          <w:rFonts w:ascii="Times New Roman" w:hAnsi="Times New Roman" w:cs="Times New Roman"/>
        </w:rPr>
        <w:t>. Some research</w:t>
      </w:r>
      <w:r w:rsidR="000510A7">
        <w:rPr>
          <w:rFonts w:ascii="Times New Roman" w:hAnsi="Times New Roman" w:cs="Times New Roman"/>
        </w:rPr>
        <w:t>, including a meta-analysis,</w:t>
      </w:r>
      <w:r w:rsidRPr="00E547EA">
        <w:rPr>
          <w:rFonts w:ascii="Times New Roman" w:hAnsi="Times New Roman" w:cs="Times New Roman"/>
        </w:rPr>
        <w:t xml:space="preserve"> </w:t>
      </w:r>
      <w:r w:rsidR="000510A7">
        <w:rPr>
          <w:rFonts w:ascii="Times New Roman" w:hAnsi="Times New Roman" w:cs="Times New Roman"/>
        </w:rPr>
        <w:t>found</w:t>
      </w:r>
      <w:r w:rsidRPr="00E547EA">
        <w:rPr>
          <w:rFonts w:ascii="Times New Roman" w:hAnsi="Times New Roman" w:cs="Times New Roman"/>
        </w:rPr>
        <w:t xml:space="preserve"> that feedback may </w:t>
      </w:r>
      <w:r w:rsidR="003C0329">
        <w:rPr>
          <w:rFonts w:ascii="Times New Roman" w:hAnsi="Times New Roman" w:cs="Times New Roman"/>
        </w:rPr>
        <w:t xml:space="preserve">also </w:t>
      </w:r>
      <w:r w:rsidRPr="00E547EA">
        <w:rPr>
          <w:rFonts w:ascii="Times New Roman" w:hAnsi="Times New Roman" w:cs="Times New Roman"/>
        </w:rPr>
        <w:t>shorten treatment</w:t>
      </w:r>
      <w:r w:rsidR="00534863">
        <w:rPr>
          <w:rFonts w:ascii="Times New Roman" w:hAnsi="Times New Roman" w:cs="Times New Roman"/>
        </w:rPr>
        <w:t xml:space="preserve"> for on track clients</w:t>
      </w:r>
      <w:r w:rsidRPr="00E547EA">
        <w:rPr>
          <w:rFonts w:ascii="Times New Roman" w:hAnsi="Times New Roman" w:cs="Times New Roman"/>
        </w:rPr>
        <w:t xml:space="preserve">, perhaps by indicating to therapists that the client has achieved the amount of change expected and may not need continued treatment </w:t>
      </w:r>
      <w:r w:rsidR="00A23674">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Practice","id":"ITEM-1","issue":"3","issued":{"date-parts":[["2003"]]},"note":"Includes 3 studies","page":"288-301","title":"Is it time for clinicians to routinely track patient outcome? A meta-analysis","type":"article-journal","volume":"10"},"uris":["http://www.mendeley.com/documents/?uuid=85fee389-a74b-46df-be31-c3d52309719e"]}],"mendeley":{"formattedCitation":"(Lambert et al., 2003)","plainTextFormattedCitation":"(Lambert et al., 2003)","previouslyFormattedCitation":"(Lambert et al., 2003)"},"properties":{"noteIndex":0},"schema":"https://github.com/citation-style-language/schema/raw/master/csl-citation.json"}</w:instrText>
      </w:r>
      <w:r w:rsidR="00A23674">
        <w:rPr>
          <w:rFonts w:ascii="Times New Roman" w:hAnsi="Times New Roman" w:cs="Times New Roman"/>
        </w:rPr>
        <w:fldChar w:fldCharType="separate"/>
      </w:r>
      <w:r w:rsidR="00013624" w:rsidRPr="00013624">
        <w:rPr>
          <w:rFonts w:ascii="Times New Roman" w:hAnsi="Times New Roman" w:cs="Times New Roman"/>
          <w:noProof/>
        </w:rPr>
        <w:t>(Lambert et al., 2003)</w:t>
      </w:r>
      <w:r w:rsidR="00A23674">
        <w:rPr>
          <w:rFonts w:ascii="Times New Roman" w:hAnsi="Times New Roman" w:cs="Times New Roman"/>
        </w:rPr>
        <w:fldChar w:fldCharType="end"/>
      </w:r>
      <w:r w:rsidR="00803066">
        <w:rPr>
          <w:rFonts w:ascii="Times New Roman" w:hAnsi="Times New Roman" w:cs="Times New Roman"/>
        </w:rPr>
        <w:t>.</w:t>
      </w:r>
      <w:r w:rsidR="009C3046">
        <w:rPr>
          <w:rFonts w:ascii="Times New Roman" w:hAnsi="Times New Roman" w:cs="Times New Roman"/>
        </w:rPr>
        <w:t xml:space="preserve"> </w:t>
      </w:r>
      <w:r w:rsidR="00803066">
        <w:rPr>
          <w:rFonts w:ascii="Times New Roman" w:hAnsi="Times New Roman" w:cs="Times New Roman"/>
        </w:rPr>
        <w:t>When including off track clients as well, however, a</w:t>
      </w:r>
      <w:r w:rsidR="00E220C4">
        <w:rPr>
          <w:rFonts w:ascii="Times New Roman" w:hAnsi="Times New Roman" w:cs="Times New Roman"/>
        </w:rPr>
        <w:t xml:space="preserve"> systematic review found no effect of feedback on number of sessions in 60% of studies and a negative effect in 20% of studies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Review","type":"article-journal","volume":"43"},"uris":["http://www.mendeley.com/documents/?uuid=0eb498c6-ce15-4514-83f3-6c0ef7927bee"]}],"mendeley":{"formattedCitation":"(Gondek et al., 2016)","plainTextFormattedCitation":"(Gondek et al., 2016)","previouslyFormattedCitation":"(Gondek et al., 2016)"},"properties":{"noteIndex":0},"schema":"https://github.com/citation-style-language/schema/raw/master/csl-citation.json"}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w:t>
      </w:r>
      <w:r w:rsidR="006E0757">
        <w:rPr>
          <w:rFonts w:ascii="Times New Roman" w:hAnsi="Times New Roman" w:cs="Times New Roman"/>
        </w:rPr>
        <w:fldChar w:fldCharType="end"/>
      </w:r>
      <w:r w:rsidR="004F7EB5">
        <w:rPr>
          <w:rFonts w:ascii="Times New Roman" w:hAnsi="Times New Roman" w:cs="Times New Roman"/>
        </w:rPr>
        <w:t xml:space="preserve">. This finding is not entirely unexpected, </w:t>
      </w:r>
      <w:r w:rsidR="00803066">
        <w:rPr>
          <w:rFonts w:ascii="Times New Roman" w:hAnsi="Times New Roman" w:cs="Times New Roman"/>
        </w:rPr>
        <w:t>as</w:t>
      </w:r>
      <w:r w:rsidR="004F7EB5">
        <w:rPr>
          <w:rFonts w:ascii="Times New Roman" w:hAnsi="Times New Roman" w:cs="Times New Roman"/>
        </w:rPr>
        <w:t xml:space="preserve"> in some cases, offering more sessions may in fact be an indication of clinician responsiveness to feedback indicating that a client needs more treatment to achieve the desired outcome. </w:t>
      </w:r>
      <w:r w:rsidR="009F19EE">
        <w:rPr>
          <w:rFonts w:ascii="Times New Roman" w:hAnsi="Times New Roman" w:cs="Times New Roman"/>
        </w:rPr>
        <w:t>Lending credence to this,</w:t>
      </w:r>
      <w:r w:rsidR="00EA3218">
        <w:rPr>
          <w:rFonts w:ascii="Times New Roman" w:hAnsi="Times New Roman" w:cs="Times New Roman"/>
        </w:rPr>
        <w:t xml:space="preserve"> </w:t>
      </w:r>
      <w:r w:rsidR="007C19A4">
        <w:rPr>
          <w:rFonts w:ascii="Times New Roman" w:hAnsi="Times New Roman" w:cs="Times New Roman"/>
        </w:rPr>
        <w:t xml:space="preserve">off track clients </w:t>
      </w:r>
      <w:r w:rsidR="00D62F44">
        <w:rPr>
          <w:rFonts w:ascii="Times New Roman" w:hAnsi="Times New Roman" w:cs="Times New Roman"/>
        </w:rPr>
        <w:t xml:space="preserve">in feedback conditions </w:t>
      </w:r>
      <w:r w:rsidR="00803066">
        <w:rPr>
          <w:rFonts w:ascii="Times New Roman" w:hAnsi="Times New Roman" w:cs="Times New Roman"/>
        </w:rPr>
        <w:t xml:space="preserve">indeed </w:t>
      </w:r>
      <w:r w:rsidR="00D62F44">
        <w:rPr>
          <w:rFonts w:ascii="Times New Roman" w:hAnsi="Times New Roman" w:cs="Times New Roman"/>
        </w:rPr>
        <w:t>received more sessions than off track clients in no feedback conditions</w:t>
      </w:r>
      <w:r w:rsidR="006E0757">
        <w:rPr>
          <w:rFonts w:ascii="Times New Roman" w:hAnsi="Times New Roman" w:cs="Times New Roman"/>
        </w:rPr>
        <w:t xml:space="preserve"> </w:t>
      </w:r>
      <w:r w:rsidR="006E075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{"citationItems":[{"id":"ITEM-1","itemData":{"DOI":"10.1007/s10488-015-0710-5","ISBN":"1048801507105","ISSN":"15733289","abstract":"Due to recent increases in the use of feedback from outcome measures in mental health settings, we systematically reviewed evidence regarding the impact of feedback from outcome measures on treatment effectiveness, treatment efficiency, and collaborative practice. In over half of 32 studies reviewed, the feedback condition had significantly higher levels of treatment effectiveness on at least one treatment outcome variable. Feedback was particularly effective for not-on-track patients or when it was provided to both clinicians and patients. The findings for treatment efficiency and collaborative practice were less consistent. Given the heterogeneity of studies, more research is needed to determine when and for whom feedback is most effective.","author":[{"dropping-particle":"","family":"Gondek","given":"Dawid","non-dropping-particle":"","parse-names":false,"suffix":""},{"dropping-particle":"","family":"Edbrooke-Childs","given":"Julian","non-dropping-particle":"","parse-names":false,"suffix":""},{"dropping-particle":"","family":"Fink","given":"Elian","non-dropping-particle":"","parse-names":false,"suffix":""},{"dropping-particle":"","family":"Deighton","given":"Jessica","non-dropping-particle":"","parse-names":false,"suffix":""},{"dropping-particle":"","family":"Wolpert","given":"Miranda","non-dropping-particle":"","parse-names":false,"suffix":""}],"container-title":"Administration and Policy in Mental Health and Mental Health Services Research","id":"ITEM-1","issue":"3","issued":{"date-parts":[["2016"]]},"page":"325-343","publisher":"Springer US","title":"Feedback from Outcome Measures and Treatment Effectiveness, Treatment Efficiency, and Collaborative Practice: A Systematic Review","type":"article-journal","volume":"43"},"uris":["http://www.mendeley.com/documents/?uuid=0eb498c6-ce15-4514-83f3-6c0ef7927bee"]},{"id":"ITEM-2","itemData":{"author":[{"dropping-particle":"","family":"Lambert","given":"Michael J","non-dropping-particle":"","parse-names":false,"suffix":""},{"dropping-particle":"","family":"Whipple","given":"Jason L","non-dropping-particle":"","parse-names":false,"suffix":""},{"dropping-particle":"","family":"Hawkins","given":"Eric J","non-dropping-particle":"","parse-names":false,"suffix":""},{"dropping-particle":"","family":"Vermeersch","given":"David A","non-dropping-particle":"","parse-names":false,"suffix":""},{"dropping-particle":"","family":"Nielsen","given":"Stevan L","non-dropping-particle":"","parse-names":false,"suffix":""},{"dropping-particle":"","family":"Smart","given":"David W","non-dropping-particle":"","parse-names":false,"suffix":""}],"container-title":"Clinical Psychology: Science and Practice","id":"ITEM-2","issue":"3","issued":{"date-parts":[["2003"]]},"note":"Includes 3 studies","page":"288-301","title":"Is it time for clinicians to routinely track patient outcome? A meta-analysis","type":"article-journal","volume":"10"},"uris":["http://www.mendeley.com/documents/?uuid=85fee389-a74b-46df-be31-c3d52309719e"]}],"mendeley":{"formattedCitation":"(Gondek et al., 2016; Lambert et al., 2003)","plainTextFormattedCitation":"(Gondek et al., 2016; Lambert et al., 2003)","previouslyFormattedCitation":"(Gondek et al., 2016; Lambert et al., 2003)"},"properties":{"noteIndex":0},"schema":"https://github.com/citation-style-language/schema/raw/master/csl-citation.json"}</w:instrText>
      </w:r>
      <w:r w:rsidR="006E0757">
        <w:rPr>
          <w:rFonts w:ascii="Times New Roman" w:hAnsi="Times New Roman" w:cs="Times New Roman"/>
        </w:rPr>
        <w:fldChar w:fldCharType="separate"/>
      </w:r>
      <w:r w:rsidR="00013624" w:rsidRPr="00013624">
        <w:rPr>
          <w:rFonts w:ascii="Times New Roman" w:hAnsi="Times New Roman" w:cs="Times New Roman"/>
          <w:noProof/>
        </w:rPr>
        <w:t>(Gondek et al., 2016; Lambert et al., 2003)</w:t>
      </w:r>
      <w:r w:rsidR="006E0757">
        <w:rPr>
          <w:rFonts w:ascii="Times New Roman" w:hAnsi="Times New Roman" w:cs="Times New Roman"/>
        </w:rPr>
        <w:fldChar w:fldCharType="end"/>
      </w:r>
      <w:r w:rsidR="007C19A4">
        <w:rPr>
          <w:rFonts w:ascii="Times New Roman" w:hAnsi="Times New Roman" w:cs="Times New Roman"/>
        </w:rPr>
        <w:t>.</w:t>
      </w:r>
    </w:p>
    <w:p w14:paraId="294F0306" w14:textId="779C8772" w:rsidR="003F375B" w:rsidRDefault="003F375B" w:rsidP="00013624">
      <w:pPr>
        <w:spacing w:line="480" w:lineRule="auto"/>
        <w:rPr>
          <w:rFonts w:ascii="Times New Roman" w:hAnsi="Times New Roman" w:cs="Times New Roman"/>
        </w:rPr>
      </w:pPr>
      <w:r w:rsidRPr="003F375B">
        <w:rPr>
          <w:rFonts w:ascii="Times New Roman" w:hAnsi="Times New Roman" w:cs="Times New Roman"/>
        </w:rPr>
        <w:t xml:space="preserve">Most ROM measures capture a single domain of distress (see </w:t>
      </w:r>
      <w:r w:rsidR="00355EE7">
        <w:rPr>
          <w:rFonts w:ascii="Times New Roman" w:hAnsi="Times New Roman" w:cs="Times New Roman"/>
        </w:rPr>
        <w:t>the TOP</w:t>
      </w:r>
      <w:r w:rsidRPr="003F375B">
        <w:rPr>
          <w:rFonts w:ascii="Times New Roman" w:hAnsi="Times New Roman" w:cs="Times New Roman"/>
        </w:rPr>
        <w:t xml:space="preserve"> for an exception), and the literature is largely silent on how domain specific feedback and alerts compare to general feedback alerts. </w:t>
      </w:r>
      <w:r w:rsidR="00A73117">
        <w:rPr>
          <w:rFonts w:ascii="Times New Roman" w:hAnsi="Times New Roman" w:cs="Times New Roman"/>
        </w:rPr>
        <w:t xml:space="preserve">One study found </w:t>
      </w:r>
      <w:r w:rsidR="00AE1966">
        <w:rPr>
          <w:rFonts w:ascii="Times New Roman" w:hAnsi="Times New Roman" w:cs="Times New Roman"/>
        </w:rPr>
        <w:t xml:space="preserve">that providing feedback separately for wellbeing and affective distress </w:t>
      </w:r>
      <w:r w:rsidR="00AC4AE2">
        <w:rPr>
          <w:rFonts w:ascii="Times New Roman" w:hAnsi="Times New Roman" w:cs="Times New Roman"/>
        </w:rPr>
        <w:t xml:space="preserve">improved outcomes compared to providing feedback on </w:t>
      </w:r>
      <w:r w:rsidR="001116DE">
        <w:rPr>
          <w:rFonts w:ascii="Times New Roman" w:hAnsi="Times New Roman" w:cs="Times New Roman"/>
        </w:rPr>
        <w:t xml:space="preserve">wellbeing alone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{"citationItems":[{"id":"ITEM-1","itemData":{"DOI":"10.1080/10503307.2014.983207","ISSN":"1050-3307","abstract":"Objective: Progress monitoring and feedback reduces the number of patients deteriorating in psychotherapy. The current study examined the effects of providing treatment progress information to therapists and patients using individual feedback of both wellbeing and affective psychological distress compared to feedback of wellbeing alone. Method: The sample comprised 845 consecutive psychiatric day-hospital admissions using a historical cohort design. The effects of monitoring and feedback of wellbeing in Cohort 1 were compared against the effects of monitoring and feedback of both wellbeing and affective psychological distress in Cohort 2. Results: Patients who were \" not-on-track \" in Cohort 2 demonstrated significantly greater improvement for affective psychological distress than those from Cohort 1. Conclusions: These findings suggest that providing feedback from multiple sources enhances patient outcomes in comparison to single source feedback.","author":[{"dropping-particle":"","family":"Dyer","given":"Kale","non-dropping-particle":"","parse-names":false,"suffix":""},{"dropping-particle":"","family":"Hooke","given":"Geoff R.","non-dropping-particle":"","parse-names":false,"suffix":""},{"dropping-particle":"","family":"Page","given":"Andrew C.","non-dropping-particle":"","parse-names":false,"suffix":""}],"container-title":"Psychotherapy Research","id":"ITEM-1","issue":"3","issued":{"date-parts":[["2014"]]},"page":"297-306","title":"Effects of providing domain specific progress monitoring and feedback to therapists and patients on outcome","type":"article-journal","volume":"26"},"uris":["http://www.mendeley.com/documents/?uuid=55563c9a-e3fd-4641-bf33-53c2b13f2220"]}],"mendeley":{"formattedCitation":"(Dyer, Hooke, &amp; Page, 2014)","plainTextFormattedCitation":"(Dyer, Hooke, &amp; Page, 2014)","previouslyFormattedCitation":"(Dyer, Hooke, &amp; Page, 2014)"},"properties":{"noteIndex":0},"schema":"https://github.com/citation-style-language/schema/raw/master/csl-citation.json"}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(Dyer, Hooke, &amp; Page, 2014)</w:t>
      </w:r>
      <w:r w:rsidR="005851BF">
        <w:rPr>
          <w:rFonts w:ascii="Times New Roman" w:hAnsi="Times New Roman" w:cs="Times New Roman"/>
        </w:rPr>
        <w:fldChar w:fldCharType="end"/>
      </w:r>
      <w:r w:rsidR="001116DE">
        <w:rPr>
          <w:rFonts w:ascii="Times New Roman" w:hAnsi="Times New Roman" w:cs="Times New Roman"/>
        </w:rPr>
        <w:t>.</w:t>
      </w:r>
      <w:r w:rsidR="00145FA1">
        <w:rPr>
          <w:rFonts w:ascii="Times New Roman" w:hAnsi="Times New Roman" w:cs="Times New Roman"/>
        </w:rPr>
        <w:t xml:space="preserve"> </w:t>
      </w:r>
      <w:r w:rsidR="00C15250">
        <w:rPr>
          <w:rFonts w:ascii="Times New Roman" w:hAnsi="Times New Roman" w:cs="Times New Roman"/>
        </w:rPr>
        <w:t>Building on t</w:t>
      </w:r>
      <w:r w:rsidR="00145FA1">
        <w:rPr>
          <w:rFonts w:ascii="Times New Roman" w:hAnsi="Times New Roman" w:cs="Times New Roman"/>
        </w:rPr>
        <w:t xml:space="preserve">hese </w:t>
      </w:r>
      <w:r w:rsidR="00AD05C7">
        <w:rPr>
          <w:rFonts w:ascii="Times New Roman" w:hAnsi="Times New Roman" w:cs="Times New Roman"/>
        </w:rPr>
        <w:t>results</w:t>
      </w:r>
      <w:r w:rsidR="00C15250">
        <w:rPr>
          <w:rFonts w:ascii="Times New Roman" w:hAnsi="Times New Roman" w:cs="Times New Roman"/>
        </w:rPr>
        <w:t xml:space="preserve">, it may be </w:t>
      </w:r>
      <w:r w:rsidR="00AD05C7">
        <w:rPr>
          <w:rFonts w:ascii="Times New Roman" w:hAnsi="Times New Roman" w:cs="Times New Roman"/>
        </w:rPr>
        <w:t xml:space="preserve">that providing </w:t>
      </w:r>
      <w:r w:rsidR="00C15250">
        <w:rPr>
          <w:rFonts w:ascii="Times New Roman" w:hAnsi="Times New Roman" w:cs="Times New Roman"/>
        </w:rPr>
        <w:t xml:space="preserve">feedback on </w:t>
      </w:r>
      <w:r w:rsidR="00AD05C7">
        <w:rPr>
          <w:rFonts w:ascii="Times New Roman" w:hAnsi="Times New Roman" w:cs="Times New Roman"/>
        </w:rPr>
        <w:t xml:space="preserve">specific </w:t>
      </w:r>
      <w:r w:rsidR="00C15250">
        <w:rPr>
          <w:rFonts w:ascii="Times New Roman" w:hAnsi="Times New Roman" w:cs="Times New Roman"/>
        </w:rPr>
        <w:t xml:space="preserve">domains of distress and impairment </w:t>
      </w:r>
      <w:r w:rsidR="00AD05C7">
        <w:rPr>
          <w:rFonts w:ascii="Times New Roman" w:hAnsi="Times New Roman" w:cs="Times New Roman"/>
        </w:rPr>
        <w:t>(e.g. alerts when client</w:t>
      </w:r>
      <w:r w:rsidR="004725B2">
        <w:rPr>
          <w:rFonts w:ascii="Times New Roman" w:hAnsi="Times New Roman" w:cs="Times New Roman"/>
        </w:rPr>
        <w:t>s’ depression scores are off track) may further improve outcomes</w:t>
      </w:r>
      <w:r w:rsidR="00C15250">
        <w:rPr>
          <w:rFonts w:ascii="Times New Roman" w:hAnsi="Times New Roman" w:cs="Times New Roman"/>
        </w:rPr>
        <w:t>. This, however,</w:t>
      </w:r>
      <w:r w:rsidR="004725B2">
        <w:rPr>
          <w:rFonts w:ascii="Times New Roman" w:hAnsi="Times New Roman" w:cs="Times New Roman"/>
        </w:rPr>
        <w:t xml:space="preserve"> remains to be tested.</w:t>
      </w:r>
      <w:r w:rsidR="00145FA1">
        <w:rPr>
          <w:rFonts w:ascii="Times New Roman" w:hAnsi="Times New Roman" w:cs="Times New Roman"/>
        </w:rPr>
        <w:t xml:space="preserve"> </w:t>
      </w:r>
      <w:r w:rsidRPr="003F375B">
        <w:rPr>
          <w:rFonts w:ascii="Times New Roman" w:hAnsi="Times New Roman" w:cs="Times New Roman"/>
        </w:rPr>
        <w:t xml:space="preserve">Further, it is unknown whether certain domains benefit from feedback more than others. </w:t>
      </w:r>
    </w:p>
    <w:p w14:paraId="238FDC04" w14:textId="6CDDD3CC" w:rsidR="0070757D" w:rsidRDefault="00376C8B" w:rsidP="00013624">
      <w:pPr>
        <w:spacing w:line="480" w:lineRule="auto"/>
        <w:rPr>
          <w:rFonts w:ascii="Times New Roman" w:hAnsi="Times New Roman" w:cs="Times New Roman"/>
        </w:rPr>
      </w:pPr>
      <w:r>
        <w:rPr>
          <w:rFonts w:ascii="Times New Roman" w:hAnsi="Times New Roman" w:cs="Times New Roman"/>
        </w:rPr>
        <w:lastRenderedPageBreak/>
        <w:t>Despite</w:t>
      </w:r>
      <w:r w:rsidR="00BB0174">
        <w:rPr>
          <w:rFonts w:ascii="Times New Roman" w:hAnsi="Times New Roman" w:cs="Times New Roman"/>
        </w:rPr>
        <w:t xml:space="preserve"> heterogeneity in results regarding</w:t>
      </w:r>
      <w:r w:rsidR="00F36AD1">
        <w:rPr>
          <w:rFonts w:ascii="Times New Roman" w:hAnsi="Times New Roman" w:cs="Times New Roman"/>
        </w:rPr>
        <w:t xml:space="preserve"> </w:t>
      </w:r>
      <w:r w:rsidR="00DE09E0">
        <w:rPr>
          <w:rFonts w:ascii="Times New Roman" w:hAnsi="Times New Roman" w:cs="Times New Roman"/>
        </w:rPr>
        <w:t xml:space="preserve">the effects of feedback, </w:t>
      </w:r>
      <w:r w:rsidR="005B3D88">
        <w:rPr>
          <w:rFonts w:ascii="Times New Roman" w:hAnsi="Times New Roman" w:cs="Times New Roman"/>
        </w:rPr>
        <w:t xml:space="preserve">there is </w:t>
      </w:r>
      <w:r w:rsidR="0020565F">
        <w:rPr>
          <w:rFonts w:ascii="Times New Roman" w:hAnsi="Times New Roman" w:cs="Times New Roman"/>
        </w:rPr>
        <w:t xml:space="preserve">little research </w:t>
      </w:r>
      <w:r w:rsidR="00602F31">
        <w:rPr>
          <w:rFonts w:ascii="Times New Roman" w:hAnsi="Times New Roman" w:cs="Times New Roman"/>
        </w:rPr>
        <w:t>examining</w:t>
      </w:r>
      <w:r w:rsidR="0020565F">
        <w:rPr>
          <w:rFonts w:ascii="Times New Roman" w:hAnsi="Times New Roman" w:cs="Times New Roman"/>
        </w:rPr>
        <w:t xml:space="preserve"> whether certain types of clients benefit more from </w:t>
      </w:r>
      <w:del w:id="6" w:author="Rebecca Janis" w:date="2020-05-27T17:30:00Z">
        <w:r w:rsidR="0020565F" w:rsidDel="008A7C19">
          <w:rPr>
            <w:rFonts w:ascii="Times New Roman" w:hAnsi="Times New Roman" w:cs="Times New Roman"/>
          </w:rPr>
          <w:delText>treatment that utilizes a feedback system</w:delText>
        </w:r>
      </w:del>
      <w:ins w:id="7" w:author="Rebecca Janis" w:date="2020-05-27T17:30:00Z">
        <w:r w:rsidR="008A7C19">
          <w:rPr>
            <w:rFonts w:ascii="Times New Roman" w:hAnsi="Times New Roman" w:cs="Times New Roman"/>
          </w:rPr>
          <w:t>feedback</w:t>
        </w:r>
      </w:ins>
      <w:r w:rsidR="00602F31">
        <w:rPr>
          <w:rFonts w:ascii="Times New Roman" w:hAnsi="Times New Roman" w:cs="Times New Roman"/>
        </w:rPr>
        <w:t>, especially client characteristics than can be measured from the outset of treatment</w:t>
      </w:r>
      <w:r w:rsidR="0020565F">
        <w:rPr>
          <w:rFonts w:ascii="Times New Roman" w:hAnsi="Times New Roman" w:cs="Times New Roman"/>
        </w:rPr>
        <w:t xml:space="preserve">. </w:t>
      </w:r>
      <w:r w:rsidR="00C74D2B">
        <w:rPr>
          <w:rFonts w:ascii="Times New Roman" w:hAnsi="Times New Roman" w:cs="Times New Roman"/>
        </w:rPr>
        <w:t xml:space="preserve">The most frequently studied client characteristic is </w:t>
      </w:r>
      <w:r w:rsidR="0070757D">
        <w:rPr>
          <w:rFonts w:ascii="Times New Roman" w:hAnsi="Times New Roman" w:cs="Times New Roman"/>
        </w:rPr>
        <w:t xml:space="preserve">level of </w:t>
      </w:r>
      <w:r w:rsidR="00C74D2B">
        <w:rPr>
          <w:rFonts w:ascii="Times New Roman" w:hAnsi="Times New Roman" w:cs="Times New Roman"/>
        </w:rPr>
        <w:t>initial distress, although th</w:t>
      </w:r>
      <w:r w:rsidR="0070757D">
        <w:rPr>
          <w:rFonts w:ascii="Times New Roman" w:hAnsi="Times New Roman" w:cs="Times New Roman"/>
        </w:rPr>
        <w:t>is</w:t>
      </w:r>
      <w:r w:rsidR="00C74D2B">
        <w:rPr>
          <w:rFonts w:ascii="Times New Roman" w:hAnsi="Times New Roman" w:cs="Times New Roman"/>
        </w:rPr>
        <w:t xml:space="preserve"> research has produced mixed </w:t>
      </w:r>
      <w:r w:rsidR="0070757D">
        <w:rPr>
          <w:rFonts w:ascii="Times New Roman" w:hAnsi="Times New Roman" w:cs="Times New Roman"/>
        </w:rPr>
        <w:t>results</w:t>
      </w:r>
      <w:r w:rsidR="00C74D2B">
        <w:rPr>
          <w:rFonts w:ascii="Times New Roman" w:hAnsi="Times New Roman" w:cs="Times New Roman"/>
        </w:rPr>
        <w:t xml:space="preserve">. </w:t>
      </w:r>
      <w:r w:rsidR="00107A72" w:rsidRPr="003366A7">
        <w:rPr>
          <w:rFonts w:ascii="Times New Roman" w:hAnsi="Times New Roman" w:cs="Times New Roman"/>
        </w:rPr>
        <w:t xml:space="preserve">One study found that feedback produced more </w:t>
      </w:r>
      <w:r w:rsidR="0070757D">
        <w:rPr>
          <w:rFonts w:ascii="Times New Roman" w:hAnsi="Times New Roman" w:cs="Times New Roman"/>
        </w:rPr>
        <w:t>positive</w:t>
      </w:r>
      <w:r w:rsidR="00107A72" w:rsidRPr="003366A7">
        <w:rPr>
          <w:rFonts w:ascii="Times New Roman" w:hAnsi="Times New Roman" w:cs="Times New Roman"/>
        </w:rPr>
        <w:t xml:space="preserve"> effects f</w:t>
      </w:r>
      <w:r w:rsidR="00E726D5" w:rsidRPr="003366A7">
        <w:rPr>
          <w:rFonts w:ascii="Times New Roman" w:hAnsi="Times New Roman" w:cs="Times New Roman"/>
        </w:rPr>
        <w:t>or clients that start</w:t>
      </w:r>
      <w:r w:rsidR="00107A72" w:rsidRPr="003366A7">
        <w:rPr>
          <w:rFonts w:ascii="Times New Roman" w:hAnsi="Times New Roman" w:cs="Times New Roman"/>
        </w:rPr>
        <w:t>ed</w:t>
      </w:r>
      <w:r w:rsidR="00E726D5" w:rsidRPr="003366A7">
        <w:rPr>
          <w:rFonts w:ascii="Times New Roman" w:hAnsi="Times New Roman" w:cs="Times New Roman"/>
        </w:rPr>
        <w:t xml:space="preserve"> </w:t>
      </w:r>
      <w:r w:rsidR="00107A72" w:rsidRPr="003366A7">
        <w:rPr>
          <w:rFonts w:ascii="Times New Roman" w:hAnsi="Times New Roman" w:cs="Times New Roman"/>
        </w:rPr>
        <w:t>therapy with higher distress</w:t>
      </w:r>
      <w:r w:rsidR="00E726D5" w:rsidRPr="003366A7">
        <w:rPr>
          <w:rFonts w:ascii="Times New Roman" w:hAnsi="Times New Roman" w:cs="Times New Roman"/>
        </w:rPr>
        <w:t xml:space="preserve">, </w:t>
      </w:r>
      <w:r w:rsidR="00107A72" w:rsidRPr="003366A7">
        <w:rPr>
          <w:rFonts w:ascii="Times New Roman" w:hAnsi="Times New Roman" w:cs="Times New Roman"/>
        </w:rPr>
        <w:t>the</w:t>
      </w:r>
      <w:r w:rsidR="00A22A99">
        <w:rPr>
          <w:rFonts w:ascii="Times New Roman" w:hAnsi="Times New Roman" w:cs="Times New Roman"/>
        </w:rPr>
        <w:t xml:space="preserve"> clients</w:t>
      </w:r>
      <w:r w:rsidR="00107A72" w:rsidRPr="003366A7">
        <w:rPr>
          <w:rFonts w:ascii="Times New Roman" w:hAnsi="Times New Roman" w:cs="Times New Roman"/>
        </w:rPr>
        <w:t xml:space="preserve"> </w:t>
      </w:r>
      <w:r w:rsidR="00E726D5" w:rsidRPr="003366A7">
        <w:rPr>
          <w:rFonts w:ascii="Times New Roman" w:hAnsi="Times New Roman" w:cs="Times New Roman"/>
        </w:rPr>
        <w:t xml:space="preserve">who </w:t>
      </w:r>
      <w:r w:rsidR="00107A72" w:rsidRPr="003366A7">
        <w:rPr>
          <w:rFonts w:ascii="Times New Roman" w:hAnsi="Times New Roman" w:cs="Times New Roman"/>
        </w:rPr>
        <w:t>were</w:t>
      </w:r>
      <w:r w:rsidR="00E726D5" w:rsidRPr="003366A7">
        <w:rPr>
          <w:rFonts w:ascii="Times New Roman" w:hAnsi="Times New Roman" w:cs="Times New Roman"/>
        </w:rPr>
        <w:t xml:space="preserve"> </w:t>
      </w:r>
      <w:r w:rsidR="00107A72" w:rsidRPr="003366A7">
        <w:rPr>
          <w:rFonts w:ascii="Times New Roman" w:hAnsi="Times New Roman" w:cs="Times New Roman"/>
        </w:rPr>
        <w:t>most likely to otherwise have a poor outcome in therapy</w:t>
      </w:r>
      <w:r w:rsidR="00E726D5" w:rsidRPr="003366A7">
        <w:rPr>
          <w:rFonts w:ascii="Times New Roman" w:hAnsi="Times New Roman" w:cs="Times New Roman"/>
        </w:rPr>
        <w:t xml:space="preserve"> </w:t>
      </w:r>
      <w:r w:rsidR="00E726D5"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{"citationItems":[{"id":"ITEM-1","itemData":{"abstract":"Patient-focused research attempts to provide information that answers the question: Is this treatment benefiting this patient? Although several sys- tems have been developed to monitor and provide feedback about a patient’s response to psychotherapy, few if any have been tested empiri- cally. The current study divided 609 patients into four groups (two ex- perimental and two control) to determine if feedback regarding patient progress, when provided to a therapist, affected patient outcome and number of sessions attended. Results showed that feedback increased the duration of treatment and improved outcome relative to patients in the control condition who were predicted to be treatment failures. Twice as many patients in the feedback group achieved clinically significant or reliable change and one-third as many were classified as deteriorated by the time treatment ended. For those patients who were predicted to have a positive response to treatment, feedback to therapists resulted in a re- duction in the number of treatment sessions without reducing positive outcomes. While","author":[{"dropping-particle":"","family":"Lambert","given":"Michael J","non-dropping-particle":"","parse-names":false,"suffix":""},{"dropping-particle":"","family":"Whipple","given":"Jason L","non-dropping-particle":"","parse-names":false,"suffix":""},{"dropping-particle":"","family":"Smart","given":"David W","non-dropping-particle":"","parse-names":false,"suffix":""},{"dropping-particle":"","family":"Vermeersch","given":"David A","non-dropping-particle":"","parse-names":false,"suffix":""},{"dropping-particle":"","family":"Lars","given":"Neilsen Steven","non-dropping-particle":"","parse-names":false,"suffix":""},{"dropping-particle":"","family":"Hawkins","given":"Eric J","non-dropping-particle":"","parse-names":false,"suffix":""}],"container-title":"Psychotherapy Research","id":"ITEM-1","issue":"1","issued":{"date-parts":[["2001"]]},"page":"49-68","title":"The effects of providing therapists with feedback on patient progress during psychotherapy: Are outcomes enhanced?","type":"article-journal","volume":"11"},"uris":["http://www.mendeley.com/documents/?uuid=e3e77062-d125-4707-ab8e-20359708ed1b"]}],"mendeley":{"formattedCitation":"(Lambert et al., 2001)","plainTextFormattedCitation":"(Lambert et al., 2001)","previouslyFormattedCitation":"(Lambert et al., 2001)"},"properties":{"noteIndex":0},"schema":"https://github.com/citation-style-language/schema/raw/master/csl-citation.json"}</w:instrText>
      </w:r>
      <w:r w:rsidR="00E726D5" w:rsidRPr="003366A7">
        <w:rPr>
          <w:rFonts w:ascii="Times New Roman" w:hAnsi="Times New Roman" w:cs="Times New Roman"/>
        </w:rPr>
        <w:fldChar w:fldCharType="separate"/>
      </w:r>
      <w:r w:rsidR="00013624" w:rsidRPr="00013624">
        <w:rPr>
          <w:rFonts w:ascii="Times New Roman" w:hAnsi="Times New Roman" w:cs="Times New Roman"/>
          <w:noProof/>
        </w:rPr>
        <w:t>(Lambert et al., 2001)</w:t>
      </w:r>
      <w:r w:rsidR="00E726D5" w:rsidRPr="003366A7">
        <w:rPr>
          <w:rFonts w:ascii="Times New Roman" w:hAnsi="Times New Roman" w:cs="Times New Roman"/>
        </w:rPr>
        <w:fldChar w:fldCharType="end"/>
      </w:r>
      <w:r w:rsidR="00107A72" w:rsidRPr="003366A7">
        <w:rPr>
          <w:rFonts w:ascii="Times New Roman" w:hAnsi="Times New Roman" w:cs="Times New Roman"/>
        </w:rPr>
        <w:t>. Another study, however,</w:t>
      </w:r>
      <w:r w:rsidR="00EE0E42" w:rsidRPr="003366A7">
        <w:rPr>
          <w:rFonts w:ascii="Times New Roman" w:hAnsi="Times New Roman" w:cs="Times New Roman"/>
        </w:rPr>
        <w:t xml:space="preserve"> found that client initial distress did not moderate the effect of feedback </w:t>
      </w:r>
      <w:r w:rsidR="00EE0E42" w:rsidRPr="003366A7">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{"citationItems":[{"id":"ITEM-1","itemData":{"DOI":"10.1080/10503307.2015.1053552","ISSN":"1050-3307","abstract":"Objective: Monitoring of ongoing psychotherapy is of crucial importance in improving the quality of mental health care, and feedback (FB) about patients' progress has been established as a viable means. The essential feature of FB models is that patient progress is measured continuously through therapy. Aim: This study investigated the effect of receiving a warning signal when a patient is not achieving expected improvement (not-on-track), monitored with the Norwegian version of the patient FB system OQ®-Analyst. Method: Patients from six psychiatric clinics in Southern Norway (N = 259) were randomized to FB or no feedback (NFB). Results: For the total sample, the FB effects appeared early (session three). Receiving a warning signal did not change the slope of patients' progress after the signal was given (FB versus NFB). FB seemed to be more effective with more severely distressed patients, although insignificant. Therapists indicated that the graphs imaging patient progress, and the accompanying discussion with the patient, were the most important aspects of FB. Conclusions: The use of OQ®-Analyst should be recommended in psychotherapeutic settings in Norway. Given the inconsistent results regarding the effect of warning signals, definitive conclusions about their effect may depend upon how and for whom it is used.","author":[{"dropping-particle":"","family":"Amble","given":"Ingunn","non-dropping-particle":"","parse-names":false,"suffix":""},{"dropping-particle":"","family":"Gude","given":"Tore","non-dropping-particle":"","parse-names":false,"suffix":""},{"dropping-particle":"","family":"Ulvenes","given":"Pål","non-dropping-particle":"","parse-names":false,"suffix":""},{"dropping-particle":"","family":"Stubdal","given":"Sven","non-dropping-particle":"","parse-names":false,"suffix":""},{"dropping-particle":"","family":"Wampold","given":"Bruce E","non-dropping-particle":"","parse-names":false,"suffix":""}],"container-title":"Psychotherapy Research","id":"ITEM-1","issue":"February","issued":{"date-parts":[["2015"]]},"note":"Feedback improves outcome, most robustly for NOT clients. The current study evaluated whether feedback improves progress for NOT clients, at what point in therapy the effect of FB is significant, if the effect of FB depends on inital severity, and what therapists consider important about the FB. This was done using a piecewise longitudinal MLM. Slopes after feedback didn't significantly differ between FB and NFB conditions. Effect of FB condition on all clients occurs early in tx (3rd session). There was no significant moderating effect of initial distress on the effect of FB.\n\nFeedback improves outcome only for NOT clients\n-May reduce number of sessions in OT clients?\n-Doesn't seem to reduce likelihood of becoming NOT in OT clients\n\nFeedback might be more important for more distressed clients\n\nAnalysis: Piecewise longitudinal multilevel model","page":"1-11","title":"How and when feedback works in psychotherapy: Is it the signal?","type":"article-journal","volume":"3307"},"uris":["http://www.mendeley.com/documents/?uuid=ea934e47-e4a7-4495-ba26-c80ae02d1ef2"]}],"mendeley":{"formattedCitation":"(Amble, Gude, Ulvenes, Stubdal, &amp; Wampold, 2015)","plainTextFormattedCitation":"(Amble, Gude, Ulvenes, Stubdal, &amp; Wampold, 2015)","previouslyFormattedCitation":"(Amble, Gude, Ulvenes, Stubdal, &amp; Wampold, 2015)"},"properties":{"noteIndex":0},"schema":"https://github.com/citation-style-language/schema/raw/master/csl-citation.json"}</w:instrText>
      </w:r>
      <w:r w:rsidR="00EE0E42" w:rsidRPr="003366A7">
        <w:rPr>
          <w:rFonts w:ascii="Times New Roman" w:hAnsi="Times New Roman" w:cs="Times New Roman"/>
        </w:rPr>
        <w:fldChar w:fldCharType="separate"/>
      </w:r>
      <w:r w:rsidR="00013624" w:rsidRPr="00013624">
        <w:rPr>
          <w:rFonts w:ascii="Times New Roman" w:hAnsi="Times New Roman" w:cs="Times New Roman"/>
          <w:noProof/>
        </w:rPr>
        <w:t>(Amble, Gude, Ulvenes, Stubdal, &amp; Wampold, 2015)</w:t>
      </w:r>
      <w:r w:rsidR="00EE0E42" w:rsidRPr="003366A7">
        <w:rPr>
          <w:rFonts w:ascii="Times New Roman" w:hAnsi="Times New Roman" w:cs="Times New Roman"/>
        </w:rPr>
        <w:fldChar w:fldCharType="end"/>
      </w:r>
      <w:r w:rsidR="0070757D">
        <w:rPr>
          <w:rFonts w:ascii="Times New Roman" w:hAnsi="Times New Roman" w:cs="Times New Roman"/>
        </w:rPr>
        <w:t>, and</w:t>
      </w:r>
      <w:r w:rsidR="00E229DD">
        <w:rPr>
          <w:rFonts w:ascii="Times New Roman" w:hAnsi="Times New Roman" w:cs="Times New Roman"/>
        </w:rPr>
        <w:t xml:space="preserve"> </w:t>
      </w:r>
      <w:r w:rsidR="0070757D">
        <w:rPr>
          <w:rFonts w:ascii="Times New Roman" w:hAnsi="Times New Roman" w:cs="Times New Roman"/>
        </w:rPr>
        <w:t>y</w:t>
      </w:r>
      <w:r w:rsidR="008A3A67">
        <w:rPr>
          <w:rFonts w:ascii="Times New Roman" w:hAnsi="Times New Roman" w:cs="Times New Roman"/>
        </w:rPr>
        <w:t xml:space="preserve">et another </w:t>
      </w:r>
      <w:r w:rsidR="00804895">
        <w:rPr>
          <w:rFonts w:ascii="Times New Roman" w:hAnsi="Times New Roman" w:cs="Times New Roman"/>
        </w:rPr>
        <w:t>review</w:t>
      </w:r>
      <w:r w:rsidR="008A3A67">
        <w:rPr>
          <w:rFonts w:ascii="Times New Roman" w:hAnsi="Times New Roman" w:cs="Times New Roman"/>
        </w:rPr>
        <w:t xml:space="preserve"> paper</w:t>
      </w:r>
      <w:r w:rsidR="00516FF9">
        <w:rPr>
          <w:rFonts w:ascii="Times New Roman" w:hAnsi="Times New Roman" w:cs="Times New Roman"/>
        </w:rPr>
        <w:t xml:space="preserve"> found that </w:t>
      </w:r>
      <w:r w:rsidR="00804895">
        <w:rPr>
          <w:rFonts w:ascii="Times New Roman" w:hAnsi="Times New Roman" w:cs="Times New Roman"/>
        </w:rPr>
        <w:t xml:space="preserve">studies including more severe clients produced smaller effects of feedback, although this effect was across studies, not within </w:t>
      </w:r>
      <w:r w:rsidR="0070757D">
        <w:rPr>
          <w:rFonts w:ascii="Times New Roman" w:hAnsi="Times New Roman" w:cs="Times New Roman"/>
        </w:rPr>
        <w:t xml:space="preserve">a single </w:t>
      </w:r>
      <w:r w:rsidR="00804895">
        <w:rPr>
          <w:rFonts w:ascii="Times New Roman" w:hAnsi="Times New Roman" w:cs="Times New Roman"/>
        </w:rPr>
        <w:t>stud</w:t>
      </w:r>
      <w:r w:rsidR="0070757D">
        <w:rPr>
          <w:rFonts w:ascii="Times New Roman" w:hAnsi="Times New Roman" w:cs="Times New Roman"/>
        </w:rPr>
        <w:t>y</w:t>
      </w:r>
      <w:r w:rsidR="00804895">
        <w:rPr>
          <w:rFonts w:ascii="Times New Roman" w:hAnsi="Times New Roman" w:cs="Times New Roman"/>
        </w:rPr>
        <w:t xml:space="preserve"> </w:t>
      </w:r>
      <w:r w:rsidR="0080489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{"citationItems":[{"id":"ITEM-1","itemData":{"DOI":"10.1111/papt.12032","ISSN":"20448341","abstract":"Purpose Continuous outcome monitoring studies have been conducted by one group of researchers in the United States, mainly in university counselling clinics. We completed a systematic review of continuous outcome monitoring and feedback during psychological therapy and assessed the quality and methodological rigour of existing studies to examine if the findings might be applicable to psychological therapy settings in the United Kingdom. Methods An electronic database literature search was carried out on studies on or after 1990 to June 2013 using strict research criteria. Independent ratings of the quality of existing studies were undertaken. Results Ten studies with original data met inclusion criteria and two meta-analyses. Feedback improves outcomes for clients who are at risk of treatment failure but effect sizes diminish with more severe psychiatric populations. No study has followed up patients to assess maintenance of gains. Study quality is highly variable. Few studies included diagnostic information and details of randomization. Clinical Support Tools are thought to be helpful but how these were used was not described. Conclusions Although research in continuous monitoring and feedback of clinical outcomes shows promising results in counselling settings, study quality, and methodological issues set limitations on the generalizability of the findings.","author":[{"dropping-particle":"","family":"Davidson","given":"Kate","non-dropping-particle":"","parse-names":false,"suffix":""},{"dropping-particle":"","family":"Perry","given":"Andrea","non-dropping-particle":"","parse-names":false,"suffix":""},{"dropping-particle":"","family":"Bell","given":"Lisa","non-dropping-particle":"","parse-names":false,"suffix":""}],"container-title":"Psychology and Psychotherapy: Theory, Research and Practice","id":"ITEM-1","issue":"1","issued":{"date-parts":[["2015"]]},"page":"21-37","title":"Would continuous feedback of patient's clinical outcomes to practitioners improve NHS psychological therapy services? Critical analysis and assessment of quality of existing studies","type":"article-journal","volume":"88"},"uris":["http://www.mendeley.com/documents/?uuid=7f9e7212-9b84-49e5-a79d-f0d54c859dca"]}],"mendeley":{"formattedCitation":"(Davidson, Perry, &amp; Bell, 2015)","plainTextFormattedCitation":"(Davidson, Perry, &amp; Bell, 2015)","previouslyFormattedCitation":"(Davidson, Perry, &amp; Bell, 2015)"},"properties":{"noteIndex":0},"schema":"https://github.com/citation-style-language/schema/raw/master/csl-citation.json"}</w:instrText>
      </w:r>
      <w:r w:rsidR="00804895">
        <w:rPr>
          <w:rFonts w:ascii="Times New Roman" w:hAnsi="Times New Roman" w:cs="Times New Roman"/>
        </w:rPr>
        <w:fldChar w:fldCharType="separate"/>
      </w:r>
      <w:r w:rsidR="00013624" w:rsidRPr="00013624">
        <w:rPr>
          <w:rFonts w:ascii="Times New Roman" w:hAnsi="Times New Roman" w:cs="Times New Roman"/>
          <w:noProof/>
        </w:rPr>
        <w:t>(Davidson, Perry, &amp; Bell, 2015)</w:t>
      </w:r>
      <w:r w:rsidR="00804895">
        <w:rPr>
          <w:rFonts w:ascii="Times New Roman" w:hAnsi="Times New Roman" w:cs="Times New Roman"/>
        </w:rPr>
        <w:fldChar w:fldCharType="end"/>
      </w:r>
      <w:r w:rsidR="00202A91">
        <w:rPr>
          <w:rFonts w:ascii="Times New Roman" w:hAnsi="Times New Roman" w:cs="Times New Roman"/>
        </w:rPr>
        <w:t xml:space="preserve">. </w:t>
      </w:r>
      <w:r w:rsidR="00527CAE">
        <w:rPr>
          <w:rFonts w:ascii="Times New Roman" w:hAnsi="Times New Roman" w:cs="Times New Roman"/>
        </w:rPr>
        <w:t>Similarly, studies of ROM feedback in more distressed pop</w:t>
      </w:r>
      <w:r w:rsidR="00C74D2B">
        <w:rPr>
          <w:rFonts w:ascii="Times New Roman" w:hAnsi="Times New Roman" w:cs="Times New Roman"/>
        </w:rPr>
        <w:t xml:space="preserve">ulations (e.g. psychiatric hospital or inpatient) have typically found smaller effects of feedback than studies including outpatients or clients seen at college counseling centers </w:t>
      </w:r>
      <w:r w:rsidR="00C74D2B">
        <w:rPr>
          <w:rFonts w:ascii="Times New Roman" w:hAnsi="Times New Roman" w:cs="Times New Roman"/>
        </w:rPr>
        <w:fldChar w:fldCharType="begin" w:fldLock="1"/>
      </w:r>
      <w:r w:rsidR="008F6E28">
        <w:rPr>
          <w:rFonts w:ascii="Times New Roman" w:hAnsi="Times New Roman" w:cs="Times New Roman"/>
        </w:rPr>
        <w:instrText>ADDIN CSL_CITATION {"citationItems":[{"id":"ITEM-1","itemData":{"DOI":"10.1016/j.jpsychores.2013.07.003","ISSN":"00223999","abstract":"Objectives: Although psychosomatic in-patient treatment is effective, 5-10% of the patients deteriorate. Providing patient progress feedback and clinical support tools to therapists improves the outcome for patients at risk of deterioration in counseling, outpatient psychotherapy, and substance abuse treatment. This study investigated the effects of feedback on psychosomatically treated in-patients at risk of treatment failure. Methods: At intake, all patients of two psychosomatic clinics were randomized either into the experimental group or the treatment-as-usual control group. Both groups were tracked weekly with the \"Outcome Questionnaire\" (OQ-45) measuring patient progress and with the clinical support tool \"Assessment of Signal Cases\" (ASC). Therapists received feedback from both instruments for all their experimental group patients. \"Patients at risk\" were defined as patients who deviated from expected recovery curves by at least one standard deviation. Of 252 patients, 43 patients were at risk: 23 belonged to the experimental group, 20 to the control group. The feedback effect was analyzed using a level-2-model for discontinuous change, effect size (d), reliable change index (RCI), and odds ratio for reliable deterioration. Results: For patients at risk, the experimental group showed an improved outcome on the OQ-45 total scale compared to the control group (p &lt; 0.05, d = 0.54). By providing feedback, the rate of reliably deteriorated patients at risk was reduced from 25.0% (control group) to 8.7% (experimental group) - odds ratio = 0.29. All reliably improved patients at risk belonged to the experimental group. Conclusion: Feedback improves the outcome of patients at risk undergoing psychosomatic in-patient treatment. © 2013 Elsevier Inc.","author":[{"dropping-particle":"","family":"Probst","given":"Thomas","non-dropping-particle":"","parse-names":false,"suffix":""},{"dropping-particle":"","family":"Lambert","given":"Michael J.","non-dropping-particle":"","parse-names":false,"suffix":""},{"dropping-particle":"","family":"Loew","given":"Thomas H.","non-dropping-particle":"","parse-names":false,"suffix":""},{"dropping-particle":"","family":"Dahlbender","given":"Reiner W.","non-dropping-particle":"","parse-names":false,"suffix":""},{"dropping-particle":"","family":"Göllner","given":"Richard","non-dropping-particle":"","parse-names":false,"suffix":""},{"dropping-particle":"","family":"Tritt","given":"Karin","non-dropping-particle":"","parse-names":false,"suffix":""}],"container-title":"Journal of Psychosomatic Research","id":"ITEM-1","issue":"3","issued":{"date-parts":[["2013"]]},"page":"255-261","publisher":"Elsevier Inc.","title":"Feedback on patient progress and clinical support tools for therapists: Improved outcome for patients at risk of treatment failure in psychosomatic in-patient therapy under the conditions of routine practice","type":"article-journal","volume":"75"},"uris":["http://www.mendeley.com/documents/?uuid=b7f97a55-975f-45ae-91c3-4b8fe9b123b4"]},{"id":"ITEM-2","itemData":{"abstract":"The current study examined the effects of providing treatment progress information and problem-solving tools to both patients and therapists during the course of psychotherapy. Three hundred and seventy patients were randomly assigned to one of two treatment groups: treatment-as-usual, or an experimental condition based on the use of patient/therapist feedback and clinical decision-support tools. Patients in the feedback condition were significantly more improved at termination than the patients in the treatment-as-usual condition. Treatment effects were not a consequence of different amounts of psychotherapy received by experimental and control clients. These findings are consistent with past research on these approaches although the effect size was smaller in this study. Not all therapists were aided by the feedback intervention.","author":[{"dropping-particle":"","family":"Simon","given":"Witold","non-dropping-particle":"","parse-names":false,"suffix":""},{"dropping-particle":"","family":"Lambert","given":"Michael J","non-dropping-particle":"","parse-names":false,"suffix":""},{"dropping-particle":"","family":"Harris","given":"Mitchell W.","non-dropping-particle":"","parse-names":false,"suffix":""},{"dropping-particle":"","family":"Busath","given":"Gregory","non-dropping-particle":"","parse-names":false,"suffix":""},{"dropping-particle":"","family":"Vazquez","given":"Aaron","non-dropping-particle":"","parse-names":false,"suffix":""}],"container-title":"Psychotherapy Research","id":"ITEM-2","issue":"6","issued":{"date-parts":[["2012"]]},"page":"638-647","title":"Providing patient progress information and clinical support tools to therapists: Effects on patients at risk of treatment failure","type":"article-journal","volume":"22"},"uris":["http://www.mendeley.com/documents/?uuid=ea96c097-02f3-4367-9124-f634b9dd84f0"]}],"mendeley":{"formattedCitation":"(Probst et al., 2013; Simon, Lambert, Harris, Busath, &amp; Vazquez, 2012)","plainTextFormattedCitation":"(Probst et al., 2013; Simon, Lambert, Harris, Busath, &amp; Vazquez, 2012)","previouslyFormattedCitation":"(Probst et al., 2013; Simon, Lambert, Harris, Busath, &amp; Vazquez, 2012)"},"properties":{"noteIndex":0},"schema":"https://github.com/citation-style-language/schema/raw/master/csl-citation.json"}</w:instrText>
      </w:r>
      <w:r w:rsidR="00C74D2B">
        <w:rPr>
          <w:rFonts w:ascii="Times New Roman" w:hAnsi="Times New Roman" w:cs="Times New Roman"/>
        </w:rPr>
        <w:fldChar w:fldCharType="separate"/>
      </w:r>
      <w:r w:rsidR="00C74D2B" w:rsidRPr="00C74D2B">
        <w:rPr>
          <w:rFonts w:ascii="Times New Roman" w:hAnsi="Times New Roman" w:cs="Times New Roman"/>
          <w:noProof/>
        </w:rPr>
        <w:t>(Probst et al., 2013; Simon, Lambert, Harris, Busath, &amp; Vazquez, 2012)</w:t>
      </w:r>
      <w:r w:rsidR="00C74D2B">
        <w:rPr>
          <w:rFonts w:ascii="Times New Roman" w:hAnsi="Times New Roman" w:cs="Times New Roman"/>
        </w:rPr>
        <w:fldChar w:fldCharType="end"/>
      </w:r>
      <w:r w:rsidR="00C74D2B">
        <w:rPr>
          <w:rFonts w:ascii="Times New Roman" w:hAnsi="Times New Roman" w:cs="Times New Roman"/>
        </w:rPr>
        <w:t xml:space="preserve">. </w:t>
      </w:r>
      <w:r w:rsidR="00D239DD">
        <w:rPr>
          <w:rFonts w:ascii="Times New Roman" w:hAnsi="Times New Roman" w:cs="Times New Roman"/>
        </w:rPr>
        <w:t xml:space="preserve">The mixed findings </w:t>
      </w:r>
      <w:r w:rsidR="00C74D2B">
        <w:rPr>
          <w:rFonts w:ascii="Times New Roman" w:hAnsi="Times New Roman" w:cs="Times New Roman"/>
        </w:rPr>
        <w:t>regarding the effect of initial distress on feedback seem likely</w:t>
      </w:r>
      <w:r w:rsidR="00D239DD">
        <w:rPr>
          <w:rFonts w:ascii="Times New Roman" w:hAnsi="Times New Roman" w:cs="Times New Roman"/>
        </w:rPr>
        <w:t xml:space="preserve"> due to differences in the populations and ranges of severity included. </w:t>
      </w:r>
      <w:r w:rsidR="008A3A67">
        <w:rPr>
          <w:rFonts w:ascii="Times New Roman" w:hAnsi="Times New Roman" w:cs="Times New Roman"/>
        </w:rPr>
        <w:t xml:space="preserve">Regarding diagnosis, </w:t>
      </w:r>
      <w:r w:rsidR="0019474A" w:rsidRPr="00FE541B">
        <w:rPr>
          <w:rFonts w:ascii="Times New Roman" w:hAnsi="Times New Roman" w:cs="Times New Roman"/>
        </w:rPr>
        <w:t xml:space="preserve">Lambert et al.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5851BF">
        <w:rPr>
          <w:rFonts w:ascii="Times New Roman" w:hAnsi="Times New Roman" w:cs="Times New Roman"/>
        </w:rPr>
        <w:fldChar w:fldCharType="separate"/>
      </w:r>
      <w:r w:rsidR="005851BF" w:rsidRPr="005851BF">
        <w:rPr>
          <w:rFonts w:ascii="Times New Roman" w:hAnsi="Times New Roman" w:cs="Times New Roman"/>
          <w:noProof/>
        </w:rPr>
        <w:t>(2018)</w:t>
      </w:r>
      <w:r w:rsidR="005851BF">
        <w:rPr>
          <w:rFonts w:ascii="Times New Roman" w:hAnsi="Times New Roman" w:cs="Times New Roman"/>
        </w:rPr>
        <w:fldChar w:fldCharType="end"/>
      </w:r>
      <w:r w:rsidR="005851BF">
        <w:rPr>
          <w:rFonts w:ascii="Times New Roman" w:hAnsi="Times New Roman" w:cs="Times New Roman"/>
        </w:rPr>
        <w:t xml:space="preserve"> </w:t>
      </w:r>
      <w:r w:rsidR="0019474A" w:rsidRPr="00FE541B">
        <w:rPr>
          <w:rFonts w:ascii="Times New Roman" w:hAnsi="Times New Roman" w:cs="Times New Roman"/>
        </w:rPr>
        <w:t xml:space="preserve">found </w:t>
      </w:r>
      <w:r w:rsidR="008A3A67">
        <w:rPr>
          <w:rFonts w:ascii="Times New Roman" w:hAnsi="Times New Roman" w:cs="Times New Roman"/>
        </w:rPr>
        <w:t>i</w:t>
      </w:r>
      <w:r w:rsidR="008A3A67" w:rsidRPr="00FE541B">
        <w:rPr>
          <w:rFonts w:ascii="Times New Roman" w:hAnsi="Times New Roman" w:cs="Times New Roman"/>
        </w:rPr>
        <w:t xml:space="preserve">n their meta-analysis </w:t>
      </w:r>
      <w:r w:rsidR="001676B7" w:rsidRPr="00FE541B">
        <w:rPr>
          <w:rFonts w:ascii="Times New Roman" w:hAnsi="Times New Roman" w:cs="Times New Roman"/>
        </w:rPr>
        <w:t xml:space="preserve">that the effect of feedback did not differ by diagnosis, although the ROM </w:t>
      </w:r>
      <w:r w:rsidR="00741EA2">
        <w:rPr>
          <w:rFonts w:ascii="Times New Roman" w:hAnsi="Times New Roman" w:cs="Times New Roman"/>
        </w:rPr>
        <w:t xml:space="preserve">measures </w:t>
      </w:r>
      <w:r w:rsidR="001676B7" w:rsidRPr="00FE541B">
        <w:rPr>
          <w:rFonts w:ascii="Times New Roman" w:hAnsi="Times New Roman" w:cs="Times New Roman"/>
        </w:rPr>
        <w:t>included</w:t>
      </w:r>
      <w:r w:rsidR="00BA56E5" w:rsidRPr="00FE541B">
        <w:rPr>
          <w:rFonts w:ascii="Times New Roman" w:hAnsi="Times New Roman" w:cs="Times New Roman"/>
        </w:rPr>
        <w:t xml:space="preserve"> </w:t>
      </w:r>
      <w:r w:rsidR="00D239DD">
        <w:rPr>
          <w:rFonts w:ascii="Times New Roman" w:hAnsi="Times New Roman" w:cs="Times New Roman"/>
        </w:rPr>
        <w:t xml:space="preserve">in the study </w:t>
      </w:r>
      <w:r w:rsidR="00BA56E5" w:rsidRPr="00FE541B">
        <w:rPr>
          <w:rFonts w:ascii="Times New Roman" w:hAnsi="Times New Roman" w:cs="Times New Roman"/>
        </w:rPr>
        <w:t>did not offer diagnosis specific feedback, and the authors indicate that more work should be done in this area.</w:t>
      </w:r>
      <w:r w:rsidR="003203CF" w:rsidRPr="00FE541B">
        <w:rPr>
          <w:rFonts w:ascii="Times New Roman" w:hAnsi="Times New Roman" w:cs="Times New Roman"/>
        </w:rPr>
        <w:t xml:space="preserve"> </w:t>
      </w:r>
      <w:r w:rsidR="0081477E">
        <w:rPr>
          <w:rFonts w:ascii="Times New Roman" w:hAnsi="Times New Roman" w:cs="Times New Roman"/>
        </w:rPr>
        <w:t>The authors also</w:t>
      </w:r>
      <w:r w:rsidR="0081477E" w:rsidRPr="00FE541B">
        <w:rPr>
          <w:rFonts w:ascii="Times New Roman" w:hAnsi="Times New Roman" w:cs="Times New Roman"/>
        </w:rPr>
        <w:t xml:space="preserve"> </w:t>
      </w:r>
      <w:r w:rsidR="003203CF" w:rsidRPr="00FE541B">
        <w:rPr>
          <w:rFonts w:ascii="Times New Roman" w:hAnsi="Times New Roman" w:cs="Times New Roman"/>
        </w:rPr>
        <w:t xml:space="preserve">acknowledge that some clients </w:t>
      </w:r>
      <w:r w:rsidR="003C762E" w:rsidRPr="00FE541B">
        <w:rPr>
          <w:rFonts w:ascii="Times New Roman" w:hAnsi="Times New Roman" w:cs="Times New Roman"/>
        </w:rPr>
        <w:t xml:space="preserve">(or therapists) </w:t>
      </w:r>
      <w:r w:rsidR="003203CF" w:rsidRPr="00FE541B">
        <w:rPr>
          <w:rFonts w:ascii="Times New Roman" w:hAnsi="Times New Roman" w:cs="Times New Roman"/>
        </w:rPr>
        <w:t>do not respond to feedback</w:t>
      </w:r>
      <w:r w:rsidR="003C762E" w:rsidRPr="00FE541B">
        <w:rPr>
          <w:rFonts w:ascii="Times New Roman" w:hAnsi="Times New Roman" w:cs="Times New Roman"/>
        </w:rPr>
        <w:t>, bu</w:t>
      </w:r>
      <w:r w:rsidR="00936E88" w:rsidRPr="00FE541B">
        <w:rPr>
          <w:rFonts w:ascii="Times New Roman" w:hAnsi="Times New Roman" w:cs="Times New Roman"/>
        </w:rPr>
        <w:t xml:space="preserve">t </w:t>
      </w:r>
      <w:r w:rsidR="0081477E">
        <w:rPr>
          <w:rFonts w:ascii="Times New Roman" w:hAnsi="Times New Roman" w:cs="Times New Roman"/>
        </w:rPr>
        <w:t xml:space="preserve">recognize that </w:t>
      </w:r>
      <w:r w:rsidR="00936E88" w:rsidRPr="00FE541B">
        <w:rPr>
          <w:rFonts w:ascii="Times New Roman" w:hAnsi="Times New Roman" w:cs="Times New Roman"/>
        </w:rPr>
        <w:t xml:space="preserve">“we have no </w:t>
      </w:r>
      <w:r w:rsidR="00EF130A" w:rsidRPr="00FE541B">
        <w:rPr>
          <w:rFonts w:ascii="Times New Roman" w:hAnsi="Times New Roman" w:cs="Times New Roman"/>
        </w:rPr>
        <w:t xml:space="preserve">knowledge of the extent to which this is a function of patient variables, therapist factors, or something connected to the nature of the feedback” </w:t>
      </w:r>
      <w:r w:rsidR="0010126B" w:rsidRPr="00FE541B">
        <w:rPr>
          <w:rFonts w:ascii="Times New Roman" w:hAnsi="Times New Roman" w:cs="Times New Roman"/>
        </w:rPr>
        <w:t>(pp 533-534)</w:t>
      </w:r>
      <w:r w:rsidR="00EF130A" w:rsidRPr="00FE541B">
        <w:rPr>
          <w:rFonts w:ascii="Times New Roman" w:hAnsi="Times New Roman" w:cs="Times New Roman"/>
        </w:rPr>
        <w:t>.</w:t>
      </w:r>
      <w:r w:rsidR="00A2597F">
        <w:rPr>
          <w:rFonts w:ascii="Times New Roman" w:hAnsi="Times New Roman" w:cs="Times New Roman"/>
        </w:rPr>
        <w:t xml:space="preserve"> </w:t>
      </w:r>
    </w:p>
    <w:p w14:paraId="117E5845" w14:textId="7C339814" w:rsidR="00A82C05" w:rsidRPr="00FE541B" w:rsidRDefault="00BC100F" w:rsidP="00013624">
      <w:pPr>
        <w:spacing w:line="480" w:lineRule="auto"/>
        <w:rPr>
          <w:rFonts w:ascii="Times New Roman" w:hAnsi="Times New Roman" w:cs="Times New Roman"/>
        </w:rPr>
      </w:pPr>
      <w:r>
        <w:rPr>
          <w:rFonts w:ascii="Times New Roman" w:hAnsi="Times New Roman" w:cs="Times New Roman"/>
        </w:rPr>
        <w:t>To our knowledge, only one study has been published</w:t>
      </w:r>
      <w:r w:rsidR="003C6334">
        <w:rPr>
          <w:rFonts w:ascii="Times New Roman" w:hAnsi="Times New Roman" w:cs="Times New Roman"/>
        </w:rPr>
        <w:t xml:space="preserve"> that assessed client moderators beyond </w:t>
      </w:r>
      <w:r w:rsidR="00CA6437">
        <w:rPr>
          <w:rFonts w:ascii="Times New Roman" w:hAnsi="Times New Roman" w:cs="Times New Roman"/>
        </w:rPr>
        <w:t xml:space="preserve">diagnosis or initial </w:t>
      </w:r>
      <w:r w:rsidR="00D239DD">
        <w:rPr>
          <w:rFonts w:ascii="Times New Roman" w:hAnsi="Times New Roman" w:cs="Times New Roman"/>
        </w:rPr>
        <w:t>severity</w:t>
      </w:r>
      <w:r w:rsidR="00CA6437">
        <w:rPr>
          <w:rFonts w:ascii="Times New Roman" w:hAnsi="Times New Roman" w:cs="Times New Roman"/>
        </w:rPr>
        <w:t xml:space="preserve"> </w:t>
      </w:r>
      <w:r w:rsidR="005851BF">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5851BF">
        <w:rPr>
          <w:rFonts w:ascii="Times New Roman" w:hAnsi="Times New Roman" w:cs="Times New Roman"/>
        </w:rPr>
        <w:fldChar w:fldCharType="separate"/>
      </w:r>
      <w:r w:rsidR="00013624" w:rsidRPr="00013624">
        <w:rPr>
          <w:rFonts w:ascii="Times New Roman" w:hAnsi="Times New Roman" w:cs="Times New Roman"/>
          <w:noProof/>
        </w:rPr>
        <w:t>(Errázuriz &amp; Zilcha-Mano, 2018)</w:t>
      </w:r>
      <w:r w:rsidR="005851BF">
        <w:rPr>
          <w:rFonts w:ascii="Times New Roman" w:hAnsi="Times New Roman" w:cs="Times New Roman"/>
        </w:rPr>
        <w:fldChar w:fldCharType="end"/>
      </w:r>
      <w:r w:rsidR="00292E8C">
        <w:rPr>
          <w:rFonts w:ascii="Times New Roman" w:hAnsi="Times New Roman" w:cs="Times New Roman"/>
        </w:rPr>
        <w:t xml:space="preserve">. </w:t>
      </w:r>
      <w:r w:rsidR="00E051F4">
        <w:rPr>
          <w:rFonts w:ascii="Times New Roman" w:hAnsi="Times New Roman" w:cs="Times New Roman"/>
        </w:rPr>
        <w:t>Unexpectedly, t</w:t>
      </w:r>
      <w:r w:rsidR="00292E8C">
        <w:rPr>
          <w:rFonts w:ascii="Times New Roman" w:hAnsi="Times New Roman" w:cs="Times New Roman"/>
        </w:rPr>
        <w:t xml:space="preserve">his study </w:t>
      </w:r>
      <w:r w:rsidR="00292E8C">
        <w:rPr>
          <w:rFonts w:ascii="Times New Roman" w:hAnsi="Times New Roman" w:cs="Times New Roman"/>
        </w:rPr>
        <w:lastRenderedPageBreak/>
        <w:t xml:space="preserve">found </w:t>
      </w:r>
      <w:r w:rsidR="00BA7EDE">
        <w:rPr>
          <w:rFonts w:ascii="Times New Roman" w:hAnsi="Times New Roman" w:cs="Times New Roman"/>
        </w:rPr>
        <w:t>that for clients with prior psychiatric hospitalizations,</w:t>
      </w:r>
      <w:r w:rsidR="00873D54">
        <w:rPr>
          <w:rFonts w:ascii="Times New Roman" w:hAnsi="Times New Roman" w:cs="Times New Roman"/>
        </w:rPr>
        <w:t xml:space="preserve"> </w:t>
      </w:r>
      <w:r w:rsidR="00BA7EDE">
        <w:rPr>
          <w:rFonts w:ascii="Times New Roman" w:hAnsi="Times New Roman" w:cs="Times New Roman"/>
        </w:rPr>
        <w:t xml:space="preserve">receiving feedback actually produced worse </w:t>
      </w:r>
      <w:r w:rsidR="00873D54">
        <w:rPr>
          <w:rFonts w:ascii="Times New Roman" w:hAnsi="Times New Roman" w:cs="Times New Roman"/>
        </w:rPr>
        <w:t>outcomes than no</w:t>
      </w:r>
      <w:r w:rsidR="00237251">
        <w:rPr>
          <w:rFonts w:ascii="Times New Roman" w:hAnsi="Times New Roman" w:cs="Times New Roman"/>
        </w:rPr>
        <w:t>t receiving</w:t>
      </w:r>
      <w:r w:rsidR="00873D54">
        <w:rPr>
          <w:rFonts w:ascii="Times New Roman" w:hAnsi="Times New Roman" w:cs="Times New Roman"/>
        </w:rPr>
        <w:t xml:space="preserve"> feedback. </w:t>
      </w:r>
      <w:r w:rsidR="00E051F4">
        <w:rPr>
          <w:rFonts w:ascii="Times New Roman" w:hAnsi="Times New Roman" w:cs="Times New Roman"/>
        </w:rPr>
        <w:t>Also unexpected</w:t>
      </w:r>
      <w:r w:rsidR="007F7EEC">
        <w:rPr>
          <w:rFonts w:ascii="Times New Roman" w:hAnsi="Times New Roman" w:cs="Times New Roman"/>
        </w:rPr>
        <w:t xml:space="preserve">, </w:t>
      </w:r>
      <w:r w:rsidR="006362FF">
        <w:rPr>
          <w:rFonts w:ascii="Times New Roman" w:hAnsi="Times New Roman" w:cs="Times New Roman"/>
        </w:rPr>
        <w:t xml:space="preserve">for </w:t>
      </w:r>
      <w:r w:rsidR="00A64809">
        <w:rPr>
          <w:rFonts w:ascii="Times New Roman" w:hAnsi="Times New Roman" w:cs="Times New Roman"/>
        </w:rPr>
        <w:t xml:space="preserve">clients who started with greater distress </w:t>
      </w:r>
      <w:r w:rsidR="00966267">
        <w:rPr>
          <w:rFonts w:ascii="Times New Roman" w:hAnsi="Times New Roman" w:cs="Times New Roman"/>
        </w:rPr>
        <w:t>and</w:t>
      </w:r>
      <w:r w:rsidR="00A64809">
        <w:rPr>
          <w:rFonts w:ascii="Times New Roman" w:hAnsi="Times New Roman" w:cs="Times New Roman"/>
        </w:rPr>
        <w:t xml:space="preserve"> went off track during treatment, receiving no feedback was better than receiving feedback that they were off track. </w:t>
      </w:r>
      <w:r w:rsidR="00C5579D">
        <w:rPr>
          <w:rFonts w:ascii="Times New Roman" w:hAnsi="Times New Roman" w:cs="Times New Roman"/>
        </w:rPr>
        <w:t xml:space="preserve">The authors hypothesize that for these highly distressed and potentially more vulnerable clients, receiving feedback that they are not progressing as expected may be </w:t>
      </w:r>
      <w:r w:rsidR="0081477E">
        <w:rPr>
          <w:rFonts w:ascii="Times New Roman" w:hAnsi="Times New Roman" w:cs="Times New Roman"/>
        </w:rPr>
        <w:t>a negative experience</w:t>
      </w:r>
      <w:r w:rsidR="00C5579D">
        <w:rPr>
          <w:rFonts w:ascii="Times New Roman" w:hAnsi="Times New Roman" w:cs="Times New Roman"/>
        </w:rPr>
        <w:t xml:space="preserve"> </w:t>
      </w:r>
      <w:r w:rsidR="00966267">
        <w:rPr>
          <w:rFonts w:ascii="Times New Roman" w:hAnsi="Times New Roman" w:cs="Times New Roman"/>
        </w:rPr>
        <w:t>that</w:t>
      </w:r>
      <w:r w:rsidR="00C5579D">
        <w:rPr>
          <w:rFonts w:ascii="Times New Roman" w:hAnsi="Times New Roman" w:cs="Times New Roman"/>
        </w:rPr>
        <w:t xml:space="preserve"> may further impede treatment progress. </w:t>
      </w:r>
      <w:r w:rsidR="00E051F4">
        <w:rPr>
          <w:rFonts w:ascii="Times New Roman" w:hAnsi="Times New Roman" w:cs="Times New Roman"/>
        </w:rPr>
        <w:t xml:space="preserve">The paucity of studies, let alone the unexpected results observed, </w:t>
      </w:r>
      <w:r w:rsidR="004A4780">
        <w:rPr>
          <w:rFonts w:ascii="Times New Roman" w:hAnsi="Times New Roman" w:cs="Times New Roman"/>
        </w:rPr>
        <w:t>indicate that more</w:t>
      </w:r>
      <w:r w:rsidR="004A4780" w:rsidRPr="00FE541B">
        <w:rPr>
          <w:rFonts w:ascii="Times New Roman" w:hAnsi="Times New Roman" w:cs="Times New Roman"/>
        </w:rPr>
        <w:t xml:space="preserve"> </w:t>
      </w:r>
      <w:r w:rsidR="00A82C05" w:rsidRPr="00FE541B">
        <w:rPr>
          <w:rFonts w:ascii="Times New Roman" w:hAnsi="Times New Roman" w:cs="Times New Roman"/>
        </w:rPr>
        <w:t xml:space="preserve">attention to client moderators of feedback’s effectiveness </w:t>
      </w:r>
      <w:r w:rsidR="007D1B75">
        <w:rPr>
          <w:rFonts w:ascii="Times New Roman" w:hAnsi="Times New Roman" w:cs="Times New Roman"/>
        </w:rPr>
        <w:t>is needed</w:t>
      </w:r>
      <w:r w:rsidR="004A4780">
        <w:rPr>
          <w:rFonts w:ascii="Times New Roman" w:hAnsi="Times New Roman" w:cs="Times New Roman"/>
        </w:rPr>
        <w:t xml:space="preserve">.  </w:t>
      </w:r>
    </w:p>
    <w:p w14:paraId="4A6F545E" w14:textId="6BA0F3D1" w:rsidR="00BE1A15" w:rsidRDefault="00823AFB" w:rsidP="00013624">
      <w:pPr>
        <w:spacing w:line="480" w:lineRule="auto"/>
        <w:rPr>
          <w:rFonts w:ascii="Times New Roman" w:hAnsi="Times New Roman" w:cs="Times New Roman"/>
        </w:rPr>
      </w:pPr>
      <w:r>
        <w:rPr>
          <w:rFonts w:ascii="Times New Roman" w:hAnsi="Times New Roman" w:cs="Times New Roman"/>
        </w:rPr>
        <w:t>Taken as a whole, the literature suggests that while feedback is generally effective, more can be done to ex</w:t>
      </w:r>
      <w:r w:rsidR="008B4A0B">
        <w:rPr>
          <w:rFonts w:ascii="Times New Roman" w:hAnsi="Times New Roman" w:cs="Times New Roman"/>
        </w:rPr>
        <w:t>t</w:t>
      </w:r>
      <w:r>
        <w:rPr>
          <w:rFonts w:ascii="Times New Roman" w:hAnsi="Times New Roman" w:cs="Times New Roman"/>
        </w:rPr>
        <w:t>end its positive impact and</w:t>
      </w:r>
      <w:r w:rsidR="00927530">
        <w:rPr>
          <w:rFonts w:ascii="Times New Roman" w:hAnsi="Times New Roman" w:cs="Times New Roman"/>
        </w:rPr>
        <w:t xml:space="preserve"> </w:t>
      </w:r>
      <w:r>
        <w:rPr>
          <w:rFonts w:ascii="Times New Roman" w:hAnsi="Times New Roman" w:cs="Times New Roman"/>
        </w:rPr>
        <w:t xml:space="preserve">to understand </w:t>
      </w:r>
      <w:r w:rsidR="00BE1A15" w:rsidRPr="00BE1A15">
        <w:rPr>
          <w:rFonts w:ascii="Times New Roman" w:hAnsi="Times New Roman" w:cs="Times New Roman"/>
        </w:rPr>
        <w:t xml:space="preserve">under what conditions and for whom it is effective. The present study aims to </w:t>
      </w:r>
      <w:r>
        <w:rPr>
          <w:rFonts w:ascii="Times New Roman" w:hAnsi="Times New Roman" w:cs="Times New Roman"/>
        </w:rPr>
        <w:t xml:space="preserve">address these gaps by </w:t>
      </w:r>
      <w:r w:rsidR="00B36FEB">
        <w:rPr>
          <w:rFonts w:ascii="Times New Roman" w:hAnsi="Times New Roman" w:cs="Times New Roman"/>
        </w:rPr>
        <w:t>evaluat</w:t>
      </w:r>
      <w:r>
        <w:rPr>
          <w:rFonts w:ascii="Times New Roman" w:hAnsi="Times New Roman" w:cs="Times New Roman"/>
        </w:rPr>
        <w:t>ing</w:t>
      </w:r>
      <w:r w:rsidR="00B36FEB">
        <w:rPr>
          <w:rFonts w:ascii="Times New Roman" w:hAnsi="Times New Roman" w:cs="Times New Roman"/>
        </w:rPr>
        <w:t xml:space="preserve"> the impact of one specific</w:t>
      </w:r>
      <w:r w:rsidR="00BD7263">
        <w:rPr>
          <w:rFonts w:ascii="Times New Roman" w:hAnsi="Times New Roman" w:cs="Times New Roman"/>
        </w:rPr>
        <w:t xml:space="preserve"> multidimensional</w:t>
      </w:r>
      <w:r w:rsidR="00B36FEB">
        <w:rPr>
          <w:rFonts w:ascii="Times New Roman" w:hAnsi="Times New Roman" w:cs="Times New Roman"/>
        </w:rPr>
        <w:t xml:space="preserve"> feedback system developed </w:t>
      </w:r>
      <w:r w:rsidR="00927530">
        <w:rPr>
          <w:rFonts w:ascii="Times New Roman" w:hAnsi="Times New Roman" w:cs="Times New Roman"/>
        </w:rPr>
        <w:t xml:space="preserve">and refined to </w:t>
      </w:r>
      <w:r w:rsidR="00927530" w:rsidRPr="00FE541B">
        <w:rPr>
          <w:rFonts w:ascii="Times New Roman" w:hAnsi="Times New Roman" w:cs="Times New Roman"/>
        </w:rPr>
        <w:t xml:space="preserve">meet the needs of </w:t>
      </w:r>
      <w:r w:rsidR="00237251">
        <w:rPr>
          <w:rFonts w:ascii="Times New Roman" w:hAnsi="Times New Roman" w:cs="Times New Roman"/>
        </w:rPr>
        <w:t xml:space="preserve">clients treated </w:t>
      </w:r>
      <w:r w:rsidR="00B36FEB">
        <w:rPr>
          <w:rFonts w:ascii="Times New Roman" w:hAnsi="Times New Roman" w:cs="Times New Roman"/>
        </w:rPr>
        <w:t>in college counseling centers, as well as</w:t>
      </w:r>
      <w:r w:rsidR="009612AA">
        <w:rPr>
          <w:rFonts w:ascii="Times New Roman" w:hAnsi="Times New Roman" w:cs="Times New Roman"/>
        </w:rPr>
        <w:t xml:space="preserve"> to</w:t>
      </w:r>
      <w:r w:rsidR="00BE1A15" w:rsidRPr="00BE1A15">
        <w:rPr>
          <w:rFonts w:ascii="Times New Roman" w:hAnsi="Times New Roman" w:cs="Times New Roman"/>
        </w:rPr>
        <w:t xml:space="preserve"> examin</w:t>
      </w:r>
      <w:r w:rsidR="009612AA">
        <w:rPr>
          <w:rFonts w:ascii="Times New Roman" w:hAnsi="Times New Roman" w:cs="Times New Roman"/>
        </w:rPr>
        <w:t>e</w:t>
      </w:r>
      <w:r w:rsidR="00BE1A15" w:rsidRPr="00BE1A15">
        <w:rPr>
          <w:rFonts w:ascii="Times New Roman" w:hAnsi="Times New Roman" w:cs="Times New Roman"/>
        </w:rPr>
        <w:t xml:space="preserve"> </w:t>
      </w:r>
      <w:r w:rsidR="00927530">
        <w:rPr>
          <w:rFonts w:ascii="Times New Roman" w:hAnsi="Times New Roman" w:cs="Times New Roman"/>
        </w:rPr>
        <w:t xml:space="preserve">both client moderators and </w:t>
      </w:r>
      <w:r w:rsidR="009612AA">
        <w:rPr>
          <w:rFonts w:ascii="Times New Roman" w:hAnsi="Times New Roman" w:cs="Times New Roman"/>
        </w:rPr>
        <w:t xml:space="preserve">the impact of feedback on </w:t>
      </w:r>
      <w:r w:rsidR="00927530">
        <w:rPr>
          <w:rFonts w:ascii="Times New Roman" w:hAnsi="Times New Roman" w:cs="Times New Roman"/>
        </w:rPr>
        <w:t>multiple domains of specific distress and impairment</w:t>
      </w:r>
      <w:r w:rsidR="00740E21">
        <w:rPr>
          <w:rFonts w:ascii="Times New Roman" w:hAnsi="Times New Roman" w:cs="Times New Roman"/>
        </w:rPr>
        <w:t>.</w:t>
      </w:r>
      <w:r w:rsidR="00BE1A15" w:rsidRPr="00BE1A15">
        <w:rPr>
          <w:rFonts w:ascii="Times New Roman" w:hAnsi="Times New Roman" w:cs="Times New Roman"/>
        </w:rPr>
        <w:t xml:space="preserve">  </w:t>
      </w:r>
    </w:p>
    <w:p w14:paraId="6A152A4F" w14:textId="3CC36EC8" w:rsidR="00955D1D" w:rsidRPr="00955D1D" w:rsidRDefault="00955D1D" w:rsidP="00C3758B">
      <w:pPr>
        <w:spacing w:line="480" w:lineRule="auto"/>
        <w:ind w:firstLine="0"/>
        <w:rPr>
          <w:rFonts w:ascii="Times New Roman" w:hAnsi="Times New Roman" w:cs="Times New Roman"/>
          <w:b/>
          <w:bCs/>
        </w:rPr>
      </w:pPr>
      <w:r w:rsidRPr="00BD7263">
        <w:rPr>
          <w:rFonts w:ascii="Times New Roman" w:hAnsi="Times New Roman" w:cs="Times New Roman"/>
          <w:b/>
          <w:bCs/>
        </w:rPr>
        <w:t xml:space="preserve">The Center for Collegiate Mental Health and The Counseling Center Assessment of Psychological Symptoms </w:t>
      </w:r>
    </w:p>
    <w:p w14:paraId="68C2CE50" w14:textId="7719CBA1" w:rsidR="00BE1A15" w:rsidRDefault="00DE0FD3" w:rsidP="00013624">
      <w:pPr>
        <w:spacing w:line="480" w:lineRule="auto"/>
        <w:rPr>
          <w:rFonts w:ascii="Times New Roman" w:hAnsi="Times New Roman" w:cs="Times New Roman"/>
        </w:rPr>
      </w:pPr>
      <w:r w:rsidRPr="00BE1A15">
        <w:rPr>
          <w:rFonts w:ascii="Times New Roman" w:hAnsi="Times New Roman" w:cs="Times New Roman"/>
        </w:rPr>
        <w:t xml:space="preserve">The Center for Collegiate Mental Health (CCMH) is a nationally representative practice research network (PRN) </w:t>
      </w:r>
      <w:ins w:id="8" w:author="Rebecca Janis" w:date="2020-05-27T17:32:00Z">
        <w:r w:rsidR="008A7C19">
          <w:rPr>
            <w:rFonts w:ascii="Times New Roman" w:hAnsi="Times New Roman" w:cs="Times New Roman"/>
          </w:rPr>
          <w:t xml:space="preserve">of </w:t>
        </w:r>
        <w:r w:rsidR="008A7C19" w:rsidRPr="00BE1A15">
          <w:rPr>
            <w:rFonts w:ascii="Times New Roman" w:hAnsi="Times New Roman" w:cs="Times New Roman"/>
          </w:rPr>
          <w:t xml:space="preserve">university and </w:t>
        </w:r>
        <w:r w:rsidR="008A7C19">
          <w:rPr>
            <w:rFonts w:ascii="Times New Roman" w:hAnsi="Times New Roman" w:cs="Times New Roman"/>
          </w:rPr>
          <w:t xml:space="preserve">college counseling centers </w:t>
        </w:r>
      </w:ins>
      <w:r w:rsidRPr="00BE1A15">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Locke, Castonguay, &amp; Locke, 2011)","plainTextFormattedCitation":"(Hayes, Locke, Castonguay, &amp; Locke, 2011)","previouslyFormattedCitation":"(Hayes, Locke, Castonguay, &amp; Locke, 2011)"},"properties":{"noteIndex":0},"schema":"https://github.com/citation-style-language/schema/raw/master/csl-citation.json"}</w:instrText>
      </w:r>
      <w:r w:rsidRPr="00BE1A15">
        <w:rPr>
          <w:rFonts w:ascii="Times New Roman" w:hAnsi="Times New Roman" w:cs="Times New Roman"/>
        </w:rPr>
        <w:fldChar w:fldCharType="separate"/>
      </w:r>
      <w:r w:rsidR="00013624" w:rsidRPr="00013624">
        <w:rPr>
          <w:rFonts w:ascii="Times New Roman" w:hAnsi="Times New Roman" w:cs="Times New Roman"/>
          <w:noProof/>
        </w:rPr>
        <w:t>(Hayes, Locke, Castonguay, &amp; Locke, 2011)</w:t>
      </w:r>
      <w:r w:rsidRPr="00BE1A15">
        <w:rPr>
          <w:rFonts w:ascii="Times New Roman" w:hAnsi="Times New Roman" w:cs="Times New Roman"/>
        </w:rPr>
        <w:fldChar w:fldCharType="end"/>
      </w:r>
      <w:r w:rsidRPr="00BE1A15">
        <w:rPr>
          <w:rFonts w:ascii="Times New Roman" w:hAnsi="Times New Roman" w:cs="Times New Roman"/>
        </w:rPr>
        <w:t>, built on a collaborative infrastructure involving multiple stakeholders, including university administrators, psychological researchers</w:t>
      </w:r>
      <w:r w:rsidR="00426ACF">
        <w:rPr>
          <w:rFonts w:ascii="Times New Roman" w:hAnsi="Times New Roman" w:cs="Times New Roman"/>
        </w:rPr>
        <w:t xml:space="preserve"> (faculty members and graduate students)</w:t>
      </w:r>
      <w:r w:rsidRPr="00BE1A15">
        <w:rPr>
          <w:rFonts w:ascii="Times New Roman" w:hAnsi="Times New Roman" w:cs="Times New Roman"/>
        </w:rPr>
        <w:t xml:space="preserve">, industry partners, and over 600 </w:t>
      </w:r>
      <w:del w:id="9" w:author="Rebecca Janis" w:date="2020-05-27T17:32:00Z">
        <w:r w:rsidRPr="00BE1A15" w:rsidDel="008A7C19">
          <w:rPr>
            <w:rFonts w:ascii="Times New Roman" w:hAnsi="Times New Roman" w:cs="Times New Roman"/>
          </w:rPr>
          <w:delText xml:space="preserve">university and college </w:delText>
        </w:r>
      </w:del>
      <w:r w:rsidRPr="00BE1A15">
        <w:rPr>
          <w:rFonts w:ascii="Times New Roman" w:hAnsi="Times New Roman" w:cs="Times New Roman"/>
        </w:rPr>
        <w:t xml:space="preserve">counseling centers. </w:t>
      </w:r>
      <w:r w:rsidR="00A82C33">
        <w:rPr>
          <w:rFonts w:ascii="Times New Roman" w:hAnsi="Times New Roman" w:cs="Times New Roman"/>
        </w:rPr>
        <w:t xml:space="preserve">As a </w:t>
      </w:r>
      <w:r w:rsidRPr="00BE1A15">
        <w:rPr>
          <w:rFonts w:ascii="Times New Roman" w:hAnsi="Times New Roman" w:cs="Times New Roman"/>
        </w:rPr>
        <w:t>PRN</w:t>
      </w:r>
      <w:r w:rsidR="00B1517B">
        <w:rPr>
          <w:rFonts w:ascii="Times New Roman" w:hAnsi="Times New Roman" w:cs="Times New Roman"/>
        </w:rPr>
        <w:t>, CCMH</w:t>
      </w:r>
      <w:r w:rsidRPr="00BE1A15">
        <w:rPr>
          <w:rFonts w:ascii="Times New Roman" w:hAnsi="Times New Roman" w:cs="Times New Roman"/>
        </w:rPr>
        <w:t xml:space="preserve"> facilitat</w:t>
      </w:r>
      <w:r w:rsidR="00B1517B">
        <w:rPr>
          <w:rFonts w:ascii="Times New Roman" w:hAnsi="Times New Roman" w:cs="Times New Roman"/>
        </w:rPr>
        <w:t>es</w:t>
      </w:r>
      <w:r w:rsidRPr="00BE1A15">
        <w:rPr>
          <w:rFonts w:ascii="Times New Roman" w:hAnsi="Times New Roman" w:cs="Times New Roman"/>
        </w:rPr>
        <w:t xml:space="preserve"> the collection of information that will both inform clinical practice and advance </w:t>
      </w:r>
      <w:r w:rsidRPr="00BE1A15">
        <w:rPr>
          <w:rFonts w:ascii="Times New Roman" w:hAnsi="Times New Roman" w:cs="Times New Roman"/>
        </w:rPr>
        <w:lastRenderedPageBreak/>
        <w:t xml:space="preserve">research on the mental health services provided to </w:t>
      </w:r>
      <w:r w:rsidR="005677B4">
        <w:rPr>
          <w:rFonts w:ascii="Times New Roman" w:hAnsi="Times New Roman" w:cs="Times New Roman"/>
        </w:rPr>
        <w:t>university counseling</w:t>
      </w:r>
      <w:r w:rsidRPr="00BE1A15">
        <w:rPr>
          <w:rFonts w:ascii="Times New Roman" w:hAnsi="Times New Roman" w:cs="Times New Roman"/>
        </w:rPr>
        <w:t xml:space="preserve"> clients, while not adding substantial burden to everyday clinical practice. </w:t>
      </w:r>
    </w:p>
    <w:p w14:paraId="377FB378" w14:textId="68918A7D" w:rsidR="00C41F6D" w:rsidRDefault="00CD5AC8" w:rsidP="007C35A0">
      <w:pPr>
        <w:spacing w:line="480" w:lineRule="auto"/>
        <w:rPr>
          <w:rFonts w:ascii="Times New Roman" w:hAnsi="Times New Roman" w:cs="Times New Roman"/>
        </w:rPr>
      </w:pPr>
      <w:r w:rsidRPr="00BE1A15">
        <w:rPr>
          <w:rFonts w:ascii="Times New Roman" w:hAnsi="Times New Roman" w:cs="Times New Roman"/>
        </w:rPr>
        <w:t>The Counseling Center Assessment of Psychological Symptoms (CCAPS</w:t>
      </w:r>
      <w:r w:rsidR="000B179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(CCAPS-62).","type":"article-journal","volume":"58"},"uris":["http://www.mendeley.com/documents/?uuid=a2d62bb4-ca7e-4a64-bec4-b75662728ec6"]}],"mendeley":{"formattedCitation":"(Locke et al., 2011)","manualFormatting":"; Locke et al., 2011)","plainTextFormattedCitation":"(Locke et al., 2011)","previouslyFormattedCitation":"(Locke et al., 2011)"},"properties":{"noteIndex":0},"schema":"https://github.com/citation-style-language/schema/raw/master/csl-citation.json"}</w:instrText>
      </w:r>
      <w:r w:rsidR="000B179C">
        <w:rPr>
          <w:rFonts w:ascii="Times New Roman" w:hAnsi="Times New Roman" w:cs="Times New Roman"/>
        </w:rPr>
        <w:fldChar w:fldCharType="separate"/>
      </w:r>
      <w:r w:rsidR="000B179C">
        <w:rPr>
          <w:rFonts w:ascii="Times New Roman" w:hAnsi="Times New Roman" w:cs="Times New Roman"/>
          <w:noProof/>
        </w:rPr>
        <w:t xml:space="preserve">; </w:t>
      </w:r>
      <w:r w:rsidR="000B179C" w:rsidRPr="000B179C">
        <w:rPr>
          <w:rFonts w:ascii="Times New Roman" w:hAnsi="Times New Roman" w:cs="Times New Roman"/>
          <w:noProof/>
        </w:rPr>
        <w:t>Locke et al., 2011)</w:t>
      </w:r>
      <w:r w:rsidR="000B179C">
        <w:rPr>
          <w:rFonts w:ascii="Times New Roman" w:hAnsi="Times New Roman" w:cs="Times New Roman"/>
        </w:rPr>
        <w:fldChar w:fldCharType="end"/>
      </w:r>
      <w:r w:rsidRPr="00BE1A15">
        <w:rPr>
          <w:rFonts w:ascii="Times New Roman" w:hAnsi="Times New Roman" w:cs="Times New Roman"/>
        </w:rPr>
        <w:t xml:space="preserve"> is a routine outcome monitoring instrument developed by CCMH specifically for use in </w:t>
      </w:r>
      <w:r w:rsidR="00B35FBF">
        <w:rPr>
          <w:rFonts w:ascii="Times New Roman" w:hAnsi="Times New Roman" w:cs="Times New Roman"/>
        </w:rPr>
        <w:t>the</w:t>
      </w:r>
      <w:r w:rsidRPr="00BE1A15">
        <w:rPr>
          <w:rFonts w:ascii="Times New Roman" w:hAnsi="Times New Roman" w:cs="Times New Roman"/>
        </w:rPr>
        <w:t xml:space="preserve"> college population.</w:t>
      </w:r>
      <w:r w:rsidR="007C35A0">
        <w:rPr>
          <w:rFonts w:ascii="Times New Roman" w:hAnsi="Times New Roman" w:cs="Times New Roman"/>
        </w:rPr>
        <w:t xml:space="preserve"> It captures distress across the most common domains seen in college counseling centers and is intended to be used at </w:t>
      </w:r>
      <w:r w:rsidR="00B72EA7">
        <w:rPr>
          <w:rFonts w:ascii="Times New Roman" w:hAnsi="Times New Roman" w:cs="Times New Roman"/>
        </w:rPr>
        <w:t>intake</w:t>
      </w:r>
      <w:r w:rsidR="007C35A0">
        <w:rPr>
          <w:rFonts w:ascii="Times New Roman" w:hAnsi="Times New Roman" w:cs="Times New Roman"/>
        </w:rPr>
        <w:t xml:space="preserve"> and throughout treatment. It is currently </w:t>
      </w:r>
      <w:r w:rsidR="00B72EA7">
        <w:rPr>
          <w:rFonts w:ascii="Times New Roman" w:hAnsi="Times New Roman" w:cs="Times New Roman"/>
        </w:rPr>
        <w:t>used</w:t>
      </w:r>
      <w:r w:rsidR="007C35A0">
        <w:rPr>
          <w:rFonts w:ascii="Times New Roman" w:hAnsi="Times New Roman" w:cs="Times New Roman"/>
        </w:rPr>
        <w:t xml:space="preserve"> in over 600 counseling centers.</w:t>
      </w:r>
      <w:r w:rsidRPr="00BE1A15">
        <w:rPr>
          <w:rFonts w:ascii="Times New Roman" w:hAnsi="Times New Roman" w:cs="Times New Roman"/>
        </w:rPr>
        <w:t xml:space="preserve"> </w:t>
      </w:r>
      <w:r w:rsidR="00955D1D">
        <w:rPr>
          <w:rFonts w:ascii="Times New Roman" w:hAnsi="Times New Roman" w:cs="Times New Roman"/>
        </w:rPr>
        <w:t xml:space="preserve">When the CCMH was launched </w:t>
      </w:r>
      <w:r w:rsidR="00F30320">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{"citationItems":[{"id":"ITEM-1","itemData":{"author":[{"dropping-particle":"","family":"Locke","given":"Benjamin D","non-dropping-particle":"","parse-names":false,"suffix":""},{"dropping-particle":"","family":"Crane","given":"Amy L","non-dropping-particle":"","parse-names":false,"suffix":""},{"dropping-particle":"","family":"Chun-kennedy","given":"Caitlin L","non-dropping-particle":"","parse-names":false,"suffix":""},{"dropping-particle":"","family":"Edens","given":"Astrid","non-dropping-particle":"","parse-names":false,"suffix":""}],"id":"ITEM-1","issued":{"date-parts":[["2008"]]},"page":"17-21","title":"The Center for the Study of Collegiate Mental Health: A Novel Practice Research Network with National Reach and a Pilot Study to Match","type":"article-journal"},"uris":["http://www.mendeley.com/documents/?uuid=1cfde774-32fe-4d4b-acc1-768031de85cb"]}],"mendeley":{"formattedCitation":"(Locke, Crane, Chun-kennedy, &amp; Edens, 2008)","plainTextFormattedCitation":"(Locke, Crane, Chun-kennedy, &amp; Edens, 2008)","previouslyFormattedCitation":"(Locke, Crane, Chun-kennedy, &amp; Edens, 2008)"},"properties":{"noteIndex":0},"schema":"https://github.com/citation-style-language/schema/raw/master/csl-citation.json"}</w:instrText>
      </w:r>
      <w:r w:rsidR="00F30320">
        <w:rPr>
          <w:rFonts w:ascii="Times New Roman" w:hAnsi="Times New Roman" w:cs="Times New Roman"/>
        </w:rPr>
        <w:fldChar w:fldCharType="separate"/>
      </w:r>
      <w:r w:rsidR="00013624" w:rsidRPr="00013624">
        <w:rPr>
          <w:rFonts w:ascii="Times New Roman" w:hAnsi="Times New Roman" w:cs="Times New Roman"/>
          <w:noProof/>
        </w:rPr>
        <w:t>(Locke, Crane, Chun-kennedy, &amp; Edens, 2008)</w:t>
      </w:r>
      <w:r w:rsidR="00F30320">
        <w:rPr>
          <w:rFonts w:ascii="Times New Roman" w:hAnsi="Times New Roman" w:cs="Times New Roman"/>
        </w:rPr>
        <w:fldChar w:fldCharType="end"/>
      </w:r>
      <w:r w:rsidR="006464FF">
        <w:rPr>
          <w:rFonts w:ascii="Times New Roman" w:hAnsi="Times New Roman" w:cs="Times New Roman"/>
        </w:rPr>
        <w:t xml:space="preserve">, clinicians using the </w:t>
      </w:r>
      <w:r w:rsidR="008E6C28" w:rsidRPr="00F42769">
        <w:rPr>
          <w:rFonts w:ascii="Times New Roman" w:hAnsi="Times New Roman" w:cs="Times New Roman"/>
        </w:rPr>
        <w:t xml:space="preserve">CCAPS </w:t>
      </w:r>
      <w:r w:rsidR="006464FF">
        <w:rPr>
          <w:rFonts w:ascii="Times New Roman" w:hAnsi="Times New Roman" w:cs="Times New Roman"/>
        </w:rPr>
        <w:t xml:space="preserve">received a </w:t>
      </w:r>
      <w:r w:rsidR="008E6C28" w:rsidRPr="00F42769">
        <w:rPr>
          <w:rFonts w:ascii="Times New Roman" w:hAnsi="Times New Roman" w:cs="Times New Roman"/>
        </w:rPr>
        <w:t xml:space="preserve">report </w:t>
      </w:r>
      <w:r w:rsidR="00B72EA7">
        <w:rPr>
          <w:rFonts w:ascii="Times New Roman" w:hAnsi="Times New Roman" w:cs="Times New Roman"/>
        </w:rPr>
        <w:t xml:space="preserve">for each client </w:t>
      </w:r>
      <w:r w:rsidR="006464FF">
        <w:rPr>
          <w:rFonts w:ascii="Times New Roman" w:hAnsi="Times New Roman" w:cs="Times New Roman"/>
        </w:rPr>
        <w:t>that provided</w:t>
      </w:r>
      <w:r w:rsidR="0099542C">
        <w:rPr>
          <w:rFonts w:ascii="Times New Roman" w:hAnsi="Times New Roman" w:cs="Times New Roman"/>
        </w:rPr>
        <w:t xml:space="preserve"> CCAPS scores</w:t>
      </w:r>
      <w:r w:rsidR="006464FF">
        <w:rPr>
          <w:rFonts w:ascii="Times New Roman" w:hAnsi="Times New Roman" w:cs="Times New Roman"/>
        </w:rPr>
        <w:t xml:space="preserve"> </w:t>
      </w:r>
      <w:r w:rsidR="00C14822" w:rsidRPr="00F42769">
        <w:rPr>
          <w:rFonts w:ascii="Times New Roman" w:hAnsi="Times New Roman" w:cs="Times New Roman"/>
        </w:rPr>
        <w:t>in a tabular format</w:t>
      </w:r>
      <w:r w:rsidR="00B72EA7">
        <w:rPr>
          <w:rFonts w:ascii="Times New Roman" w:hAnsi="Times New Roman" w:cs="Times New Roman"/>
        </w:rPr>
        <w:t xml:space="preserve"> (see Appendix A), with</w:t>
      </w:r>
      <w:r w:rsidR="0099542C">
        <w:rPr>
          <w:rFonts w:ascii="Times New Roman" w:hAnsi="Times New Roman" w:cs="Times New Roman"/>
        </w:rPr>
        <w:t xml:space="preserve"> </w:t>
      </w:r>
      <w:r w:rsidR="006656E7">
        <w:rPr>
          <w:rFonts w:ascii="Times New Roman" w:hAnsi="Times New Roman" w:cs="Times New Roman"/>
        </w:rPr>
        <w:t>CCAPS scores as percentiles normed on a large sample of treatment seeking college students</w:t>
      </w:r>
      <w:r w:rsidR="00B72EA7">
        <w:rPr>
          <w:rFonts w:ascii="Times New Roman" w:hAnsi="Times New Roman" w:cs="Times New Roman"/>
        </w:rPr>
        <w:t>. It</w:t>
      </w:r>
      <w:r w:rsidR="006656E7">
        <w:rPr>
          <w:rFonts w:ascii="Times New Roman" w:hAnsi="Times New Roman" w:cs="Times New Roman"/>
        </w:rPr>
        <w:t xml:space="preserve"> offer</w:t>
      </w:r>
      <w:r w:rsidR="00B72EA7">
        <w:rPr>
          <w:rFonts w:ascii="Times New Roman" w:hAnsi="Times New Roman" w:cs="Times New Roman"/>
        </w:rPr>
        <w:t>ed</w:t>
      </w:r>
      <w:r w:rsidR="006656E7">
        <w:rPr>
          <w:rFonts w:ascii="Times New Roman" w:hAnsi="Times New Roman" w:cs="Times New Roman"/>
        </w:rPr>
        <w:t xml:space="preserve"> </w:t>
      </w:r>
      <w:r w:rsidR="0099542C">
        <w:rPr>
          <w:rFonts w:ascii="Times New Roman" w:hAnsi="Times New Roman" w:cs="Times New Roman"/>
        </w:rPr>
        <w:t xml:space="preserve">no </w:t>
      </w:r>
      <w:r w:rsidR="00C41F6D">
        <w:rPr>
          <w:rFonts w:ascii="Times New Roman" w:hAnsi="Times New Roman" w:cs="Times New Roman"/>
        </w:rPr>
        <w:t>comparison of a client’s progress to their expected progress or indication of whether their progress was on or off</w:t>
      </w:r>
      <w:r w:rsidR="00B72EA7">
        <w:rPr>
          <w:rFonts w:ascii="Times New Roman" w:hAnsi="Times New Roman" w:cs="Times New Roman"/>
        </w:rPr>
        <w:t xml:space="preserve"> </w:t>
      </w:r>
      <w:r w:rsidR="00C41F6D">
        <w:rPr>
          <w:rFonts w:ascii="Times New Roman" w:hAnsi="Times New Roman" w:cs="Times New Roman"/>
        </w:rPr>
        <w:t xml:space="preserve">track for a positive outcome. </w:t>
      </w:r>
    </w:p>
    <w:p w14:paraId="35C6A474" w14:textId="61415EDE" w:rsidR="00901C5C" w:rsidRPr="00886A0E" w:rsidRDefault="00955D1D" w:rsidP="00013624">
      <w:pPr>
        <w:spacing w:line="480" w:lineRule="auto"/>
        <w:rPr>
          <w:rFonts w:ascii="Times New Roman" w:hAnsi="Times New Roman" w:cs="Times New Roman"/>
        </w:rPr>
      </w:pPr>
      <w:r>
        <w:rPr>
          <w:rFonts w:ascii="Times New Roman" w:hAnsi="Times New Roman" w:cs="Times New Roman"/>
        </w:rPr>
        <w:t>After several years of operation and in order t</w:t>
      </w:r>
      <w:r w:rsidR="008F7704">
        <w:rPr>
          <w:rFonts w:ascii="Times New Roman" w:hAnsi="Times New Roman" w:cs="Times New Roman"/>
        </w:rPr>
        <w:t>o meet the needs of its practitioner stakeholders</w:t>
      </w:r>
      <w:r w:rsidR="00A30F02" w:rsidRPr="00886A0E">
        <w:rPr>
          <w:rFonts w:ascii="Times New Roman" w:hAnsi="Times New Roman" w:cs="Times New Roman"/>
        </w:rPr>
        <w:t xml:space="preserve">, </w:t>
      </w:r>
      <w:r w:rsidR="00747403" w:rsidRPr="00886A0E">
        <w:rPr>
          <w:rFonts w:ascii="Times New Roman" w:hAnsi="Times New Roman" w:cs="Times New Roman"/>
        </w:rPr>
        <w:t xml:space="preserve">CCMH </w:t>
      </w:r>
      <w:r w:rsidR="00DB2046">
        <w:rPr>
          <w:rFonts w:ascii="Times New Roman" w:hAnsi="Times New Roman" w:cs="Times New Roman"/>
        </w:rPr>
        <w:t xml:space="preserve">developed a </w:t>
      </w:r>
      <w:r w:rsidR="008F7704">
        <w:rPr>
          <w:rFonts w:ascii="Times New Roman" w:hAnsi="Times New Roman" w:cs="Times New Roman"/>
        </w:rPr>
        <w:t>feedback system</w:t>
      </w:r>
      <w:r w:rsidR="00DB2046">
        <w:rPr>
          <w:rFonts w:ascii="Times New Roman" w:hAnsi="Times New Roman" w:cs="Times New Roman"/>
        </w:rPr>
        <w:t xml:space="preserve"> for the CCAPS</w:t>
      </w:r>
      <w:r w:rsidR="008F7704">
        <w:rPr>
          <w:rFonts w:ascii="Times New Roman" w:hAnsi="Times New Roman" w:cs="Times New Roman"/>
        </w:rPr>
        <w:t xml:space="preserve">. </w:t>
      </w:r>
      <w:r w:rsidR="00DB2046">
        <w:rPr>
          <w:rFonts w:ascii="Times New Roman" w:hAnsi="Times New Roman" w:cs="Times New Roman"/>
        </w:rPr>
        <w:t>Using</w:t>
      </w:r>
      <w:r w:rsidR="008F7704">
        <w:rPr>
          <w:rFonts w:ascii="Times New Roman" w:hAnsi="Times New Roman" w:cs="Times New Roman"/>
        </w:rPr>
        <w:t xml:space="preserve"> </w:t>
      </w:r>
      <w:r w:rsidR="008F7704" w:rsidRPr="00886A0E">
        <w:rPr>
          <w:rFonts w:ascii="Times New Roman" w:hAnsi="Times New Roman" w:cs="Times New Roman"/>
        </w:rPr>
        <w:t xml:space="preserve">CCAPS data </w:t>
      </w:r>
      <w:r w:rsidR="00DB2046">
        <w:rPr>
          <w:rFonts w:ascii="Times New Roman" w:hAnsi="Times New Roman" w:cs="Times New Roman"/>
        </w:rPr>
        <w:t xml:space="preserve">previously </w:t>
      </w:r>
      <w:r w:rsidR="008F7704" w:rsidRPr="00886A0E">
        <w:rPr>
          <w:rFonts w:ascii="Times New Roman" w:hAnsi="Times New Roman" w:cs="Times New Roman"/>
        </w:rPr>
        <w:t>collected through clinical practice</w:t>
      </w:r>
      <w:r w:rsidR="00877EA3">
        <w:rPr>
          <w:rFonts w:ascii="Times New Roman" w:hAnsi="Times New Roman" w:cs="Times New Roman"/>
        </w:rPr>
        <w:t xml:space="preserve">, </w:t>
      </w:r>
      <w:r w:rsidR="008E3882">
        <w:rPr>
          <w:rFonts w:ascii="Times New Roman" w:hAnsi="Times New Roman" w:cs="Times New Roman"/>
        </w:rPr>
        <w:t xml:space="preserve">the feedback system </w:t>
      </w:r>
      <w:del w:id="10" w:author="Rebecca Janis" w:date="2020-05-27T17:33:00Z">
        <w:r w:rsidR="008E3882" w:rsidDel="008A7C19">
          <w:rPr>
            <w:rFonts w:ascii="Times New Roman" w:hAnsi="Times New Roman" w:cs="Times New Roman"/>
          </w:rPr>
          <w:delText xml:space="preserve">is </w:delText>
        </w:r>
      </w:del>
      <w:ins w:id="11" w:author="Rebecca Janis" w:date="2020-05-27T17:33:00Z">
        <w:r w:rsidR="008A7C19">
          <w:rPr>
            <w:rFonts w:ascii="Times New Roman" w:hAnsi="Times New Roman" w:cs="Times New Roman"/>
          </w:rPr>
          <w:t xml:space="preserve">was </w:t>
        </w:r>
      </w:ins>
      <w:r w:rsidR="00877EA3" w:rsidRPr="00886A0E">
        <w:rPr>
          <w:rFonts w:ascii="Times New Roman" w:hAnsi="Times New Roman" w:cs="Times New Roman"/>
        </w:rPr>
        <w:t>largely modeled after the OQ-45 feedback system</w:t>
      </w:r>
      <w:r w:rsidR="00747403" w:rsidRPr="00886A0E">
        <w:rPr>
          <w:rFonts w:ascii="Times New Roman" w:hAnsi="Times New Roman" w:cs="Times New Roman"/>
        </w:rPr>
        <w:t>.</w:t>
      </w:r>
      <w:r w:rsidR="008F14C7">
        <w:rPr>
          <w:rFonts w:ascii="Times New Roman" w:hAnsi="Times New Roman" w:cs="Times New Roman"/>
        </w:rPr>
        <w:t xml:space="preserve"> </w:t>
      </w:r>
      <w:r w:rsidR="00747403" w:rsidRPr="00886A0E">
        <w:rPr>
          <w:rFonts w:ascii="Times New Roman" w:hAnsi="Times New Roman" w:cs="Times New Roman"/>
        </w:rPr>
        <w:t>Th</w:t>
      </w:r>
      <w:r w:rsidR="00666977">
        <w:rPr>
          <w:rFonts w:ascii="Times New Roman" w:hAnsi="Times New Roman" w:cs="Times New Roman"/>
        </w:rPr>
        <w:t xml:space="preserve">e feedback </w:t>
      </w:r>
      <w:del w:id="12" w:author="Rebecca Janis" w:date="2020-05-27T17:33:00Z">
        <w:r w:rsidR="00666977" w:rsidDel="008A7C19">
          <w:rPr>
            <w:rFonts w:ascii="Times New Roman" w:hAnsi="Times New Roman" w:cs="Times New Roman"/>
          </w:rPr>
          <w:delText>system</w:delText>
        </w:r>
        <w:r w:rsidR="00747403" w:rsidRPr="00886A0E" w:rsidDel="008A7C19">
          <w:rPr>
            <w:rFonts w:ascii="Times New Roman" w:hAnsi="Times New Roman" w:cs="Times New Roman"/>
          </w:rPr>
          <w:delText xml:space="preserve"> </w:delText>
        </w:r>
      </w:del>
      <w:r w:rsidR="00C41F6D">
        <w:rPr>
          <w:rFonts w:ascii="Times New Roman" w:hAnsi="Times New Roman" w:cs="Times New Roman"/>
        </w:rPr>
        <w:t>was incorporated into</w:t>
      </w:r>
      <w:r w:rsidR="00747403" w:rsidRPr="00886A0E">
        <w:rPr>
          <w:rFonts w:ascii="Times New Roman" w:hAnsi="Times New Roman" w:cs="Times New Roman"/>
        </w:rPr>
        <w:t xml:space="preserve"> </w:t>
      </w:r>
      <w:r w:rsidR="00002239">
        <w:rPr>
          <w:rFonts w:ascii="Times New Roman" w:hAnsi="Times New Roman" w:cs="Times New Roman"/>
        </w:rPr>
        <w:t xml:space="preserve">a new </w:t>
      </w:r>
      <w:r w:rsidR="00C41F6D">
        <w:rPr>
          <w:rFonts w:ascii="Times New Roman" w:hAnsi="Times New Roman" w:cs="Times New Roman"/>
        </w:rPr>
        <w:t>CCAPS</w:t>
      </w:r>
      <w:r w:rsidR="00002239">
        <w:rPr>
          <w:rFonts w:ascii="Times New Roman" w:hAnsi="Times New Roman" w:cs="Times New Roman"/>
        </w:rPr>
        <w:t xml:space="preserve"> report with several additional features</w:t>
      </w:r>
      <w:r w:rsidR="00C41F6D">
        <w:rPr>
          <w:rFonts w:ascii="Times New Roman" w:hAnsi="Times New Roman" w:cs="Times New Roman"/>
        </w:rPr>
        <w:t xml:space="preserve"> (see Appendix B for an example of the new report)</w:t>
      </w:r>
      <w:r w:rsidR="00002239">
        <w:rPr>
          <w:rFonts w:ascii="Times New Roman" w:hAnsi="Times New Roman" w:cs="Times New Roman"/>
        </w:rPr>
        <w:t xml:space="preserve">. </w:t>
      </w:r>
      <w:r w:rsidR="00747403" w:rsidRPr="00886A0E">
        <w:rPr>
          <w:rFonts w:ascii="Times New Roman" w:hAnsi="Times New Roman" w:cs="Times New Roman"/>
        </w:rPr>
        <w:t xml:space="preserve">The </w:t>
      </w:r>
      <w:r w:rsidR="00DB2046">
        <w:rPr>
          <w:rFonts w:ascii="Times New Roman" w:hAnsi="Times New Roman" w:cs="Times New Roman"/>
        </w:rPr>
        <w:t>main</w:t>
      </w:r>
      <w:r w:rsidR="00747403" w:rsidRPr="00886A0E">
        <w:rPr>
          <w:rFonts w:ascii="Times New Roman" w:hAnsi="Times New Roman" w:cs="Times New Roman"/>
        </w:rPr>
        <w:t xml:space="preserve"> addition </w:t>
      </w:r>
      <w:r w:rsidR="00DB2046">
        <w:rPr>
          <w:rFonts w:ascii="Times New Roman" w:hAnsi="Times New Roman" w:cs="Times New Roman"/>
        </w:rPr>
        <w:t xml:space="preserve">to the report was </w:t>
      </w:r>
      <w:r w:rsidR="00747403" w:rsidRPr="00886A0E">
        <w:rPr>
          <w:rFonts w:ascii="Times New Roman" w:hAnsi="Times New Roman" w:cs="Times New Roman"/>
        </w:rPr>
        <w:t>a g</w:t>
      </w:r>
      <w:r w:rsidR="00C14822" w:rsidRPr="00886A0E">
        <w:rPr>
          <w:rFonts w:ascii="Times New Roman" w:hAnsi="Times New Roman" w:cs="Times New Roman"/>
        </w:rPr>
        <w:t xml:space="preserve">raphical display of a client’s actual </w:t>
      </w:r>
      <w:r w:rsidR="00747403" w:rsidRPr="00886A0E">
        <w:rPr>
          <w:rFonts w:ascii="Times New Roman" w:hAnsi="Times New Roman" w:cs="Times New Roman"/>
        </w:rPr>
        <w:t xml:space="preserve">CCAPS scores </w:t>
      </w:r>
      <w:r w:rsidR="00563C0B" w:rsidRPr="00886A0E">
        <w:rPr>
          <w:rFonts w:ascii="Times New Roman" w:hAnsi="Times New Roman" w:cs="Times New Roman"/>
        </w:rPr>
        <w:t xml:space="preserve">over time </w:t>
      </w:r>
      <w:r w:rsidR="00747403" w:rsidRPr="00886A0E">
        <w:rPr>
          <w:rFonts w:ascii="Times New Roman" w:hAnsi="Times New Roman" w:cs="Times New Roman"/>
        </w:rPr>
        <w:t>on each subscale</w:t>
      </w:r>
      <w:r w:rsidR="00C14822" w:rsidRPr="00886A0E">
        <w:rPr>
          <w:rFonts w:ascii="Times New Roman" w:hAnsi="Times New Roman" w:cs="Times New Roman"/>
        </w:rPr>
        <w:t xml:space="preserve">, </w:t>
      </w:r>
      <w:r w:rsidR="00D37D26" w:rsidRPr="00886A0E">
        <w:rPr>
          <w:rFonts w:ascii="Times New Roman" w:hAnsi="Times New Roman" w:cs="Times New Roman"/>
        </w:rPr>
        <w:t>overlaid</w:t>
      </w:r>
      <w:r w:rsidR="007B3D02" w:rsidRPr="00886A0E">
        <w:rPr>
          <w:rFonts w:ascii="Times New Roman" w:hAnsi="Times New Roman" w:cs="Times New Roman"/>
        </w:rPr>
        <w:t xml:space="preserve"> on colored shading indicating</w:t>
      </w:r>
      <w:r w:rsidR="003955A2" w:rsidRPr="00886A0E">
        <w:rPr>
          <w:rFonts w:ascii="Times New Roman" w:hAnsi="Times New Roman" w:cs="Times New Roman"/>
        </w:rPr>
        <w:t xml:space="preserve"> whether the scores </w:t>
      </w:r>
      <w:r w:rsidR="00601A59" w:rsidRPr="00886A0E">
        <w:rPr>
          <w:rFonts w:ascii="Times New Roman" w:hAnsi="Times New Roman" w:cs="Times New Roman"/>
        </w:rPr>
        <w:t>correspond to</w:t>
      </w:r>
      <w:r w:rsidR="007B3D02" w:rsidRPr="00886A0E">
        <w:rPr>
          <w:rFonts w:ascii="Times New Roman" w:hAnsi="Times New Roman" w:cs="Times New Roman"/>
        </w:rPr>
        <w:t xml:space="preserve"> </w:t>
      </w:r>
      <w:r w:rsidR="004C4A85" w:rsidRPr="00886A0E">
        <w:rPr>
          <w:rFonts w:ascii="Times New Roman" w:hAnsi="Times New Roman" w:cs="Times New Roman"/>
        </w:rPr>
        <w:t>low</w:t>
      </w:r>
      <w:r w:rsidR="00C41F6D">
        <w:rPr>
          <w:rFonts w:ascii="Times New Roman" w:hAnsi="Times New Roman" w:cs="Times New Roman"/>
        </w:rPr>
        <w:t xml:space="preserve"> (white shading)</w:t>
      </w:r>
      <w:r w:rsidR="004C4A85" w:rsidRPr="00886A0E">
        <w:rPr>
          <w:rFonts w:ascii="Times New Roman" w:hAnsi="Times New Roman" w:cs="Times New Roman"/>
        </w:rPr>
        <w:t xml:space="preserve">, moderate </w:t>
      </w:r>
      <w:r w:rsidR="00C41F6D">
        <w:rPr>
          <w:rFonts w:ascii="Times New Roman" w:hAnsi="Times New Roman" w:cs="Times New Roman"/>
        </w:rPr>
        <w:t xml:space="preserve">(yellow shading) </w:t>
      </w:r>
      <w:r w:rsidR="003955A2" w:rsidRPr="00886A0E">
        <w:rPr>
          <w:rFonts w:ascii="Times New Roman" w:hAnsi="Times New Roman" w:cs="Times New Roman"/>
        </w:rPr>
        <w:t>or</w:t>
      </w:r>
      <w:r w:rsidR="004C4A85" w:rsidRPr="00886A0E">
        <w:rPr>
          <w:rFonts w:ascii="Times New Roman" w:hAnsi="Times New Roman" w:cs="Times New Roman"/>
        </w:rPr>
        <w:t xml:space="preserve"> high distress </w:t>
      </w:r>
      <w:r w:rsidR="00C41F6D">
        <w:rPr>
          <w:rFonts w:ascii="Times New Roman" w:hAnsi="Times New Roman" w:cs="Times New Roman"/>
        </w:rPr>
        <w:t xml:space="preserve">(red shading) </w:t>
      </w:r>
      <w:r w:rsidR="00DB2046">
        <w:rPr>
          <w:rFonts w:ascii="Times New Roman" w:hAnsi="Times New Roman" w:cs="Times New Roman"/>
        </w:rPr>
        <w:t>based on</w:t>
      </w:r>
      <w:r w:rsidR="00601A59" w:rsidRPr="00886A0E">
        <w:rPr>
          <w:rFonts w:ascii="Times New Roman" w:hAnsi="Times New Roman" w:cs="Times New Roman"/>
        </w:rPr>
        <w:t xml:space="preserve"> </w:t>
      </w:r>
      <w:r w:rsidR="004C4A85" w:rsidRPr="00886A0E">
        <w:rPr>
          <w:rFonts w:ascii="Times New Roman" w:hAnsi="Times New Roman" w:cs="Times New Roman"/>
        </w:rPr>
        <w:t xml:space="preserve">the scale’s clinical cut points. This visual </w:t>
      </w:r>
      <w:r w:rsidR="00C14822" w:rsidRPr="00886A0E">
        <w:rPr>
          <w:rFonts w:ascii="Times New Roman" w:hAnsi="Times New Roman" w:cs="Times New Roman"/>
        </w:rPr>
        <w:t>allow</w:t>
      </w:r>
      <w:r w:rsidR="004C4A85" w:rsidRPr="00886A0E">
        <w:rPr>
          <w:rFonts w:ascii="Times New Roman" w:hAnsi="Times New Roman" w:cs="Times New Roman"/>
        </w:rPr>
        <w:t>s</w:t>
      </w:r>
      <w:r w:rsidR="00C14822" w:rsidRPr="00886A0E">
        <w:rPr>
          <w:rFonts w:ascii="Times New Roman" w:hAnsi="Times New Roman" w:cs="Times New Roman"/>
        </w:rPr>
        <w:t xml:space="preserve"> for ease of interpreting trends across </w:t>
      </w:r>
      <w:r w:rsidR="001F79B5">
        <w:rPr>
          <w:rFonts w:ascii="Times New Roman" w:hAnsi="Times New Roman" w:cs="Times New Roman"/>
        </w:rPr>
        <w:t>treatment</w:t>
      </w:r>
      <w:r w:rsidR="0093169D">
        <w:rPr>
          <w:rFonts w:ascii="Times New Roman" w:hAnsi="Times New Roman" w:cs="Times New Roman"/>
        </w:rPr>
        <w:t xml:space="preserve"> sessions</w:t>
      </w:r>
      <w:r w:rsidR="00747403" w:rsidRPr="00886A0E">
        <w:rPr>
          <w:rFonts w:ascii="Times New Roman" w:hAnsi="Times New Roman" w:cs="Times New Roman"/>
        </w:rPr>
        <w:t xml:space="preserve">. Additionally, </w:t>
      </w:r>
      <w:r w:rsidR="00C14822" w:rsidRPr="00886A0E">
        <w:rPr>
          <w:rFonts w:ascii="Times New Roman" w:hAnsi="Times New Roman" w:cs="Times New Roman"/>
        </w:rPr>
        <w:t>expected recovery trajector</w:t>
      </w:r>
      <w:r w:rsidR="00747403" w:rsidRPr="00886A0E">
        <w:rPr>
          <w:rFonts w:ascii="Times New Roman" w:hAnsi="Times New Roman" w:cs="Times New Roman"/>
        </w:rPr>
        <w:t xml:space="preserve">ies based on past </w:t>
      </w:r>
      <w:r w:rsidR="00C14822" w:rsidRPr="00886A0E">
        <w:rPr>
          <w:rFonts w:ascii="Times New Roman" w:hAnsi="Times New Roman" w:cs="Times New Roman"/>
        </w:rPr>
        <w:t xml:space="preserve">clients starting at a similar level of distress </w:t>
      </w:r>
      <w:r w:rsidR="00747403" w:rsidRPr="00886A0E">
        <w:rPr>
          <w:rFonts w:ascii="Times New Roman" w:hAnsi="Times New Roman" w:cs="Times New Roman"/>
        </w:rPr>
        <w:t xml:space="preserve">were added alongside </w:t>
      </w:r>
      <w:ins w:id="13" w:author="Rebecca Janis" w:date="2020-05-27T17:34:00Z">
        <w:r w:rsidR="008A7C19">
          <w:rPr>
            <w:rFonts w:ascii="Times New Roman" w:hAnsi="Times New Roman" w:cs="Times New Roman"/>
          </w:rPr>
          <w:t xml:space="preserve">the client’s actual scores, </w:t>
        </w:r>
      </w:ins>
      <w:r w:rsidR="0077720D" w:rsidRPr="00886A0E">
        <w:rPr>
          <w:rFonts w:ascii="Times New Roman" w:hAnsi="Times New Roman" w:cs="Times New Roman"/>
        </w:rPr>
        <w:t xml:space="preserve">allowing for a </w:t>
      </w:r>
      <w:ins w:id="14" w:author="Rebecca Janis" w:date="2020-05-27T17:34:00Z">
        <w:r w:rsidR="008A7C19">
          <w:rPr>
            <w:rFonts w:ascii="Times New Roman" w:hAnsi="Times New Roman" w:cs="Times New Roman"/>
          </w:rPr>
          <w:t xml:space="preserve">visual </w:t>
        </w:r>
      </w:ins>
      <w:r w:rsidR="0077720D" w:rsidRPr="00886A0E">
        <w:rPr>
          <w:rFonts w:ascii="Times New Roman" w:hAnsi="Times New Roman" w:cs="Times New Roman"/>
        </w:rPr>
        <w:t xml:space="preserve">comparison </w:t>
      </w:r>
      <w:del w:id="15" w:author="Rebecca Janis" w:date="2020-05-27T17:34:00Z">
        <w:r w:rsidR="001F79B5" w:rsidDel="008A7C19">
          <w:rPr>
            <w:rFonts w:ascii="Times New Roman" w:hAnsi="Times New Roman" w:cs="Times New Roman"/>
          </w:rPr>
          <w:delText>to the client’s actual scores</w:delText>
        </w:r>
      </w:del>
      <w:ins w:id="16" w:author="Rebecca Janis" w:date="2020-05-27T17:34:00Z">
        <w:r w:rsidR="008A7C19">
          <w:rPr>
            <w:rFonts w:ascii="Times New Roman" w:hAnsi="Times New Roman" w:cs="Times New Roman"/>
          </w:rPr>
          <w:t>between the two</w:t>
        </w:r>
      </w:ins>
      <w:r w:rsidR="00747403" w:rsidRPr="00886A0E">
        <w:rPr>
          <w:rFonts w:ascii="Times New Roman" w:hAnsi="Times New Roman" w:cs="Times New Roman"/>
        </w:rPr>
        <w:t xml:space="preserve">. </w:t>
      </w:r>
      <w:r w:rsidR="00747403" w:rsidRPr="00886A0E">
        <w:rPr>
          <w:rFonts w:ascii="Times New Roman" w:hAnsi="Times New Roman" w:cs="Times New Roman"/>
        </w:rPr>
        <w:lastRenderedPageBreak/>
        <w:t>Finally,</w:t>
      </w:r>
      <w:r w:rsidR="00243DEF" w:rsidRPr="00886A0E">
        <w:rPr>
          <w:rFonts w:ascii="Times New Roman" w:hAnsi="Times New Roman" w:cs="Times New Roman"/>
        </w:rPr>
        <w:t xml:space="preserve"> an alert </w:t>
      </w:r>
      <w:r w:rsidR="00747403" w:rsidRPr="00886A0E">
        <w:rPr>
          <w:rFonts w:ascii="Times New Roman" w:hAnsi="Times New Roman" w:cs="Times New Roman"/>
        </w:rPr>
        <w:t xml:space="preserve">system was added to indicate </w:t>
      </w:r>
      <w:r w:rsidR="00243DEF" w:rsidRPr="00886A0E">
        <w:rPr>
          <w:rFonts w:ascii="Times New Roman" w:hAnsi="Times New Roman" w:cs="Times New Roman"/>
        </w:rPr>
        <w:t>if a client was off track</w:t>
      </w:r>
      <w:r w:rsidR="00747403" w:rsidRPr="00886A0E">
        <w:rPr>
          <w:rFonts w:ascii="Times New Roman" w:hAnsi="Times New Roman" w:cs="Times New Roman"/>
        </w:rPr>
        <w:t xml:space="preserve"> from their expected recovery trajectory. This </w:t>
      </w:r>
      <w:r w:rsidR="00D37D26" w:rsidRPr="00886A0E">
        <w:rPr>
          <w:rFonts w:ascii="Times New Roman" w:hAnsi="Times New Roman" w:cs="Times New Roman"/>
        </w:rPr>
        <w:t>off</w:t>
      </w:r>
      <w:r w:rsidR="002619CA">
        <w:rPr>
          <w:rFonts w:ascii="Times New Roman" w:hAnsi="Times New Roman" w:cs="Times New Roman"/>
        </w:rPr>
        <w:t xml:space="preserve"> </w:t>
      </w:r>
      <w:r w:rsidR="00D37D26">
        <w:rPr>
          <w:rFonts w:ascii="Times New Roman" w:hAnsi="Times New Roman" w:cs="Times New Roman"/>
        </w:rPr>
        <w:t>track</w:t>
      </w:r>
      <w:r w:rsidR="00747403" w:rsidRPr="00886A0E">
        <w:rPr>
          <w:rFonts w:ascii="Times New Roman" w:hAnsi="Times New Roman" w:cs="Times New Roman"/>
        </w:rPr>
        <w:t xml:space="preserve"> alert is displayed as a blue dot</w:t>
      </w:r>
      <w:r w:rsidR="00243DEF" w:rsidRPr="00886A0E">
        <w:rPr>
          <w:rFonts w:ascii="Times New Roman" w:hAnsi="Times New Roman" w:cs="Times New Roman"/>
        </w:rPr>
        <w:t xml:space="preserve">, </w:t>
      </w:r>
      <w:r w:rsidR="00747403" w:rsidRPr="00886A0E">
        <w:rPr>
          <w:rFonts w:ascii="Times New Roman" w:hAnsi="Times New Roman" w:cs="Times New Roman"/>
        </w:rPr>
        <w:t xml:space="preserve">and no alert is displayed if a client’s scores are on track. </w:t>
      </w:r>
      <w:r w:rsidR="00C41F6D">
        <w:rPr>
          <w:rFonts w:ascii="Times New Roman" w:hAnsi="Times New Roman" w:cs="Times New Roman"/>
        </w:rPr>
        <w:t>The example report in</w:t>
      </w:r>
      <w:r w:rsidR="008F2763">
        <w:rPr>
          <w:rFonts w:ascii="Times New Roman" w:hAnsi="Times New Roman" w:cs="Times New Roman"/>
        </w:rPr>
        <w:t xml:space="preserve"> Appendix B </w:t>
      </w:r>
      <w:r w:rsidR="00C41F6D">
        <w:rPr>
          <w:rFonts w:ascii="Times New Roman" w:hAnsi="Times New Roman" w:cs="Times New Roman"/>
        </w:rPr>
        <w:t xml:space="preserve">shows </w:t>
      </w:r>
      <w:r w:rsidR="008F2763">
        <w:rPr>
          <w:rFonts w:ascii="Times New Roman" w:hAnsi="Times New Roman" w:cs="Times New Roman"/>
        </w:rPr>
        <w:t>off</w:t>
      </w:r>
      <w:r w:rsidR="002619CA">
        <w:rPr>
          <w:rFonts w:ascii="Times New Roman" w:hAnsi="Times New Roman" w:cs="Times New Roman"/>
        </w:rPr>
        <w:t xml:space="preserve"> </w:t>
      </w:r>
      <w:r w:rsidR="008F2763">
        <w:rPr>
          <w:rFonts w:ascii="Times New Roman" w:hAnsi="Times New Roman" w:cs="Times New Roman"/>
        </w:rPr>
        <w:t>track alerts</w:t>
      </w:r>
      <w:r w:rsidR="00C41F6D">
        <w:rPr>
          <w:rFonts w:ascii="Times New Roman" w:hAnsi="Times New Roman" w:cs="Times New Roman"/>
        </w:rPr>
        <w:t xml:space="preserve"> on several subscales</w:t>
      </w:r>
      <w:r w:rsidR="008F2763">
        <w:rPr>
          <w:rFonts w:ascii="Times New Roman" w:hAnsi="Times New Roman" w:cs="Times New Roman"/>
        </w:rPr>
        <w:t xml:space="preserve">. </w:t>
      </w:r>
    </w:p>
    <w:p w14:paraId="1045A771" w14:textId="4B360BB6" w:rsidR="00334C2A" w:rsidRPr="00E27003" w:rsidRDefault="00BC2458" w:rsidP="00013624">
      <w:pPr>
        <w:spacing w:line="480" w:lineRule="auto"/>
        <w:rPr>
          <w:rFonts w:ascii="Times New Roman" w:hAnsi="Times New Roman" w:cs="Times New Roman"/>
        </w:rPr>
      </w:pPr>
      <w:r w:rsidRPr="00C76301">
        <w:rPr>
          <w:rFonts w:ascii="Times New Roman" w:hAnsi="Times New Roman" w:cs="Times New Roman"/>
        </w:rPr>
        <w:t>Ret</w:t>
      </w:r>
      <w:r w:rsidR="00D65B32" w:rsidRPr="00C76301">
        <w:rPr>
          <w:rFonts w:ascii="Times New Roman" w:hAnsi="Times New Roman" w:cs="Times New Roman"/>
        </w:rPr>
        <w:t xml:space="preserve">urning to </w:t>
      </w:r>
      <w:r w:rsidR="00C41F6D" w:rsidRPr="00A03755">
        <w:rPr>
          <w:rFonts w:ascii="Times New Roman" w:hAnsi="Times New Roman" w:cs="Times New Roman"/>
        </w:rPr>
        <w:t xml:space="preserve">Contextual </w:t>
      </w:r>
      <w:r w:rsidR="00C41F6D">
        <w:rPr>
          <w:rFonts w:ascii="Times New Roman" w:hAnsi="Times New Roman" w:cs="Times New Roman"/>
        </w:rPr>
        <w:t>F</w:t>
      </w:r>
      <w:r w:rsidR="00C41F6D" w:rsidRPr="00A03755">
        <w:rPr>
          <w:rFonts w:ascii="Times New Roman" w:hAnsi="Times New Roman" w:cs="Times New Roman"/>
        </w:rPr>
        <w:t xml:space="preserve">eedback </w:t>
      </w:r>
      <w:r w:rsidR="00C41F6D">
        <w:rPr>
          <w:rFonts w:ascii="Times New Roman" w:hAnsi="Times New Roman" w:cs="Times New Roman"/>
        </w:rPr>
        <w:t>Intervention T</w:t>
      </w:r>
      <w:r w:rsidR="00C41F6D" w:rsidRPr="00A03755">
        <w:rPr>
          <w:rFonts w:ascii="Times New Roman" w:hAnsi="Times New Roman" w:cs="Times New Roman"/>
        </w:rPr>
        <w:t>heory</w:t>
      </w:r>
      <w:r w:rsidR="00C41F6D">
        <w:rPr>
          <w:rFonts w:ascii="Times New Roman" w:hAnsi="Times New Roman" w:cs="Times New Roman"/>
        </w:rPr>
        <w:t xml:space="preserve"> </w:t>
      </w:r>
      <w:r w:rsidR="00C41F6D">
        <w:rPr>
          <w:rFonts w:ascii="Times New Roman" w:hAnsi="Times New Roman" w:cs="Times New Roman"/>
        </w:rPr>
        <w:fldChar w:fldCharType="begin" w:fldLock="1"/>
      </w:r>
      <w:r w:rsidR="004037C4">
        <w:rPr>
          <w:rFonts w:ascii="Times New Roman" w:hAnsi="Times New Roman" w:cs="Times New Roman"/>
        </w:rPr>
        <w:instrText>ADDIN CSL_CITATION {"citationItems":[{"id":"ITEM-1","itemData":{"DOI":"10.1002/jclp.20107","ISSN":"0021-9762","PMID":"15609360","abstract":"Despite the dearth of consistent evidence for conventional feedback mechanisms in clinical practice, the primary methods of feedback for clinicians remain supervision and clinical experience. A new research approach, known as patient-focused research, provides clinicians with direct feedback regarding a client's health status and relative progress in therapy. This article briefly reviews the relation of different types of feedback (i.e., supervision, clinical experience, feedback on client health status) to clinical outcome. In contrast to the mixed results for clinical experience and supervision, providing client health status feedback to clinicians significantly improves outcome, especially for clients who are not doing well in therapy. We conclude with a description of a model that provides insight into ways that feedback interventions can work best for professionals. Characteristics of the clinician, the feedback format, and the dissonance between feedback and clinician goals all relate to the ways that feedback is interpreted and utilized.","author":[{"dropping-particle":"","family":"Sapyta","given":"Jeffrey","non-dropping-particle":"","parse-names":false,"suffix":""},{"dropping-particle":"","family":"Riemer","given":"Manuel","non-dropping-particle":"","parse-names":false,"suffix":""},{"dropping-particle":"","family":"Bickman","given":"Leonard","non-dropping-particle":"","parse-names":false,"suffix":""}],"container-title":"Journal of clinical psychology","id":"ITEM-1","issue":"2","issued":{"date-parts":[["2005","2"]]},"page":"145-53","title":"Feedback to clinicians: theory, research, and practice.","type":"article-journal","volume":"61"},"uris":["http://www.mendeley.com/documents/?uuid=c1b45724-11af-4116-90c8-0d169b10afa1"]}],"mendeley":{"formattedCitation":"(Sapyta et al., 2005)","plainTextFormattedCitation":"(Sapyta et al., 2005)","previouslyFormattedCitation":"(Sapyta et al., 2005)"},"properties":{"noteIndex":0},"schema":"https://github.com/citation-style-language/schema/raw/master/csl-citation.json"}</w:instrText>
      </w:r>
      <w:r w:rsidR="00C41F6D">
        <w:rPr>
          <w:rFonts w:ascii="Times New Roman" w:hAnsi="Times New Roman" w:cs="Times New Roman"/>
        </w:rPr>
        <w:fldChar w:fldCharType="separate"/>
      </w:r>
      <w:r w:rsidR="00C41F6D" w:rsidRPr="00C41F6D">
        <w:rPr>
          <w:rFonts w:ascii="Times New Roman" w:hAnsi="Times New Roman" w:cs="Times New Roman"/>
          <w:noProof/>
        </w:rPr>
        <w:t>(Sapyta et al., 2005)</w:t>
      </w:r>
      <w:r w:rsidR="00C41F6D">
        <w:rPr>
          <w:rFonts w:ascii="Times New Roman" w:hAnsi="Times New Roman" w:cs="Times New Roman"/>
        </w:rPr>
        <w:fldChar w:fldCharType="end"/>
      </w:r>
      <w:r w:rsidR="00B1157C">
        <w:rPr>
          <w:rFonts w:ascii="Times New Roman" w:hAnsi="Times New Roman" w:cs="Times New Roman"/>
        </w:rPr>
        <w:t>,</w:t>
      </w:r>
      <w:r w:rsidR="00D65B32" w:rsidRPr="00C76301">
        <w:rPr>
          <w:rFonts w:ascii="Times New Roman" w:hAnsi="Times New Roman" w:cs="Times New Roman"/>
        </w:rPr>
        <w:t xml:space="preserve"> the </w:t>
      </w:r>
      <w:r w:rsidR="007B3D02" w:rsidRPr="00C76301">
        <w:rPr>
          <w:rFonts w:ascii="Times New Roman" w:hAnsi="Times New Roman" w:cs="Times New Roman"/>
        </w:rPr>
        <w:t xml:space="preserve">visual discrepancy </w:t>
      </w:r>
      <w:r w:rsidR="0059787F">
        <w:rPr>
          <w:rFonts w:ascii="Times New Roman" w:hAnsi="Times New Roman" w:cs="Times New Roman"/>
        </w:rPr>
        <w:t xml:space="preserve">between </w:t>
      </w:r>
      <w:r w:rsidR="00C13FF2" w:rsidRPr="00C76301">
        <w:rPr>
          <w:rFonts w:ascii="Times New Roman" w:hAnsi="Times New Roman" w:cs="Times New Roman"/>
        </w:rPr>
        <w:t>a client’s current scores and the</w:t>
      </w:r>
      <w:r w:rsidR="0059787F">
        <w:rPr>
          <w:rFonts w:ascii="Times New Roman" w:hAnsi="Times New Roman" w:cs="Times New Roman"/>
        </w:rPr>
        <w:t xml:space="preserve"> </w:t>
      </w:r>
      <w:r w:rsidR="00C13FF2" w:rsidRPr="00C76301">
        <w:rPr>
          <w:rFonts w:ascii="Times New Roman" w:hAnsi="Times New Roman" w:cs="Times New Roman"/>
        </w:rPr>
        <w:t>low distress</w:t>
      </w:r>
      <w:r w:rsidR="0059787F">
        <w:rPr>
          <w:rFonts w:ascii="Times New Roman" w:hAnsi="Times New Roman" w:cs="Times New Roman"/>
        </w:rPr>
        <w:t xml:space="preserve"> range</w:t>
      </w:r>
      <w:r w:rsidR="00C13FF2" w:rsidRPr="00C76301">
        <w:rPr>
          <w:rFonts w:ascii="Times New Roman" w:hAnsi="Times New Roman" w:cs="Times New Roman"/>
        </w:rPr>
        <w:t xml:space="preserve"> informs therapists about how much </w:t>
      </w:r>
      <w:r w:rsidR="002D13DE" w:rsidRPr="00C76301">
        <w:rPr>
          <w:rFonts w:ascii="Times New Roman" w:hAnsi="Times New Roman" w:cs="Times New Roman"/>
        </w:rPr>
        <w:t xml:space="preserve">additional change a client </w:t>
      </w:r>
      <w:r w:rsidR="001050ED">
        <w:rPr>
          <w:rFonts w:ascii="Times New Roman" w:hAnsi="Times New Roman" w:cs="Times New Roman"/>
        </w:rPr>
        <w:t>needs</w:t>
      </w:r>
      <w:r w:rsidR="002D13DE" w:rsidRPr="00C76301">
        <w:rPr>
          <w:rFonts w:ascii="Times New Roman" w:hAnsi="Times New Roman" w:cs="Times New Roman"/>
        </w:rPr>
        <w:t xml:space="preserve"> to make to </w:t>
      </w:r>
      <w:r w:rsidR="00C41F6D">
        <w:rPr>
          <w:rFonts w:ascii="Times New Roman" w:hAnsi="Times New Roman" w:cs="Times New Roman"/>
        </w:rPr>
        <w:t xml:space="preserve">move into </w:t>
      </w:r>
      <w:r w:rsidR="00243CFB">
        <w:rPr>
          <w:rFonts w:ascii="Times New Roman" w:hAnsi="Times New Roman" w:cs="Times New Roman"/>
        </w:rPr>
        <w:t>that</w:t>
      </w:r>
      <w:r w:rsidR="00C41F6D">
        <w:rPr>
          <w:rFonts w:ascii="Times New Roman" w:hAnsi="Times New Roman" w:cs="Times New Roman"/>
        </w:rPr>
        <w:t xml:space="preserve"> range.</w:t>
      </w:r>
      <w:r w:rsidR="002D13DE" w:rsidRPr="00C76301">
        <w:rPr>
          <w:rFonts w:ascii="Times New Roman" w:hAnsi="Times New Roman" w:cs="Times New Roman"/>
        </w:rPr>
        <w:t xml:space="preserve"> Additionally, the </w:t>
      </w:r>
      <w:r w:rsidR="005249A9" w:rsidRPr="00C76301">
        <w:rPr>
          <w:rFonts w:ascii="Times New Roman" w:hAnsi="Times New Roman" w:cs="Times New Roman"/>
        </w:rPr>
        <w:t xml:space="preserve">visual </w:t>
      </w:r>
      <w:r w:rsidR="002D13DE" w:rsidRPr="00C76301">
        <w:rPr>
          <w:rFonts w:ascii="Times New Roman" w:hAnsi="Times New Roman" w:cs="Times New Roman"/>
        </w:rPr>
        <w:t xml:space="preserve">discrepancy </w:t>
      </w:r>
      <w:r w:rsidR="007B3D02" w:rsidRPr="00C76301">
        <w:rPr>
          <w:rFonts w:ascii="Times New Roman" w:hAnsi="Times New Roman" w:cs="Times New Roman"/>
        </w:rPr>
        <w:t xml:space="preserve">between </w:t>
      </w:r>
      <w:r w:rsidR="00901C5C" w:rsidRPr="00C76301">
        <w:rPr>
          <w:rFonts w:ascii="Times New Roman" w:hAnsi="Times New Roman" w:cs="Times New Roman"/>
        </w:rPr>
        <w:t>actual and expected recovery</w:t>
      </w:r>
      <w:r w:rsidR="005249A9" w:rsidRPr="00C76301">
        <w:rPr>
          <w:rFonts w:ascii="Times New Roman" w:hAnsi="Times New Roman" w:cs="Times New Roman"/>
        </w:rPr>
        <w:t xml:space="preserve"> trajectories</w:t>
      </w:r>
      <w:r w:rsidR="00901C5C" w:rsidRPr="00C76301">
        <w:rPr>
          <w:rFonts w:ascii="Times New Roman" w:hAnsi="Times New Roman" w:cs="Times New Roman"/>
        </w:rPr>
        <w:t xml:space="preserve"> </w:t>
      </w:r>
      <w:del w:id="17" w:author="Rebecca Janis" w:date="2020-05-27T17:35:00Z">
        <w:r w:rsidR="00A37CDB" w:rsidRPr="00C76301" w:rsidDel="008A7C19">
          <w:rPr>
            <w:rFonts w:ascii="Times New Roman" w:hAnsi="Times New Roman" w:cs="Times New Roman"/>
          </w:rPr>
          <w:delText xml:space="preserve">prompts </w:delText>
        </w:r>
        <w:r w:rsidR="005249A9" w:rsidRPr="00C76301" w:rsidDel="008A7C19">
          <w:rPr>
            <w:rFonts w:ascii="Times New Roman" w:hAnsi="Times New Roman" w:cs="Times New Roman"/>
          </w:rPr>
          <w:delText>a therapist</w:delText>
        </w:r>
      </w:del>
      <w:ins w:id="18" w:author="Rebecca Janis" w:date="2020-05-27T17:35:00Z">
        <w:r w:rsidR="008A7C19">
          <w:rPr>
            <w:rFonts w:ascii="Times New Roman" w:hAnsi="Times New Roman" w:cs="Times New Roman"/>
          </w:rPr>
          <w:t>indicates</w:t>
        </w:r>
      </w:ins>
      <w:r w:rsidR="005249A9" w:rsidRPr="00C76301">
        <w:rPr>
          <w:rFonts w:ascii="Times New Roman" w:hAnsi="Times New Roman" w:cs="Times New Roman"/>
        </w:rPr>
        <w:t xml:space="preserve"> when a client is not changing as would be expected</w:t>
      </w:r>
      <w:r w:rsidR="00127A98">
        <w:rPr>
          <w:rFonts w:ascii="Times New Roman" w:hAnsi="Times New Roman" w:cs="Times New Roman"/>
        </w:rPr>
        <w:t xml:space="preserve">. This is reinforced by the </w:t>
      </w:r>
      <w:r w:rsidR="00D37D26">
        <w:rPr>
          <w:rFonts w:ascii="Times New Roman" w:hAnsi="Times New Roman" w:cs="Times New Roman"/>
        </w:rPr>
        <w:t>off</w:t>
      </w:r>
      <w:r w:rsidR="00243CFB">
        <w:rPr>
          <w:rFonts w:ascii="Times New Roman" w:hAnsi="Times New Roman" w:cs="Times New Roman"/>
        </w:rPr>
        <w:t xml:space="preserve"> </w:t>
      </w:r>
      <w:r w:rsidR="00D37D26">
        <w:rPr>
          <w:rFonts w:ascii="Times New Roman" w:hAnsi="Times New Roman" w:cs="Times New Roman"/>
        </w:rPr>
        <w:t>track</w:t>
      </w:r>
      <w:r w:rsidR="00127A98">
        <w:rPr>
          <w:rFonts w:ascii="Times New Roman" w:hAnsi="Times New Roman" w:cs="Times New Roman"/>
        </w:rPr>
        <w:t xml:space="preserve"> alert generated when a client deviates significantly,</w:t>
      </w:r>
      <w:r w:rsidR="005249A9" w:rsidRPr="00C76301">
        <w:rPr>
          <w:rFonts w:ascii="Times New Roman" w:hAnsi="Times New Roman" w:cs="Times New Roman"/>
        </w:rPr>
        <w:t xml:space="preserve"> indicating a change to treatment </w:t>
      </w:r>
      <w:r w:rsidR="00076735">
        <w:rPr>
          <w:rFonts w:ascii="Times New Roman" w:hAnsi="Times New Roman" w:cs="Times New Roman"/>
        </w:rPr>
        <w:t>may be needed</w:t>
      </w:r>
      <w:r w:rsidR="00C97408" w:rsidRPr="00C76301">
        <w:rPr>
          <w:rFonts w:ascii="Times New Roman" w:hAnsi="Times New Roman" w:cs="Times New Roman"/>
        </w:rPr>
        <w:t xml:space="preserve">, or at minimum a conversation with the client about </w:t>
      </w:r>
      <w:r w:rsidR="00DF6D52" w:rsidRPr="00C76301">
        <w:rPr>
          <w:rFonts w:ascii="Times New Roman" w:hAnsi="Times New Roman" w:cs="Times New Roman"/>
        </w:rPr>
        <w:t xml:space="preserve">treatment progress and goals. </w:t>
      </w:r>
      <w:r w:rsidR="002B3B38">
        <w:rPr>
          <w:rFonts w:ascii="Times New Roman" w:hAnsi="Times New Roman" w:cs="Times New Roman"/>
        </w:rPr>
        <w:t>Th</w:t>
      </w:r>
      <w:r w:rsidR="00431AC8">
        <w:rPr>
          <w:rFonts w:ascii="Times New Roman" w:hAnsi="Times New Roman" w:cs="Times New Roman"/>
        </w:rPr>
        <w:t>is</w:t>
      </w:r>
      <w:r w:rsidR="002B3B38">
        <w:rPr>
          <w:rFonts w:ascii="Times New Roman" w:hAnsi="Times New Roman" w:cs="Times New Roman"/>
        </w:rPr>
        <w:t xml:space="preserve"> conversation can be informed by </w:t>
      </w:r>
      <w:r w:rsidR="00C76301" w:rsidRPr="00C76301">
        <w:rPr>
          <w:rFonts w:ascii="Times New Roman" w:hAnsi="Times New Roman" w:cs="Times New Roman"/>
        </w:rPr>
        <w:t xml:space="preserve">the graphical </w:t>
      </w:r>
      <w:r w:rsidR="00426DFE">
        <w:rPr>
          <w:rFonts w:ascii="Times New Roman" w:hAnsi="Times New Roman" w:cs="Times New Roman"/>
        </w:rPr>
        <w:t xml:space="preserve">depiction of the </w:t>
      </w:r>
      <w:r w:rsidR="00C76301" w:rsidRPr="00C76301">
        <w:rPr>
          <w:rFonts w:ascii="Times New Roman" w:hAnsi="Times New Roman" w:cs="Times New Roman"/>
        </w:rPr>
        <w:t xml:space="preserve">scores </w:t>
      </w:r>
      <w:r w:rsidR="002B3B38">
        <w:rPr>
          <w:rFonts w:ascii="Times New Roman" w:hAnsi="Times New Roman" w:cs="Times New Roman"/>
        </w:rPr>
        <w:t>mentioned above</w:t>
      </w:r>
      <w:r w:rsidR="00C41F6D">
        <w:rPr>
          <w:rFonts w:ascii="Times New Roman" w:hAnsi="Times New Roman" w:cs="Times New Roman"/>
        </w:rPr>
        <w:t xml:space="preserve">, which </w:t>
      </w:r>
      <w:r w:rsidR="00076735">
        <w:rPr>
          <w:rFonts w:ascii="Times New Roman" w:hAnsi="Times New Roman" w:cs="Times New Roman"/>
        </w:rPr>
        <w:t xml:space="preserve">provide </w:t>
      </w:r>
      <w:r w:rsidR="00857A50">
        <w:rPr>
          <w:rFonts w:ascii="Times New Roman" w:hAnsi="Times New Roman" w:cs="Times New Roman"/>
        </w:rPr>
        <w:t>context for the alert</w:t>
      </w:r>
      <w:r w:rsidR="00C76301" w:rsidRPr="00C76301">
        <w:rPr>
          <w:rFonts w:ascii="Times New Roman" w:hAnsi="Times New Roman" w:cs="Times New Roman"/>
        </w:rPr>
        <w:t>.</w:t>
      </w:r>
      <w:r w:rsidR="00857A50">
        <w:rPr>
          <w:rFonts w:ascii="Times New Roman" w:hAnsi="Times New Roman" w:cs="Times New Roman"/>
        </w:rPr>
        <w:t xml:space="preserve"> </w:t>
      </w:r>
      <w:r w:rsidR="002B3B38">
        <w:rPr>
          <w:rFonts w:ascii="Times New Roman" w:hAnsi="Times New Roman" w:cs="Times New Roman"/>
        </w:rPr>
        <w:t>By allowing</w:t>
      </w:r>
      <w:r w:rsidR="00857A50">
        <w:rPr>
          <w:rFonts w:ascii="Times New Roman" w:hAnsi="Times New Roman" w:cs="Times New Roman"/>
        </w:rPr>
        <w:t xml:space="preserve"> the </w:t>
      </w:r>
      <w:r w:rsidR="00607302">
        <w:rPr>
          <w:rFonts w:ascii="Times New Roman" w:hAnsi="Times New Roman" w:cs="Times New Roman"/>
        </w:rPr>
        <w:t xml:space="preserve">graphical display of client scores and data derived alerts </w:t>
      </w:r>
      <w:r w:rsidR="002B3B38">
        <w:rPr>
          <w:rFonts w:ascii="Times New Roman" w:hAnsi="Times New Roman" w:cs="Times New Roman"/>
        </w:rPr>
        <w:t xml:space="preserve">to </w:t>
      </w:r>
      <w:r w:rsidR="00607302">
        <w:rPr>
          <w:rFonts w:ascii="Times New Roman" w:hAnsi="Times New Roman" w:cs="Times New Roman"/>
        </w:rPr>
        <w:t>work in tandem</w:t>
      </w:r>
      <w:r w:rsidR="002B3B38">
        <w:rPr>
          <w:rFonts w:ascii="Times New Roman" w:hAnsi="Times New Roman" w:cs="Times New Roman"/>
        </w:rPr>
        <w:t xml:space="preserve">, the new CCAPS report </w:t>
      </w:r>
      <w:r w:rsidR="005060EE">
        <w:rPr>
          <w:rFonts w:ascii="Times New Roman" w:hAnsi="Times New Roman" w:cs="Times New Roman"/>
        </w:rPr>
        <w:t>is able to</w:t>
      </w:r>
      <w:r w:rsidR="00607302">
        <w:rPr>
          <w:rFonts w:ascii="Times New Roman" w:hAnsi="Times New Roman" w:cs="Times New Roman"/>
        </w:rPr>
        <w:t xml:space="preserve"> provide </w:t>
      </w:r>
      <w:r w:rsidR="00C93879">
        <w:rPr>
          <w:rFonts w:ascii="Times New Roman" w:hAnsi="Times New Roman" w:cs="Times New Roman"/>
        </w:rPr>
        <w:t>new, actionable information for the therapist and client.</w:t>
      </w:r>
      <w:r w:rsidR="00A3112E" w:rsidRPr="00E27003">
        <w:rPr>
          <w:rFonts w:ascii="Times New Roman" w:hAnsi="Times New Roman" w:cs="Times New Roman"/>
        </w:rPr>
        <w:t xml:space="preserve"> </w:t>
      </w:r>
    </w:p>
    <w:p w14:paraId="5893649F" w14:textId="5A920409" w:rsidR="00BD6983" w:rsidRPr="001B20C2" w:rsidRDefault="00A842CA" w:rsidP="009453CF">
      <w:pPr>
        <w:spacing w:line="480" w:lineRule="auto"/>
        <w:rPr>
          <w:rFonts w:ascii="Times New Roman" w:hAnsi="Times New Roman" w:cs="Times New Roman"/>
        </w:rPr>
      </w:pPr>
      <w:r>
        <w:rPr>
          <w:rFonts w:ascii="Times New Roman" w:hAnsi="Times New Roman" w:cs="Times New Roman"/>
        </w:rPr>
        <w:t>The d</w:t>
      </w:r>
      <w:r w:rsidR="00334C2A" w:rsidRPr="001B20C2">
        <w:rPr>
          <w:rFonts w:ascii="Times New Roman" w:hAnsi="Times New Roman" w:cs="Times New Roman"/>
        </w:rPr>
        <w:t xml:space="preserve">evelopment of the new feedback system exemplifies </w:t>
      </w:r>
      <w:r>
        <w:rPr>
          <w:rFonts w:ascii="Times New Roman" w:hAnsi="Times New Roman" w:cs="Times New Roman"/>
        </w:rPr>
        <w:t xml:space="preserve">an important step of in the evolution of the CCHM PRN by fostering a positive loop between research and practice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{"citationItems":[{"id":"ITEM-1","itemData":{"DOI":"10.1080/10503307.2014.883652","ISBN":"1050-3307","ISSN":"1468-4381","PMID":"24559395","abstract":"UNLABELLED: Abstract Objective: The Center for Collegiate Mental Health (CCMH) was created through a grass-roots initiative among university and college counseling centers to standardize assessment procedures, conduct empirical studies, and advocate clinical services. METHOD: At present, CCMH has over 240 college counseling center members and oversees a research infrastructure based on these centers' routine services, describing approximately 90,000 individual clients annually. These data are used to provide clinical tools, which can be useful for ongoing clinical services as well as program evaluation, quality assurance, and advocacy on behalf of the counseling centers and clients. RESULTS: There have been substantial obstacles to overcome, and there remain numerous challenges in day-to-day operations. This article provides a brief overview of the challenges and current solutions. CONCLUSIONS: Large-scale collaborations between researchers and practitioners are possible, and some recommendations can be made based on the experience of CCMH.","author":[{"dropping-particle":"","family":"McAleavey","given":"Andrew A","non-dropping-particle":"","parse-names":false,"suffix":""},{"dropping-particle":"","family":"Lockard","given":"Allison J","non-dropping-particle":"","parse-names":false,"suffix":""},{"dropping-particle":"","family":"Castonguay","given":"Louis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D","non-dropping-particle":"","parse-names":false,"suffix":""}],"container-title":"Psychotherapy research","id":"ITEM-1","issue":"1","issued":{"date-parts":[["2015","1","21"]]},"note":"From Duplicate 1 (Building a practice research network: Obstacles faced and lessons learned at the Center for Collegiate Mental Health. - McAleavey, Andrew A; Lockard, Allison J; Castonguay, Louis G; Hayes, Jeffrey A; Locke, Benjamin D)\n\nFrom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practice\n\nFrom Duplicate 2 (Building a practice research network: Obstacles faced and lessons learned at the Center for Collegiate Mental Health. - McAleavey, Andrew A; Lockard, Allison J; Castonguay, Louis G; Hayes, Jeffrey A; Locke, Benjamin D)\n\n-College students suffer from mental health concerns at the same rate as the general public\n-A need to show that UCCs are effective\n-Different sexual minorities experience different specific difficulties, so it doesn't make sense to group them\n-Importance of including clinicians in research project to avoid researchers telling clinicians what topics are relavent to them, and to keep the research clinically useful and close to actual clinical practice","page":"134-51","publisher":"Taylor &amp; Francis","title":"Building a practice research network: Obstacles faced and lessons learned at the Center for Collegiate Mental Health.","type":"article-journal","volume":"25"},"uris":["http://www.mendeley.com/documents/?uuid=b68c2c37-fd26-42a3-91f0-6d9d88d65747"]}],"mendeley":{"formattedCitation":"(McAleavey, Lockard, Castonguay, Hayes, &amp; Locke, 2015)","plainTextFormattedCitation":"(McAleavey, Lockard, Castonguay, Hayes, &amp; Locke, 2015)","previouslyFormattedCitation":"(McAleavey, Lockard, Castonguay, Hayes, &amp; Locke, 2015)"},"properties":{"noteIndex":0},"schema":"https://github.com/citation-style-language/schema/raw/master/csl-citation.json"}</w:instrText>
      </w:r>
      <w:r w:rsidR="00E80A0C">
        <w:rPr>
          <w:rFonts w:ascii="Times New Roman" w:hAnsi="Times New Roman" w:cs="Times New Roman"/>
        </w:rPr>
        <w:fldChar w:fldCharType="separate"/>
      </w:r>
      <w:r w:rsidR="00013624" w:rsidRPr="00013624">
        <w:rPr>
          <w:rFonts w:ascii="Times New Roman" w:hAnsi="Times New Roman" w:cs="Times New Roman"/>
          <w:noProof/>
        </w:rPr>
        <w:t>(McAleavey, Lockard, Castonguay, Hayes, &amp; Locke, 2015)</w:t>
      </w:r>
      <w:r w:rsidR="00E80A0C">
        <w:rPr>
          <w:rFonts w:ascii="Times New Roman" w:hAnsi="Times New Roman" w:cs="Times New Roman"/>
        </w:rPr>
        <w:fldChar w:fldCharType="end"/>
      </w:r>
      <w:r>
        <w:rPr>
          <w:rFonts w:ascii="Times New Roman" w:hAnsi="Times New Roman" w:cs="Times New Roman"/>
        </w:rPr>
        <w:t xml:space="preserve">. </w:t>
      </w:r>
      <w:r w:rsidR="00334C2A" w:rsidRPr="001B20C2">
        <w:rPr>
          <w:rFonts w:ascii="Times New Roman" w:hAnsi="Times New Roman" w:cs="Times New Roman"/>
        </w:rPr>
        <w:t xml:space="preserve">CCAPS data collected as part of routine clinical practice </w:t>
      </w:r>
      <w:r>
        <w:rPr>
          <w:rFonts w:ascii="Times New Roman" w:hAnsi="Times New Roman" w:cs="Times New Roman"/>
        </w:rPr>
        <w:t>has indeed been</w:t>
      </w:r>
      <w:r w:rsidRPr="001B20C2">
        <w:rPr>
          <w:rFonts w:ascii="Times New Roman" w:hAnsi="Times New Roman" w:cs="Times New Roman"/>
        </w:rPr>
        <w:t xml:space="preserve"> </w:t>
      </w:r>
      <w:r w:rsidR="00334C2A" w:rsidRPr="001B20C2">
        <w:rPr>
          <w:rFonts w:ascii="Times New Roman" w:hAnsi="Times New Roman" w:cs="Times New Roman"/>
        </w:rPr>
        <w:t xml:space="preserve">used in research to better understand how clients change while in treatment, as well as used to develop the feedback tool that was implemented back into </w:t>
      </w:r>
      <w:r w:rsidR="00A45BD1">
        <w:rPr>
          <w:rFonts w:ascii="Times New Roman" w:hAnsi="Times New Roman" w:cs="Times New Roman"/>
        </w:rPr>
        <w:t>counseling centers</w:t>
      </w:r>
      <w:r w:rsidR="00334C2A" w:rsidRPr="001B20C2">
        <w:rPr>
          <w:rFonts w:ascii="Times New Roman" w:hAnsi="Times New Roman" w:cs="Times New Roman"/>
        </w:rPr>
        <w:t xml:space="preserve"> with the goal of informing everyday clinical practice and ultimately improving clinical outcomes. The present study will evaluate whether the data derived feedback </w:t>
      </w:r>
      <w:r w:rsidR="00334C2A" w:rsidRPr="001B20C2">
        <w:rPr>
          <w:rFonts w:ascii="Times New Roman" w:hAnsi="Times New Roman" w:cs="Times New Roman"/>
        </w:rPr>
        <w:lastRenderedPageBreak/>
        <w:t xml:space="preserve">system did positively impact client outcomes, and if so, </w:t>
      </w:r>
      <w:r w:rsidR="00AA723B">
        <w:rPr>
          <w:rFonts w:ascii="Times New Roman" w:hAnsi="Times New Roman" w:cs="Times New Roman"/>
        </w:rPr>
        <w:t xml:space="preserve">on what dimensions of distress and </w:t>
      </w:r>
      <w:r w:rsidR="00334C2A" w:rsidRPr="001B20C2">
        <w:rPr>
          <w:rFonts w:ascii="Times New Roman" w:hAnsi="Times New Roman" w:cs="Times New Roman"/>
        </w:rPr>
        <w:t xml:space="preserve">for whom. </w:t>
      </w:r>
    </w:p>
    <w:p w14:paraId="6F43EAD6" w14:textId="31C96495" w:rsidR="006A0D83" w:rsidRPr="00BE1A15" w:rsidRDefault="00140168" w:rsidP="009453CF">
      <w:pPr>
        <w:spacing w:line="480" w:lineRule="auto"/>
        <w:ind w:firstLine="0"/>
        <w:rPr>
          <w:rFonts w:ascii="Times New Roman" w:hAnsi="Times New Roman" w:cs="Times New Roman"/>
          <w:b/>
        </w:rPr>
      </w:pPr>
      <w:r>
        <w:rPr>
          <w:rFonts w:ascii="Times New Roman" w:hAnsi="Times New Roman" w:cs="Times New Roman"/>
          <w:b/>
        </w:rPr>
        <w:t>R</w:t>
      </w:r>
      <w:r w:rsidR="00DE0FD3" w:rsidRPr="00BE1A15">
        <w:rPr>
          <w:rFonts w:ascii="Times New Roman" w:hAnsi="Times New Roman" w:cs="Times New Roman"/>
          <w:b/>
        </w:rPr>
        <w:t>esearch questions</w:t>
      </w:r>
    </w:p>
    <w:p w14:paraId="1B8C8484" w14:textId="77777777" w:rsidR="008A7C19" w:rsidRDefault="00BE1A15" w:rsidP="00013624">
      <w:pPr>
        <w:spacing w:line="480" w:lineRule="auto"/>
        <w:rPr>
          <w:ins w:id="19" w:author="Rebecca Janis" w:date="2020-05-27T17:37:00Z"/>
          <w:rFonts w:ascii="Times New Roman" w:hAnsi="Times New Roman" w:cs="Times New Roman"/>
        </w:rPr>
      </w:pPr>
      <w:r w:rsidRPr="00516C47">
        <w:rPr>
          <w:rFonts w:ascii="Times New Roman" w:hAnsi="Times New Roman" w:cs="Times New Roman"/>
        </w:rPr>
        <w:t xml:space="preserve">The primary research question assesses the impact of the CCAPS feedback system. </w:t>
      </w:r>
      <w:r w:rsidR="00DE0FD3" w:rsidRPr="00516C47">
        <w:rPr>
          <w:rFonts w:ascii="Times New Roman" w:hAnsi="Times New Roman" w:cs="Times New Roman"/>
        </w:rPr>
        <w:t xml:space="preserve">Did </w:t>
      </w:r>
      <w:del w:id="20" w:author="Rebecca Janis" w:date="2020-05-27T17:36:00Z">
        <w:r w:rsidR="00DE0FD3" w:rsidRPr="00516C47" w:rsidDel="008A7C19">
          <w:rPr>
            <w:rFonts w:ascii="Times New Roman" w:hAnsi="Times New Roman" w:cs="Times New Roman"/>
          </w:rPr>
          <w:delText>counseling center</w:delText>
        </w:r>
      </w:del>
      <w:ins w:id="21" w:author="Rebecca Janis" w:date="2020-05-27T17:36:00Z">
        <w:r w:rsidR="008A7C19">
          <w:rPr>
            <w:rFonts w:ascii="Times New Roman" w:hAnsi="Times New Roman" w:cs="Times New Roman"/>
          </w:rPr>
          <w:t>client</w:t>
        </w:r>
      </w:ins>
      <w:r w:rsidR="00DE0FD3" w:rsidRPr="00516C47">
        <w:rPr>
          <w:rFonts w:ascii="Times New Roman" w:hAnsi="Times New Roman" w:cs="Times New Roman"/>
        </w:rPr>
        <w:t xml:space="preserve"> outcomes improve after the implementation of the new feedback system? </w:t>
      </w:r>
      <w:moveToRangeStart w:id="22" w:author="Rebecca Janis" w:date="2020-05-27T17:37:00Z" w:name="move41493443"/>
      <w:moveTo w:id="23" w:author="Rebecca Janis" w:date="2020-05-27T17:37:00Z">
        <w:r w:rsidR="008A7C19">
          <w:rPr>
            <w:rFonts w:ascii="Times New Roman" w:hAnsi="Times New Roman" w:cs="Times New Roman"/>
          </w:rPr>
          <w:t xml:space="preserve">It is hypothesized that feedback will improve client outcomes. </w:t>
        </w:r>
      </w:moveTo>
      <w:moveToRangeEnd w:id="22"/>
      <w:r w:rsidRPr="00516C47">
        <w:rPr>
          <w:rFonts w:ascii="Times New Roman" w:hAnsi="Times New Roman" w:cs="Times New Roman"/>
        </w:rPr>
        <w:t>Because the CCAPS as a</w:t>
      </w:r>
      <w:r w:rsidR="00DC0FEA">
        <w:rPr>
          <w:rFonts w:ascii="Times New Roman" w:hAnsi="Times New Roman" w:cs="Times New Roman"/>
        </w:rPr>
        <w:t xml:space="preserve"> routine</w:t>
      </w:r>
      <w:r w:rsidRPr="00516C47">
        <w:rPr>
          <w:rFonts w:ascii="Times New Roman" w:hAnsi="Times New Roman" w:cs="Times New Roman"/>
        </w:rPr>
        <w:t xml:space="preserve"> </w:t>
      </w:r>
      <w:r w:rsidR="00BC2F7E">
        <w:rPr>
          <w:rFonts w:ascii="Times New Roman" w:hAnsi="Times New Roman" w:cs="Times New Roman"/>
        </w:rPr>
        <w:t>outcome</w:t>
      </w:r>
      <w:r w:rsidRPr="00516C47">
        <w:rPr>
          <w:rFonts w:ascii="Times New Roman" w:hAnsi="Times New Roman" w:cs="Times New Roman"/>
        </w:rPr>
        <w:t xml:space="preserve"> measure was in place prior to the feedback system being implemented, any effects of the feedback system will</w:t>
      </w:r>
      <w:r w:rsidR="00002C1C" w:rsidRPr="00516C47">
        <w:rPr>
          <w:rFonts w:ascii="Times New Roman" w:hAnsi="Times New Roman" w:cs="Times New Roman"/>
        </w:rPr>
        <w:t xml:space="preserve"> be a</w:t>
      </w:r>
      <w:r w:rsidR="00E726D5" w:rsidRPr="00516C47">
        <w:rPr>
          <w:rFonts w:ascii="Times New Roman" w:hAnsi="Times New Roman" w:cs="Times New Roman"/>
        </w:rPr>
        <w:t xml:space="preserve">bove and beyond </w:t>
      </w:r>
      <w:r w:rsidR="00002C1C" w:rsidRPr="00516C47">
        <w:rPr>
          <w:rFonts w:ascii="Times New Roman" w:hAnsi="Times New Roman" w:cs="Times New Roman"/>
        </w:rPr>
        <w:t xml:space="preserve">the effect of </w:t>
      </w:r>
      <w:r w:rsidR="00BC2F7E">
        <w:rPr>
          <w:rFonts w:ascii="Times New Roman" w:hAnsi="Times New Roman" w:cs="Times New Roman"/>
        </w:rPr>
        <w:t>monitoring outcome</w:t>
      </w:r>
      <w:ins w:id="24" w:author="Rebecca Janis" w:date="2020-05-27T17:36:00Z">
        <w:r w:rsidR="008A7C19">
          <w:rPr>
            <w:rFonts w:ascii="Times New Roman" w:hAnsi="Times New Roman" w:cs="Times New Roman"/>
          </w:rPr>
          <w:t>s</w:t>
        </w:r>
      </w:ins>
      <w:r w:rsidR="00E726D5" w:rsidRPr="00516C47">
        <w:rPr>
          <w:rFonts w:ascii="Times New Roman" w:hAnsi="Times New Roman" w:cs="Times New Roman"/>
        </w:rPr>
        <w:t xml:space="preserve"> alone</w:t>
      </w:r>
      <w:r w:rsidRPr="00516C47">
        <w:rPr>
          <w:rFonts w:ascii="Times New Roman" w:hAnsi="Times New Roman" w:cs="Times New Roman"/>
        </w:rPr>
        <w:t>.</w:t>
      </w:r>
      <w:r w:rsidR="00B51EE8">
        <w:rPr>
          <w:rFonts w:ascii="Times New Roman" w:hAnsi="Times New Roman" w:cs="Times New Roman"/>
        </w:rPr>
        <w:t xml:space="preserve"> It should be mentioned that t</w:t>
      </w:r>
      <w:r w:rsidR="00B51EE8" w:rsidRPr="00E27003">
        <w:rPr>
          <w:rFonts w:ascii="Times New Roman" w:hAnsi="Times New Roman" w:cs="Times New Roman"/>
        </w:rPr>
        <w:t xml:space="preserve">he current study makes no attempt to isolate only the effects of a single component of the new CCAPS </w:t>
      </w:r>
      <w:r w:rsidR="00E42632">
        <w:rPr>
          <w:rFonts w:ascii="Times New Roman" w:hAnsi="Times New Roman" w:cs="Times New Roman"/>
        </w:rPr>
        <w:t>feedback system</w:t>
      </w:r>
      <w:r w:rsidR="00B51EE8" w:rsidRPr="00E27003">
        <w:rPr>
          <w:rFonts w:ascii="Times New Roman" w:hAnsi="Times New Roman" w:cs="Times New Roman"/>
        </w:rPr>
        <w:t xml:space="preserve"> </w:t>
      </w:r>
      <w:r w:rsidR="00E42632">
        <w:rPr>
          <w:rFonts w:ascii="Times New Roman" w:hAnsi="Times New Roman" w:cs="Times New Roman"/>
        </w:rPr>
        <w:t xml:space="preserve">and report </w:t>
      </w:r>
      <w:r w:rsidR="00B51EE8" w:rsidRPr="00E27003">
        <w:rPr>
          <w:rFonts w:ascii="Times New Roman" w:hAnsi="Times New Roman" w:cs="Times New Roman"/>
        </w:rPr>
        <w:t>(e.g. the effect off track alerts independent of the graphical depiction) or to isolate the effects of the</w:t>
      </w:r>
      <w:r w:rsidR="00E42632">
        <w:rPr>
          <w:rFonts w:ascii="Times New Roman" w:hAnsi="Times New Roman" w:cs="Times New Roman"/>
        </w:rPr>
        <w:t xml:space="preserve"> feedback system </w:t>
      </w:r>
      <w:r w:rsidR="00B51EE8" w:rsidRPr="00E27003">
        <w:rPr>
          <w:rFonts w:ascii="Times New Roman" w:hAnsi="Times New Roman" w:cs="Times New Roman"/>
        </w:rPr>
        <w:t xml:space="preserve">from any impacts it may have had on how therapists </w:t>
      </w:r>
      <w:r w:rsidR="00A55227">
        <w:rPr>
          <w:rFonts w:ascii="Times New Roman" w:hAnsi="Times New Roman" w:cs="Times New Roman"/>
        </w:rPr>
        <w:t>resultingly</w:t>
      </w:r>
      <w:r w:rsidR="00B51EE8" w:rsidRPr="00E27003">
        <w:rPr>
          <w:rFonts w:ascii="Times New Roman" w:hAnsi="Times New Roman" w:cs="Times New Roman"/>
        </w:rPr>
        <w:t xml:space="preserve"> conducted treatment. Instead, this constellation of </w:t>
      </w:r>
      <w:r w:rsidR="0057431C">
        <w:rPr>
          <w:rFonts w:ascii="Times New Roman" w:hAnsi="Times New Roman" w:cs="Times New Roman"/>
        </w:rPr>
        <w:t xml:space="preserve">report </w:t>
      </w:r>
      <w:r w:rsidR="00B51EE8" w:rsidRPr="00E27003">
        <w:rPr>
          <w:rFonts w:ascii="Times New Roman" w:hAnsi="Times New Roman" w:cs="Times New Roman"/>
        </w:rPr>
        <w:t xml:space="preserve">changes and any </w:t>
      </w:r>
      <w:r w:rsidR="00E42632">
        <w:rPr>
          <w:rFonts w:ascii="Times New Roman" w:hAnsi="Times New Roman" w:cs="Times New Roman"/>
        </w:rPr>
        <w:t xml:space="preserve">accompanying </w:t>
      </w:r>
      <w:r w:rsidR="00B51EE8" w:rsidRPr="00E27003">
        <w:rPr>
          <w:rFonts w:ascii="Times New Roman" w:hAnsi="Times New Roman" w:cs="Times New Roman"/>
        </w:rPr>
        <w:t xml:space="preserve">behavioral changes are evaluated together as pathways by which feedback can have effects on therapy. </w:t>
      </w:r>
    </w:p>
    <w:p w14:paraId="75BC2A46" w14:textId="6B9057FD" w:rsidR="00BD6983" w:rsidRDefault="003D70AB" w:rsidP="00013624">
      <w:pPr>
        <w:spacing w:line="480" w:lineRule="auto"/>
        <w:rPr>
          <w:rFonts w:ascii="Times New Roman" w:hAnsi="Times New Roman" w:cs="Times New Roman"/>
        </w:rPr>
      </w:pPr>
      <w:moveFromRangeStart w:id="25" w:author="Rebecca Janis" w:date="2020-05-27T17:37:00Z" w:name="move41493443"/>
      <w:moveFrom w:id="26" w:author="Rebecca Janis" w:date="2020-05-27T17:37:00Z">
        <w:r w:rsidDel="008A7C19">
          <w:rPr>
            <w:rFonts w:ascii="Times New Roman" w:hAnsi="Times New Roman" w:cs="Times New Roman"/>
          </w:rPr>
          <w:t xml:space="preserve">It is hypothesized that feedback will improve </w:t>
        </w:r>
        <w:r w:rsidR="00BD6983" w:rsidDel="008A7C19">
          <w:rPr>
            <w:rFonts w:ascii="Times New Roman" w:hAnsi="Times New Roman" w:cs="Times New Roman"/>
          </w:rPr>
          <w:t xml:space="preserve">client </w:t>
        </w:r>
        <w:r w:rsidDel="008A7C19">
          <w:rPr>
            <w:rFonts w:ascii="Times New Roman" w:hAnsi="Times New Roman" w:cs="Times New Roman"/>
          </w:rPr>
          <w:t xml:space="preserve">outcomes. </w:t>
        </w:r>
      </w:moveFrom>
      <w:moveFromRangeEnd w:id="25"/>
      <w:r w:rsidR="00BD6983">
        <w:rPr>
          <w:rFonts w:ascii="Times New Roman" w:hAnsi="Times New Roman" w:cs="Times New Roman"/>
        </w:rPr>
        <w:t xml:space="preserve">It should be mentioned here that although client outcomes are the focus of the present study, these are not the only type of outcomes that should matter in evaluating such a system. Other outcomes that are left to future research include outcomes at the therapist and center levels, such as therapist satisfaction and burnout. Future directions for such research will be explored in the discussion in connection with the findings from the present study. </w:t>
      </w:r>
    </w:p>
    <w:p w14:paraId="27418A1A" w14:textId="13D88D94" w:rsidR="00523BFF" w:rsidRDefault="00BE1A15" w:rsidP="00013624">
      <w:pPr>
        <w:spacing w:line="480" w:lineRule="auto"/>
        <w:rPr>
          <w:rFonts w:ascii="Times New Roman" w:hAnsi="Times New Roman" w:cs="Times New Roman"/>
        </w:rPr>
      </w:pPr>
      <w:r w:rsidRPr="00516C47">
        <w:rPr>
          <w:rFonts w:ascii="Times New Roman" w:hAnsi="Times New Roman" w:cs="Times New Roman"/>
        </w:rPr>
        <w:t xml:space="preserve">The second research question </w:t>
      </w:r>
      <w:r w:rsidR="00A11080">
        <w:rPr>
          <w:rFonts w:ascii="Times New Roman" w:hAnsi="Times New Roman" w:cs="Times New Roman"/>
        </w:rPr>
        <w:t>expands</w:t>
      </w:r>
      <w:r w:rsidRPr="00516C47">
        <w:rPr>
          <w:rFonts w:ascii="Times New Roman" w:hAnsi="Times New Roman" w:cs="Times New Roman"/>
        </w:rPr>
        <w:t xml:space="preserve"> </w:t>
      </w:r>
      <w:r w:rsidR="00A11080">
        <w:rPr>
          <w:rFonts w:ascii="Times New Roman" w:hAnsi="Times New Roman" w:cs="Times New Roman"/>
        </w:rPr>
        <w:t xml:space="preserve">on </w:t>
      </w:r>
      <w:r w:rsidRPr="00516C47">
        <w:rPr>
          <w:rFonts w:ascii="Times New Roman" w:hAnsi="Times New Roman" w:cs="Times New Roman"/>
        </w:rPr>
        <w:t xml:space="preserve">prior research, which has largely been done in unidimensional measures of distress, to assess whether </w:t>
      </w:r>
      <w:r w:rsidR="00DE0FD3" w:rsidRPr="00516C47">
        <w:rPr>
          <w:rFonts w:ascii="Times New Roman" w:hAnsi="Times New Roman" w:cs="Times New Roman"/>
        </w:rPr>
        <w:t>the effect of feedback diffe</w:t>
      </w:r>
      <w:r w:rsidR="00A11080">
        <w:rPr>
          <w:rFonts w:ascii="Times New Roman" w:hAnsi="Times New Roman" w:cs="Times New Roman"/>
        </w:rPr>
        <w:t>r</w:t>
      </w:r>
      <w:r w:rsidR="00DE0FD3" w:rsidRPr="00516C47">
        <w:rPr>
          <w:rFonts w:ascii="Times New Roman" w:hAnsi="Times New Roman" w:cs="Times New Roman"/>
        </w:rPr>
        <w:t xml:space="preserve"> by subscale</w:t>
      </w:r>
      <w:r w:rsidRPr="00516C47">
        <w:rPr>
          <w:rFonts w:ascii="Times New Roman" w:hAnsi="Times New Roman" w:cs="Times New Roman"/>
        </w:rPr>
        <w:t>.</w:t>
      </w:r>
      <w:r w:rsidR="000A77FB" w:rsidRPr="00516C47">
        <w:rPr>
          <w:rFonts w:ascii="Times New Roman" w:hAnsi="Times New Roman" w:cs="Times New Roman"/>
        </w:rPr>
        <w:t xml:space="preserve"> Although not directly addressing differential effectiveness by diagnosis, as suggested by </w:t>
      </w:r>
      <w:r w:rsidR="000A77FB" w:rsidRPr="00E80A0C">
        <w:rPr>
          <w:rFonts w:ascii="Times New Roman" w:hAnsi="Times New Roman" w:cs="Times New Roman"/>
        </w:rPr>
        <w:t xml:space="preserve">Lambert et al. </w:t>
      </w:r>
      <w:r w:rsidR="00E80A0C">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2018)","manualFormatting":"(2018)","plainTextFormattedCitation":"(Lambert et al., 2018)","previouslyFormattedCitation":"(Lambert et al., 2018)"},"properties":{"noteIndex":0},"schema":"https://github.com/citation-style-language/schema/raw/master/csl-citation.json"}</w:instrText>
      </w:r>
      <w:r w:rsidR="00E80A0C">
        <w:rPr>
          <w:rFonts w:ascii="Times New Roman" w:hAnsi="Times New Roman" w:cs="Times New Roman"/>
        </w:rPr>
        <w:fldChar w:fldCharType="separate"/>
      </w:r>
      <w:r w:rsidR="00E80A0C" w:rsidRPr="00E80A0C">
        <w:rPr>
          <w:rFonts w:ascii="Times New Roman" w:hAnsi="Times New Roman" w:cs="Times New Roman"/>
          <w:noProof/>
        </w:rPr>
        <w:t>(2018)</w:t>
      </w:r>
      <w:r w:rsidR="00E80A0C">
        <w:rPr>
          <w:rFonts w:ascii="Times New Roman" w:hAnsi="Times New Roman" w:cs="Times New Roman"/>
        </w:rPr>
        <w:fldChar w:fldCharType="end"/>
      </w:r>
      <w:r w:rsidR="000A77FB" w:rsidRPr="00E80A0C">
        <w:rPr>
          <w:rFonts w:ascii="Times New Roman" w:hAnsi="Times New Roman" w:cs="Times New Roman"/>
        </w:rPr>
        <w:t>,</w:t>
      </w:r>
      <w:r w:rsidR="000A77FB" w:rsidRPr="00516C47">
        <w:rPr>
          <w:rFonts w:ascii="Times New Roman" w:hAnsi="Times New Roman" w:cs="Times New Roman"/>
        </w:rPr>
        <w:t xml:space="preserve"> this question can help to fill this gap in the literature by </w:t>
      </w:r>
      <w:r w:rsidR="00DF5E28" w:rsidRPr="00516C47">
        <w:rPr>
          <w:rFonts w:ascii="Times New Roman" w:hAnsi="Times New Roman" w:cs="Times New Roman"/>
        </w:rPr>
        <w:t xml:space="preserve">indicating whether certain </w:t>
      </w:r>
      <w:r w:rsidR="00DF5E28" w:rsidRPr="00516C47">
        <w:rPr>
          <w:rFonts w:ascii="Times New Roman" w:hAnsi="Times New Roman" w:cs="Times New Roman"/>
        </w:rPr>
        <w:lastRenderedPageBreak/>
        <w:t xml:space="preserve">domains </w:t>
      </w:r>
      <w:r w:rsidR="00620882" w:rsidRPr="00516C47">
        <w:rPr>
          <w:rFonts w:ascii="Times New Roman" w:hAnsi="Times New Roman" w:cs="Times New Roman"/>
        </w:rPr>
        <w:t xml:space="preserve">benefit more from feedback. If the results show that some domains benefit less from feedback </w:t>
      </w:r>
      <w:r w:rsidR="00BF2C01">
        <w:rPr>
          <w:rFonts w:ascii="Times New Roman" w:hAnsi="Times New Roman" w:cs="Times New Roman"/>
        </w:rPr>
        <w:t>than others</w:t>
      </w:r>
      <w:r w:rsidR="00620882" w:rsidRPr="00516C47">
        <w:rPr>
          <w:rFonts w:ascii="Times New Roman" w:hAnsi="Times New Roman" w:cs="Times New Roman"/>
        </w:rPr>
        <w:t xml:space="preserve">, this would indicate the need for further research and development of feedback methods </w:t>
      </w:r>
      <w:r w:rsidR="00C807D9">
        <w:rPr>
          <w:rFonts w:ascii="Times New Roman" w:hAnsi="Times New Roman" w:cs="Times New Roman"/>
        </w:rPr>
        <w:t>specifically</w:t>
      </w:r>
      <w:r w:rsidR="00C807D9" w:rsidRPr="00516C47">
        <w:rPr>
          <w:rFonts w:ascii="Times New Roman" w:hAnsi="Times New Roman" w:cs="Times New Roman"/>
        </w:rPr>
        <w:t xml:space="preserve"> </w:t>
      </w:r>
      <w:r w:rsidR="00620882" w:rsidRPr="00516C47">
        <w:rPr>
          <w:rFonts w:ascii="Times New Roman" w:hAnsi="Times New Roman" w:cs="Times New Roman"/>
        </w:rPr>
        <w:t>attuned to those domains.</w:t>
      </w:r>
    </w:p>
    <w:p w14:paraId="5E0186C4" w14:textId="46619177" w:rsidR="00140168" w:rsidRDefault="00140168" w:rsidP="00013624">
      <w:pPr>
        <w:spacing w:line="480" w:lineRule="auto"/>
        <w:rPr>
          <w:rFonts w:ascii="Times New Roman" w:hAnsi="Times New Roman" w:cs="Times New Roman"/>
        </w:rPr>
      </w:pPr>
      <w:r>
        <w:rPr>
          <w:rFonts w:ascii="Times New Roman" w:hAnsi="Times New Roman" w:cs="Times New Roman"/>
        </w:rPr>
        <w:t xml:space="preserve">Third, </w:t>
      </w:r>
      <w:r w:rsidRPr="00270AE1">
        <w:rPr>
          <w:rFonts w:ascii="Times New Roman" w:hAnsi="Times New Roman" w:cs="Times New Roman"/>
        </w:rPr>
        <w:t xml:space="preserve">this study will assess whether there </w:t>
      </w:r>
      <w:r>
        <w:rPr>
          <w:rFonts w:ascii="Times New Roman" w:hAnsi="Times New Roman" w:cs="Times New Roman"/>
        </w:rPr>
        <w:t xml:space="preserve">is </w:t>
      </w:r>
      <w:r w:rsidRPr="00270AE1">
        <w:rPr>
          <w:rFonts w:ascii="Times New Roman" w:hAnsi="Times New Roman" w:cs="Times New Roman"/>
        </w:rPr>
        <w:t xml:space="preserve">a center effect </w:t>
      </w:r>
      <w:r>
        <w:rPr>
          <w:rFonts w:ascii="Times New Roman" w:hAnsi="Times New Roman" w:cs="Times New Roman"/>
        </w:rPr>
        <w:t>of</w:t>
      </w:r>
      <w:r w:rsidRPr="00270AE1">
        <w:rPr>
          <w:rFonts w:ascii="Times New Roman" w:hAnsi="Times New Roman" w:cs="Times New Roman"/>
        </w:rPr>
        <w:t xml:space="preserve"> feedback</w:t>
      </w:r>
      <w:r>
        <w:rPr>
          <w:rFonts w:ascii="Times New Roman" w:hAnsi="Times New Roman" w:cs="Times New Roman"/>
        </w:rPr>
        <w:t>, as the CCAPS feedback system was implemented in hundreds of UCCs across the country</w:t>
      </w:r>
      <w:r w:rsidRPr="00270AE1">
        <w:rPr>
          <w:rFonts w:ascii="Times New Roman" w:hAnsi="Times New Roman" w:cs="Times New Roman"/>
        </w:rPr>
        <w:t>. Th</w:t>
      </w:r>
      <w:r>
        <w:rPr>
          <w:rFonts w:ascii="Times New Roman" w:hAnsi="Times New Roman" w:cs="Times New Roman"/>
        </w:rPr>
        <w:t xml:space="preserve">is question makes a valuable contribution to the literature, which to our knowledge has not previously assessed for differential effects by location, and the </w:t>
      </w:r>
      <w:r w:rsidRPr="00270AE1">
        <w:rPr>
          <w:rFonts w:ascii="Times New Roman" w:hAnsi="Times New Roman" w:cs="Times New Roman"/>
        </w:rPr>
        <w:t xml:space="preserve">presence of a center effect would </w:t>
      </w:r>
      <w:r>
        <w:rPr>
          <w:rFonts w:ascii="Times New Roman" w:hAnsi="Times New Roman" w:cs="Times New Roman"/>
        </w:rPr>
        <w:t>suggest</w:t>
      </w:r>
      <w:r w:rsidRPr="00270AE1">
        <w:rPr>
          <w:rFonts w:ascii="Times New Roman" w:hAnsi="Times New Roman" w:cs="Times New Roman"/>
        </w:rPr>
        <w:t xml:space="preserve"> center characteristics that moderate feedback’s effectiveness. Although such </w:t>
      </w:r>
      <w:r>
        <w:rPr>
          <w:rFonts w:ascii="Times New Roman" w:hAnsi="Times New Roman" w:cs="Times New Roman"/>
        </w:rPr>
        <w:t xml:space="preserve">potentially explanatory </w:t>
      </w:r>
      <w:r w:rsidRPr="00270AE1">
        <w:rPr>
          <w:rFonts w:ascii="Times New Roman" w:hAnsi="Times New Roman" w:cs="Times New Roman"/>
        </w:rPr>
        <w:t xml:space="preserve">center characteristics are not measured in the present study, testing for a center effect will inform future research directions on identifying characteristics of centers for which feedback was especially helpful. Such characteristics may be able to be implemented elsewhere to </w:t>
      </w:r>
      <w:r>
        <w:rPr>
          <w:rFonts w:ascii="Times New Roman" w:hAnsi="Times New Roman" w:cs="Times New Roman"/>
        </w:rPr>
        <w:t>magnify</w:t>
      </w:r>
      <w:r w:rsidRPr="00270AE1">
        <w:rPr>
          <w:rFonts w:ascii="Times New Roman" w:hAnsi="Times New Roman" w:cs="Times New Roman"/>
        </w:rPr>
        <w:t xml:space="preserve"> positive effects of feedback.</w:t>
      </w:r>
    </w:p>
    <w:p w14:paraId="6C453AE2" w14:textId="38328CAC" w:rsidR="0043548C" w:rsidRDefault="00140168" w:rsidP="00013624">
      <w:pPr>
        <w:spacing w:line="480" w:lineRule="auto"/>
        <w:rPr>
          <w:rFonts w:ascii="Times New Roman" w:hAnsi="Times New Roman" w:cs="Times New Roman"/>
        </w:rPr>
      </w:pPr>
      <w:r>
        <w:rPr>
          <w:rFonts w:ascii="Times New Roman" w:hAnsi="Times New Roman" w:cs="Times New Roman"/>
        </w:rPr>
        <w:t>Fourth</w:t>
      </w:r>
      <w:r w:rsidR="00BE1A15" w:rsidRPr="00523BFF">
        <w:rPr>
          <w:rFonts w:ascii="Times New Roman" w:hAnsi="Times New Roman" w:cs="Times New Roman"/>
        </w:rPr>
        <w:t>, several client moderators will be evaluated to answer the question, f</w:t>
      </w:r>
      <w:r w:rsidR="00DE0FD3" w:rsidRPr="00523BFF">
        <w:rPr>
          <w:rFonts w:ascii="Times New Roman" w:hAnsi="Times New Roman" w:cs="Times New Roman"/>
        </w:rPr>
        <w:t xml:space="preserve">or </w:t>
      </w:r>
      <w:r w:rsidR="00BE1A15" w:rsidRPr="00523BFF">
        <w:rPr>
          <w:rFonts w:ascii="Times New Roman" w:hAnsi="Times New Roman" w:cs="Times New Roman"/>
        </w:rPr>
        <w:t>whom</w:t>
      </w:r>
      <w:r w:rsidR="00DE0FD3" w:rsidRPr="00523BFF">
        <w:rPr>
          <w:rFonts w:ascii="Times New Roman" w:hAnsi="Times New Roman" w:cs="Times New Roman"/>
        </w:rPr>
        <w:t xml:space="preserve"> does feedback most improve outcomes</w:t>
      </w:r>
      <w:r w:rsidR="00764DCA" w:rsidRPr="00523BFF">
        <w:rPr>
          <w:rFonts w:ascii="Times New Roman" w:hAnsi="Times New Roman" w:cs="Times New Roman"/>
        </w:rPr>
        <w:t xml:space="preserve">. </w:t>
      </w:r>
      <w:r w:rsidR="00BC5E85">
        <w:rPr>
          <w:rFonts w:ascii="Times New Roman" w:hAnsi="Times New Roman" w:cs="Times New Roman"/>
        </w:rPr>
        <w:t xml:space="preserve">Some are based on prior research findings, while others are new variables being explored. </w:t>
      </w:r>
      <w:r w:rsidR="00F82904" w:rsidRPr="00523BFF">
        <w:rPr>
          <w:rFonts w:ascii="Times New Roman" w:hAnsi="Times New Roman" w:cs="Times New Roman"/>
        </w:rPr>
        <w:t>Similar to prior research</w:t>
      </w:r>
      <w:r w:rsidR="00235A04" w:rsidRPr="00523BFF">
        <w:rPr>
          <w:rFonts w:ascii="Times New Roman" w:hAnsi="Times New Roman" w:cs="Times New Roman"/>
        </w:rPr>
        <w:t xml:space="preserve">, </w:t>
      </w:r>
      <w:r w:rsidR="00971D82" w:rsidRPr="00523BFF">
        <w:rPr>
          <w:rFonts w:ascii="Times New Roman" w:hAnsi="Times New Roman" w:cs="Times New Roman"/>
        </w:rPr>
        <w:t xml:space="preserve">this study will compare on track to </w:t>
      </w:r>
      <w:r w:rsidR="006E4EA8">
        <w:rPr>
          <w:rFonts w:ascii="Times New Roman" w:hAnsi="Times New Roman" w:cs="Times New Roman"/>
        </w:rPr>
        <w:t>off</w:t>
      </w:r>
      <w:r w:rsidR="00971D82" w:rsidRPr="00523BFF">
        <w:rPr>
          <w:rFonts w:ascii="Times New Roman" w:hAnsi="Times New Roman" w:cs="Times New Roman"/>
        </w:rPr>
        <w:t xml:space="preserve"> track clients to determine whether the effect of feedback </w:t>
      </w:r>
      <w:r w:rsidR="006E4EA8">
        <w:rPr>
          <w:rFonts w:ascii="Times New Roman" w:hAnsi="Times New Roman" w:cs="Times New Roman"/>
        </w:rPr>
        <w:t>is stronger for off track clients</w:t>
      </w:r>
      <w:r w:rsidR="00971D82" w:rsidRPr="00523BFF">
        <w:rPr>
          <w:rFonts w:ascii="Times New Roman" w:hAnsi="Times New Roman" w:cs="Times New Roman"/>
        </w:rPr>
        <w:t xml:space="preserve">. </w:t>
      </w:r>
      <w:r w:rsidR="00133B13">
        <w:rPr>
          <w:rFonts w:ascii="Times New Roman" w:hAnsi="Times New Roman" w:cs="Times New Roman"/>
        </w:rPr>
        <w:t xml:space="preserve">Also building on prior </w:t>
      </w:r>
      <w:r w:rsidR="00B53C48">
        <w:rPr>
          <w:rFonts w:ascii="Times New Roman" w:hAnsi="Times New Roman" w:cs="Times New Roman"/>
        </w:rPr>
        <w:t xml:space="preserve">research, baseline scores on each CCAPS subscale will be tested to determine whether clients who present with more distress benefit more from </w:t>
      </w:r>
      <w:r w:rsidR="00553DEB">
        <w:rPr>
          <w:rFonts w:ascii="Times New Roman" w:hAnsi="Times New Roman" w:cs="Times New Roman"/>
        </w:rPr>
        <w:t>feedback</w:t>
      </w:r>
      <w:r w:rsidR="00B53C48">
        <w:rPr>
          <w:rFonts w:ascii="Times New Roman" w:hAnsi="Times New Roman" w:cs="Times New Roman"/>
        </w:rPr>
        <w:t xml:space="preserve">. </w:t>
      </w:r>
      <w:r w:rsidR="0081598D">
        <w:rPr>
          <w:rFonts w:ascii="Times New Roman" w:hAnsi="Times New Roman" w:cs="Times New Roman"/>
        </w:rPr>
        <w:t xml:space="preserve">Additionally, </w:t>
      </w:r>
      <w:r w:rsidR="003B2534">
        <w:rPr>
          <w:rFonts w:ascii="Times New Roman" w:hAnsi="Times New Roman" w:cs="Times New Roman"/>
        </w:rPr>
        <w:t xml:space="preserve">whether or not a client had previously </w:t>
      </w:r>
      <w:r w:rsidR="00DB13D1">
        <w:rPr>
          <w:rFonts w:ascii="Times New Roman" w:hAnsi="Times New Roman" w:cs="Times New Roman"/>
        </w:rPr>
        <w:t xml:space="preserve">psychiatric hospitalizations will be included </w:t>
      </w:r>
      <w:r w:rsidR="00553B05">
        <w:rPr>
          <w:rFonts w:ascii="Times New Roman" w:hAnsi="Times New Roman" w:cs="Times New Roman"/>
        </w:rPr>
        <w:t xml:space="preserve">to compare to the surprising result </w:t>
      </w:r>
      <w:r w:rsidR="00976C23">
        <w:rPr>
          <w:rFonts w:ascii="Times New Roman" w:hAnsi="Times New Roman" w:cs="Times New Roman"/>
        </w:rPr>
        <w:t xml:space="preserve">found by </w:t>
      </w:r>
      <w:r w:rsidR="00141049" w:rsidRPr="00553DEB">
        <w:rPr>
          <w:rFonts w:ascii="Times New Roman" w:hAnsi="Times New Roman" w:cs="Times New Roman"/>
        </w:rPr>
        <w:t xml:space="preserve">Errázuriz and Zilcha-Mano </w:t>
      </w:r>
      <w:r w:rsidR="00D30306" w:rsidRPr="00553DEB">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2018)","manualFormatting":"(2018)","plainTextFormattedCitation":"(Errázuriz &amp; Zilcha-Mano, 2018)","previouslyFormattedCitation":"(Errázuriz &amp; Zilcha-Mano, 2018)"},"properties":{"noteIndex":0},"schema":"https://github.com/citation-style-language/schema/raw/master/csl-citation.json"}</w:instrText>
      </w:r>
      <w:r w:rsidR="00D30306" w:rsidRPr="00553DEB">
        <w:rPr>
          <w:rFonts w:ascii="Times New Roman" w:hAnsi="Times New Roman" w:cs="Times New Roman"/>
        </w:rPr>
        <w:fldChar w:fldCharType="separate"/>
      </w:r>
      <w:r w:rsidR="00D30306" w:rsidRPr="00553DEB">
        <w:rPr>
          <w:rFonts w:ascii="Times New Roman" w:hAnsi="Times New Roman" w:cs="Times New Roman"/>
          <w:noProof/>
        </w:rPr>
        <w:t>(2018)</w:t>
      </w:r>
      <w:r w:rsidR="00D30306" w:rsidRPr="00553DEB">
        <w:rPr>
          <w:rFonts w:ascii="Times New Roman" w:hAnsi="Times New Roman" w:cs="Times New Roman"/>
        </w:rPr>
        <w:fldChar w:fldCharType="end"/>
      </w:r>
      <w:r w:rsidR="00141049" w:rsidRPr="00553DEB">
        <w:rPr>
          <w:rFonts w:ascii="Times New Roman" w:hAnsi="Times New Roman" w:cs="Times New Roman"/>
        </w:rPr>
        <w:t>.</w:t>
      </w:r>
    </w:p>
    <w:p w14:paraId="513731D6" w14:textId="295A25D2" w:rsidR="00EF1F3A" w:rsidRDefault="00E662CC" w:rsidP="00013624">
      <w:pPr>
        <w:spacing w:line="480" w:lineRule="auto"/>
        <w:rPr>
          <w:rFonts w:ascii="Times New Roman" w:hAnsi="Times New Roman" w:cs="Times New Roman"/>
        </w:rPr>
      </w:pPr>
      <w:r>
        <w:rPr>
          <w:rFonts w:ascii="Times New Roman" w:hAnsi="Times New Roman" w:cs="Times New Roman"/>
        </w:rPr>
        <w:t>Two</w:t>
      </w:r>
      <w:r w:rsidR="00523BFF" w:rsidRPr="0043548C">
        <w:rPr>
          <w:rFonts w:ascii="Times New Roman" w:hAnsi="Times New Roman" w:cs="Times New Roman"/>
        </w:rPr>
        <w:t xml:space="preserve"> previously untested moderators will also be examined</w:t>
      </w:r>
      <w:r>
        <w:rPr>
          <w:rFonts w:ascii="Times New Roman" w:hAnsi="Times New Roman" w:cs="Times New Roman"/>
        </w:rPr>
        <w:t>: each client’s total number of sessions and t</w:t>
      </w:r>
      <w:r w:rsidR="0043548C" w:rsidRPr="0043548C">
        <w:rPr>
          <w:rFonts w:ascii="Times New Roman" w:hAnsi="Times New Roman" w:cs="Times New Roman"/>
        </w:rPr>
        <w:t xml:space="preserve">he frequency with which the CCAPS is </w:t>
      </w:r>
      <w:r w:rsidR="0043548C">
        <w:rPr>
          <w:rFonts w:ascii="Times New Roman" w:hAnsi="Times New Roman" w:cs="Times New Roman"/>
        </w:rPr>
        <w:t>administered throughout</w:t>
      </w:r>
      <w:r w:rsidR="0099712D">
        <w:rPr>
          <w:rFonts w:ascii="Times New Roman" w:hAnsi="Times New Roman" w:cs="Times New Roman"/>
        </w:rPr>
        <w:t xml:space="preserve"> treatment</w:t>
      </w:r>
      <w:r>
        <w:rPr>
          <w:rFonts w:ascii="Times New Roman" w:hAnsi="Times New Roman" w:cs="Times New Roman"/>
        </w:rPr>
        <w:t xml:space="preserve">. </w:t>
      </w:r>
      <w:r w:rsidR="006E4EA8">
        <w:rPr>
          <w:rFonts w:ascii="Times New Roman" w:hAnsi="Times New Roman" w:cs="Times New Roman"/>
        </w:rPr>
        <w:t>C</w:t>
      </w:r>
      <w:r>
        <w:rPr>
          <w:rFonts w:ascii="Times New Roman" w:hAnsi="Times New Roman" w:cs="Times New Roman"/>
        </w:rPr>
        <w:t xml:space="preserve">enters </w:t>
      </w:r>
      <w:r w:rsidR="00EF1F3A" w:rsidRPr="00D70C2E">
        <w:rPr>
          <w:rFonts w:ascii="Times New Roman" w:hAnsi="Times New Roman" w:cs="Times New Roman"/>
        </w:rPr>
        <w:t xml:space="preserve">have latitude to administer the CCAPS during treatment as frequently or infrequently as they </w:t>
      </w:r>
      <w:r w:rsidR="00EF1F3A" w:rsidRPr="00D70C2E">
        <w:rPr>
          <w:rFonts w:ascii="Times New Roman" w:hAnsi="Times New Roman" w:cs="Times New Roman"/>
        </w:rPr>
        <w:lastRenderedPageBreak/>
        <w:t>cho</w:t>
      </w:r>
      <w:r w:rsidR="00634343">
        <w:rPr>
          <w:rFonts w:ascii="Times New Roman" w:hAnsi="Times New Roman" w:cs="Times New Roman"/>
        </w:rPr>
        <w:t>o</w:t>
      </w:r>
      <w:r w:rsidR="00EF1F3A" w:rsidRPr="00D70C2E">
        <w:rPr>
          <w:rFonts w:ascii="Times New Roman" w:hAnsi="Times New Roman" w:cs="Times New Roman"/>
        </w:rPr>
        <w:t>se</w:t>
      </w:r>
      <w:r w:rsidR="00773824">
        <w:rPr>
          <w:rFonts w:ascii="Times New Roman" w:hAnsi="Times New Roman" w:cs="Times New Roman"/>
        </w:rPr>
        <w:t xml:space="preserve">. </w:t>
      </w:r>
      <w:r w:rsidR="00EF1F3A" w:rsidRPr="00D70C2E">
        <w:rPr>
          <w:rFonts w:ascii="Times New Roman" w:hAnsi="Times New Roman" w:cs="Times New Roman"/>
        </w:rPr>
        <w:t>CCMH recommends that it is most effective when administered at every session, which many centers follow, while other centers administer</w:t>
      </w:r>
      <w:r>
        <w:rPr>
          <w:rFonts w:ascii="Times New Roman" w:hAnsi="Times New Roman" w:cs="Times New Roman"/>
        </w:rPr>
        <w:t xml:space="preserve"> it only</w:t>
      </w:r>
      <w:r w:rsidR="00EF1F3A" w:rsidRPr="00D70C2E">
        <w:rPr>
          <w:rFonts w:ascii="Times New Roman" w:hAnsi="Times New Roman" w:cs="Times New Roman"/>
        </w:rPr>
        <w:t xml:space="preserve"> at prespecified sessions (e.g. 1</w:t>
      </w:r>
      <w:r w:rsidR="00EF1F3A" w:rsidRPr="00D70C2E">
        <w:rPr>
          <w:rFonts w:ascii="Times New Roman" w:hAnsi="Times New Roman" w:cs="Times New Roman"/>
          <w:vertAlign w:val="superscript"/>
        </w:rPr>
        <w:t>st</w:t>
      </w:r>
      <w:r w:rsidR="00EF1F3A" w:rsidRPr="00D70C2E">
        <w:rPr>
          <w:rFonts w:ascii="Times New Roman" w:hAnsi="Times New Roman" w:cs="Times New Roman"/>
        </w:rPr>
        <w:t>, 3</w:t>
      </w:r>
      <w:r w:rsidR="00EF1F3A" w:rsidRPr="00D70C2E">
        <w:rPr>
          <w:rFonts w:ascii="Times New Roman" w:hAnsi="Times New Roman" w:cs="Times New Roman"/>
          <w:vertAlign w:val="superscript"/>
        </w:rPr>
        <w:t>rd</w:t>
      </w:r>
      <w:r w:rsidR="00EF1F3A" w:rsidRPr="00D70C2E">
        <w:rPr>
          <w:rFonts w:ascii="Times New Roman" w:hAnsi="Times New Roman" w:cs="Times New Roman"/>
        </w:rPr>
        <w:t>, and 7</w:t>
      </w:r>
      <w:r w:rsidR="00EF1F3A" w:rsidRPr="00D70C2E">
        <w:rPr>
          <w:rFonts w:ascii="Times New Roman" w:hAnsi="Times New Roman" w:cs="Times New Roman"/>
          <w:vertAlign w:val="superscript"/>
        </w:rPr>
        <w:t>th</w:t>
      </w:r>
      <w:r w:rsidR="00EF1F3A" w:rsidRPr="00D70C2E">
        <w:rPr>
          <w:rFonts w:ascii="Times New Roman" w:hAnsi="Times New Roman" w:cs="Times New Roman"/>
        </w:rPr>
        <w:t xml:space="preserve">). </w:t>
      </w:r>
      <w:r w:rsidR="00773824">
        <w:rPr>
          <w:rFonts w:ascii="Times New Roman" w:hAnsi="Times New Roman" w:cs="Times New Roman"/>
        </w:rPr>
        <w:t xml:space="preserve">This presents a unique opportunity to evaluate the effect of </w:t>
      </w:r>
      <w:r w:rsidR="006B39FD">
        <w:rPr>
          <w:rFonts w:ascii="Times New Roman" w:hAnsi="Times New Roman" w:cs="Times New Roman"/>
        </w:rPr>
        <w:t>administration</w:t>
      </w:r>
      <w:r w:rsidR="00773824">
        <w:rPr>
          <w:rFonts w:ascii="Times New Roman" w:hAnsi="Times New Roman" w:cs="Times New Roman"/>
        </w:rPr>
        <w:t xml:space="preserve"> frequency within the same measure being used across multiple centers</w:t>
      </w:r>
      <w:r w:rsidR="00773824" w:rsidRPr="00D70C2E">
        <w:rPr>
          <w:rFonts w:ascii="Times New Roman" w:hAnsi="Times New Roman" w:cs="Times New Roman"/>
        </w:rPr>
        <w:t>.</w:t>
      </w:r>
    </w:p>
    <w:p w14:paraId="5A5E1258" w14:textId="71F712CF" w:rsidR="003A2531" w:rsidRPr="003A2531" w:rsidRDefault="003A2531" w:rsidP="0056404D">
      <w:pPr>
        <w:spacing w:line="480" w:lineRule="auto"/>
        <w:ind w:firstLine="0"/>
        <w:jc w:val="center"/>
        <w:rPr>
          <w:rFonts w:ascii="Times New Roman" w:hAnsi="Times New Roman" w:cs="Times New Roman"/>
          <w:b/>
        </w:rPr>
      </w:pPr>
      <w:r w:rsidRPr="003A2531">
        <w:rPr>
          <w:rFonts w:ascii="Times New Roman" w:hAnsi="Times New Roman" w:cs="Times New Roman"/>
          <w:b/>
        </w:rPr>
        <w:t>Methods</w:t>
      </w:r>
    </w:p>
    <w:p w14:paraId="1BBA5CBE" w14:textId="12B35DBA" w:rsidR="00EF1F3A" w:rsidRPr="00275AE6" w:rsidRDefault="00EF1F3A" w:rsidP="0093169D">
      <w:pPr>
        <w:spacing w:line="480" w:lineRule="auto"/>
        <w:ind w:firstLine="0"/>
        <w:rPr>
          <w:rFonts w:ascii="Times New Roman" w:hAnsi="Times New Roman" w:cs="Times New Roman"/>
          <w:b/>
        </w:rPr>
      </w:pPr>
      <w:r w:rsidRPr="00275AE6">
        <w:rPr>
          <w:rFonts w:ascii="Times New Roman" w:hAnsi="Times New Roman" w:cs="Times New Roman"/>
          <w:b/>
        </w:rPr>
        <w:t>Procedure</w:t>
      </w:r>
    </w:p>
    <w:p w14:paraId="0099E411" w14:textId="6AB2F33E" w:rsidR="00676FA3" w:rsidRDefault="00EF1F3A" w:rsidP="00FF03CF">
      <w:pPr>
        <w:spacing w:line="480" w:lineRule="auto"/>
        <w:rPr>
          <w:rFonts w:ascii="Times New Roman" w:hAnsi="Times New Roman" w:cs="Times New Roman"/>
        </w:rPr>
      </w:pPr>
      <w:r w:rsidRPr="00275AE6">
        <w:rPr>
          <w:rFonts w:ascii="Times New Roman" w:hAnsi="Times New Roman" w:cs="Times New Roman"/>
        </w:rPr>
        <w:t xml:space="preserve">Data for the present study were collected </w:t>
      </w:r>
      <w:r w:rsidR="00C635F3">
        <w:rPr>
          <w:rFonts w:ascii="Times New Roman" w:hAnsi="Times New Roman" w:cs="Times New Roman"/>
        </w:rPr>
        <w:t xml:space="preserve">within </w:t>
      </w:r>
      <w:r w:rsidRPr="00275AE6">
        <w:rPr>
          <w:rFonts w:ascii="Times New Roman" w:hAnsi="Times New Roman" w:cs="Times New Roman"/>
        </w:rPr>
        <w:t>CCMH which</w:t>
      </w:r>
      <w:r w:rsidR="00AF3931">
        <w:rPr>
          <w:rFonts w:ascii="Times New Roman" w:hAnsi="Times New Roman" w:cs="Times New Roman"/>
        </w:rPr>
        <w:t>,</w:t>
      </w:r>
      <w:r w:rsidRPr="00275AE6">
        <w:rPr>
          <w:rFonts w:ascii="Times New Roman" w:hAnsi="Times New Roman" w:cs="Times New Roman"/>
        </w:rPr>
        <w:t xml:space="preserve"> as mentioned above, is a practice research network of over 600 university and college counseling centers. Participating centers </w:t>
      </w:r>
      <w:r w:rsidR="00837F1D" w:rsidRPr="00275AE6">
        <w:rPr>
          <w:rFonts w:ascii="Times New Roman" w:hAnsi="Times New Roman" w:cs="Times New Roman"/>
        </w:rPr>
        <w:t>collect data locally as part of clinical routine using standardized measures and can elect to contribute their center’s deidentified data to the centralized CCMH repository</w:t>
      </w:r>
      <w:r w:rsidR="00007ABC">
        <w:rPr>
          <w:rFonts w:ascii="Times New Roman" w:hAnsi="Times New Roman" w:cs="Times New Roman"/>
        </w:rPr>
        <w:t xml:space="preserve"> after </w:t>
      </w:r>
      <w:r w:rsidR="00EE0926">
        <w:rPr>
          <w:rFonts w:ascii="Times New Roman" w:hAnsi="Times New Roman" w:cs="Times New Roman"/>
        </w:rPr>
        <w:t>securing IRB approval</w:t>
      </w:r>
      <w:r w:rsidR="00837F1D" w:rsidRPr="00275AE6">
        <w:rPr>
          <w:rFonts w:ascii="Times New Roman" w:hAnsi="Times New Roman" w:cs="Times New Roman"/>
        </w:rPr>
        <w:t xml:space="preserve">. Each year of CCMH data captures a single academic year, spanning from July 1 to June 30 of the following year. Four years of </w:t>
      </w:r>
      <w:r w:rsidRPr="00275AE6">
        <w:rPr>
          <w:rFonts w:ascii="Times New Roman" w:hAnsi="Times New Roman" w:cs="Times New Roman"/>
        </w:rPr>
        <w:t xml:space="preserve">CCMH </w:t>
      </w:r>
      <w:r w:rsidR="00837F1D" w:rsidRPr="00275AE6">
        <w:rPr>
          <w:rFonts w:ascii="Times New Roman" w:hAnsi="Times New Roman" w:cs="Times New Roman"/>
        </w:rPr>
        <w:t xml:space="preserve">data </w:t>
      </w:r>
      <w:r w:rsidRPr="00275AE6">
        <w:rPr>
          <w:rFonts w:ascii="Times New Roman" w:hAnsi="Times New Roman" w:cs="Times New Roman"/>
        </w:rPr>
        <w:t xml:space="preserve">from two discrete time periods are </w:t>
      </w:r>
      <w:r w:rsidR="00AD495D">
        <w:rPr>
          <w:rFonts w:ascii="Times New Roman" w:hAnsi="Times New Roman" w:cs="Times New Roman"/>
        </w:rPr>
        <w:t>used</w:t>
      </w:r>
      <w:r w:rsidR="00837F1D" w:rsidRPr="00275AE6">
        <w:rPr>
          <w:rFonts w:ascii="Times New Roman" w:hAnsi="Times New Roman" w:cs="Times New Roman"/>
        </w:rPr>
        <w:t xml:space="preserve"> in the present study, and centers are included if they contributed data to the repository during all four years</w:t>
      </w:r>
      <w:r w:rsidRPr="00275AE6">
        <w:rPr>
          <w:rFonts w:ascii="Times New Roman" w:hAnsi="Times New Roman" w:cs="Times New Roman"/>
        </w:rPr>
        <w:t xml:space="preserve">. </w:t>
      </w:r>
      <w:r w:rsidR="00837F1D" w:rsidRPr="00275AE6">
        <w:rPr>
          <w:rFonts w:ascii="Times New Roman" w:hAnsi="Times New Roman" w:cs="Times New Roman"/>
        </w:rPr>
        <w:t xml:space="preserve">The first time period (2013-2015) captures data </w:t>
      </w:r>
      <w:r w:rsidRPr="00275AE6">
        <w:rPr>
          <w:rFonts w:ascii="Times New Roman" w:hAnsi="Times New Roman" w:cs="Times New Roman"/>
        </w:rPr>
        <w:t xml:space="preserve">from before the </w:t>
      </w:r>
      <w:r w:rsidR="00837F1D" w:rsidRPr="00275AE6">
        <w:rPr>
          <w:rFonts w:ascii="Times New Roman" w:hAnsi="Times New Roman" w:cs="Times New Roman"/>
        </w:rPr>
        <w:t xml:space="preserve">CCAPS </w:t>
      </w:r>
      <w:r w:rsidR="00FF03CF">
        <w:rPr>
          <w:rFonts w:ascii="Times New Roman" w:hAnsi="Times New Roman" w:cs="Times New Roman"/>
        </w:rPr>
        <w:t>feedback system was implemented</w:t>
      </w:r>
      <w:ins w:id="27" w:author="Rebecca Janis" w:date="2020-05-27T17:39:00Z">
        <w:r w:rsidR="00BB5E1F">
          <w:rPr>
            <w:rFonts w:ascii="Times New Roman" w:hAnsi="Times New Roman" w:cs="Times New Roman"/>
          </w:rPr>
          <w:t xml:space="preserve"> </w:t>
        </w:r>
        <w:r w:rsidR="00BB5E1F" w:rsidRPr="00275AE6">
          <w:rPr>
            <w:rFonts w:ascii="Times New Roman" w:hAnsi="Times New Roman" w:cs="Times New Roman"/>
          </w:rPr>
          <w:t>on July 27, 2015</w:t>
        </w:r>
      </w:ins>
      <w:r w:rsidR="00837F1D" w:rsidRPr="00275AE6">
        <w:rPr>
          <w:rFonts w:ascii="Times New Roman" w:hAnsi="Times New Roman" w:cs="Times New Roman"/>
        </w:rPr>
        <w:t xml:space="preserve">, and the second time period (2016-2018) begins one year after the </w:t>
      </w:r>
      <w:r w:rsidR="00FF03CF">
        <w:rPr>
          <w:rFonts w:ascii="Times New Roman" w:hAnsi="Times New Roman" w:cs="Times New Roman"/>
        </w:rPr>
        <w:t xml:space="preserve">feedback system was </w:t>
      </w:r>
      <w:r w:rsidR="00A210EB">
        <w:rPr>
          <w:rFonts w:ascii="Times New Roman" w:hAnsi="Times New Roman" w:cs="Times New Roman"/>
        </w:rPr>
        <w:t>released</w:t>
      </w:r>
      <w:del w:id="28" w:author="Rebecca Janis" w:date="2020-05-27T17:39:00Z">
        <w:r w:rsidRPr="00275AE6" w:rsidDel="00BB5E1F">
          <w:rPr>
            <w:rFonts w:ascii="Times New Roman" w:hAnsi="Times New Roman" w:cs="Times New Roman"/>
          </w:rPr>
          <w:delText xml:space="preserve"> </w:delText>
        </w:r>
        <w:r w:rsidR="00AE43ED" w:rsidRPr="00275AE6" w:rsidDel="00BB5E1F">
          <w:rPr>
            <w:rFonts w:ascii="Times New Roman" w:hAnsi="Times New Roman" w:cs="Times New Roman"/>
          </w:rPr>
          <w:delText>on July 27, 2015</w:delText>
        </w:r>
      </w:del>
      <w:r w:rsidR="00AE43ED" w:rsidRPr="00275AE6">
        <w:rPr>
          <w:rFonts w:ascii="Times New Roman" w:hAnsi="Times New Roman" w:cs="Times New Roman"/>
        </w:rPr>
        <w:t xml:space="preserve">. </w:t>
      </w:r>
      <w:r w:rsidR="00837F1D" w:rsidRPr="00275AE6">
        <w:rPr>
          <w:rFonts w:ascii="Times New Roman" w:hAnsi="Times New Roman" w:cs="Times New Roman"/>
        </w:rPr>
        <w:t>Th</w:t>
      </w:r>
      <w:r w:rsidR="00FF03CF">
        <w:rPr>
          <w:rFonts w:ascii="Times New Roman" w:hAnsi="Times New Roman" w:cs="Times New Roman"/>
        </w:rPr>
        <w:t>is</w:t>
      </w:r>
      <w:r w:rsidR="00837F1D" w:rsidRPr="00275AE6">
        <w:rPr>
          <w:rFonts w:ascii="Times New Roman" w:hAnsi="Times New Roman" w:cs="Times New Roman"/>
        </w:rPr>
        <w:t xml:space="preserve"> intentional </w:t>
      </w:r>
      <w:r w:rsidR="00AE43ED" w:rsidRPr="00275AE6">
        <w:rPr>
          <w:rFonts w:ascii="Times New Roman" w:hAnsi="Times New Roman" w:cs="Times New Roman"/>
        </w:rPr>
        <w:t>one-year</w:t>
      </w:r>
      <w:r w:rsidR="00837F1D" w:rsidRPr="00275AE6">
        <w:rPr>
          <w:rFonts w:ascii="Times New Roman" w:hAnsi="Times New Roman" w:cs="Times New Roman"/>
        </w:rPr>
        <w:t xml:space="preserve"> gap </w:t>
      </w:r>
      <w:r w:rsidR="00AE43ED" w:rsidRPr="00275AE6">
        <w:rPr>
          <w:rFonts w:ascii="Times New Roman" w:hAnsi="Times New Roman" w:cs="Times New Roman"/>
        </w:rPr>
        <w:t xml:space="preserve">accounts for the gradual adoption of the new </w:t>
      </w:r>
      <w:r w:rsidR="00E42632">
        <w:rPr>
          <w:rFonts w:ascii="Times New Roman" w:hAnsi="Times New Roman" w:cs="Times New Roman"/>
        </w:rPr>
        <w:t>system</w:t>
      </w:r>
      <w:r w:rsidR="00AE43ED" w:rsidRPr="00275AE6">
        <w:rPr>
          <w:rFonts w:ascii="Times New Roman" w:hAnsi="Times New Roman" w:cs="Times New Roman"/>
        </w:rPr>
        <w:t xml:space="preserve"> over the year following its release. While many centers began using the </w:t>
      </w:r>
      <w:r w:rsidR="00FF03CF">
        <w:rPr>
          <w:rFonts w:ascii="Times New Roman" w:hAnsi="Times New Roman" w:cs="Times New Roman"/>
        </w:rPr>
        <w:t>new feedback system</w:t>
      </w:r>
      <w:r w:rsidR="00AE43ED" w:rsidRPr="00275AE6">
        <w:rPr>
          <w:rFonts w:ascii="Times New Roman" w:hAnsi="Times New Roman" w:cs="Times New Roman"/>
        </w:rPr>
        <w:t xml:space="preserve"> as soon as it was made available, others began using it at a later date </w:t>
      </w:r>
      <w:r w:rsidR="00FF03CF">
        <w:rPr>
          <w:rFonts w:ascii="Times New Roman" w:hAnsi="Times New Roman" w:cs="Times New Roman"/>
        </w:rPr>
        <w:t xml:space="preserve">(e.g. the start of the following semester) </w:t>
      </w:r>
      <w:r w:rsidR="00AE43ED" w:rsidRPr="00275AE6">
        <w:rPr>
          <w:rFonts w:ascii="Times New Roman" w:hAnsi="Times New Roman" w:cs="Times New Roman"/>
        </w:rPr>
        <w:t xml:space="preserve">after having a chance to train staff in the new </w:t>
      </w:r>
      <w:r w:rsidR="00FF03CF">
        <w:rPr>
          <w:rFonts w:ascii="Times New Roman" w:hAnsi="Times New Roman" w:cs="Times New Roman"/>
        </w:rPr>
        <w:t>system</w:t>
      </w:r>
      <w:r w:rsidR="00AE43ED" w:rsidRPr="00275AE6">
        <w:rPr>
          <w:rFonts w:ascii="Times New Roman" w:hAnsi="Times New Roman" w:cs="Times New Roman"/>
        </w:rPr>
        <w:t xml:space="preserve">. </w:t>
      </w:r>
      <w:r w:rsidR="0032401D">
        <w:rPr>
          <w:rFonts w:ascii="Times New Roman" w:hAnsi="Times New Roman" w:cs="Times New Roman"/>
        </w:rPr>
        <w:t>A</w:t>
      </w:r>
      <w:r w:rsidR="00AE43ED" w:rsidRPr="00275AE6">
        <w:rPr>
          <w:rFonts w:ascii="Times New Roman" w:hAnsi="Times New Roman" w:cs="Times New Roman"/>
        </w:rPr>
        <w:t xml:space="preserve">ny centers who had not updated </w:t>
      </w:r>
      <w:ins w:id="29" w:author="Rebecca Janis" w:date="2020-05-27T17:40:00Z">
        <w:r w:rsidR="00BB5E1F">
          <w:rPr>
            <w:rFonts w:ascii="Times New Roman" w:hAnsi="Times New Roman" w:cs="Times New Roman"/>
          </w:rPr>
          <w:t xml:space="preserve">to the new system </w:t>
        </w:r>
      </w:ins>
      <w:r w:rsidR="00AE43ED" w:rsidRPr="00275AE6">
        <w:rPr>
          <w:rFonts w:ascii="Times New Roman" w:hAnsi="Times New Roman" w:cs="Times New Roman"/>
        </w:rPr>
        <w:t xml:space="preserve">by July 1, 2016 </w:t>
      </w:r>
      <w:r w:rsidR="00FF03CF">
        <w:rPr>
          <w:rFonts w:ascii="Times New Roman" w:hAnsi="Times New Roman" w:cs="Times New Roman"/>
        </w:rPr>
        <w:t xml:space="preserve">(the start of the next CCMH data year) </w:t>
      </w:r>
      <w:r w:rsidR="00AE43ED" w:rsidRPr="00275AE6">
        <w:rPr>
          <w:rFonts w:ascii="Times New Roman" w:hAnsi="Times New Roman" w:cs="Times New Roman"/>
        </w:rPr>
        <w:t>were excluded. This one</w:t>
      </w:r>
      <w:r w:rsidR="009148A8">
        <w:rPr>
          <w:rFonts w:ascii="Times New Roman" w:hAnsi="Times New Roman" w:cs="Times New Roman"/>
        </w:rPr>
        <w:t>-</w:t>
      </w:r>
      <w:r w:rsidR="00AE43ED" w:rsidRPr="00275AE6">
        <w:rPr>
          <w:rFonts w:ascii="Times New Roman" w:hAnsi="Times New Roman" w:cs="Times New Roman"/>
        </w:rPr>
        <w:t xml:space="preserve">year gap also allows for centers to become accustomed to the new </w:t>
      </w:r>
      <w:r w:rsidR="00360B46">
        <w:rPr>
          <w:rFonts w:ascii="Times New Roman" w:hAnsi="Times New Roman" w:cs="Times New Roman"/>
        </w:rPr>
        <w:t>system</w:t>
      </w:r>
      <w:r w:rsidR="00AE43ED" w:rsidRPr="00275AE6">
        <w:rPr>
          <w:rFonts w:ascii="Times New Roman" w:hAnsi="Times New Roman" w:cs="Times New Roman"/>
        </w:rPr>
        <w:t xml:space="preserve">, ensuring that any clinical benefits coinciding with </w:t>
      </w:r>
      <w:r w:rsidR="0032401D">
        <w:rPr>
          <w:rFonts w:ascii="Times New Roman" w:hAnsi="Times New Roman" w:cs="Times New Roman"/>
        </w:rPr>
        <w:t>its</w:t>
      </w:r>
      <w:r w:rsidR="00AE43ED" w:rsidRPr="00275AE6">
        <w:rPr>
          <w:rFonts w:ascii="Times New Roman" w:hAnsi="Times New Roman" w:cs="Times New Roman"/>
        </w:rPr>
        <w:t xml:space="preserve"> release are not simply attributable to </w:t>
      </w:r>
      <w:r w:rsidR="0032401D">
        <w:rPr>
          <w:rFonts w:ascii="Times New Roman" w:hAnsi="Times New Roman" w:cs="Times New Roman"/>
        </w:rPr>
        <w:t>novelty</w:t>
      </w:r>
      <w:r w:rsidR="00AE43ED" w:rsidRPr="00275AE6">
        <w:rPr>
          <w:rFonts w:ascii="Times New Roman" w:hAnsi="Times New Roman" w:cs="Times New Roman"/>
        </w:rPr>
        <w:t>.</w:t>
      </w:r>
      <w:r w:rsidR="009148A8">
        <w:rPr>
          <w:rFonts w:ascii="Times New Roman" w:hAnsi="Times New Roman" w:cs="Times New Roman"/>
        </w:rPr>
        <w:t xml:space="preserve"> </w:t>
      </w:r>
    </w:p>
    <w:p w14:paraId="44F0942E" w14:textId="1A6AF966" w:rsidR="009148A8" w:rsidRPr="00275AE6" w:rsidRDefault="009148A8" w:rsidP="00FF03CF">
      <w:pPr>
        <w:spacing w:line="480" w:lineRule="auto"/>
        <w:rPr>
          <w:rFonts w:ascii="Times New Roman" w:hAnsi="Times New Roman" w:cs="Times New Roman"/>
        </w:rPr>
      </w:pPr>
      <w:r>
        <w:rPr>
          <w:rFonts w:ascii="Times New Roman" w:hAnsi="Times New Roman" w:cs="Times New Roman"/>
        </w:rPr>
        <w:lastRenderedPageBreak/>
        <w:t xml:space="preserve">A dichotomous variable will be created indicating whether a client </w:t>
      </w:r>
      <w:r w:rsidR="009629C8">
        <w:rPr>
          <w:rFonts w:ascii="Times New Roman" w:hAnsi="Times New Roman" w:cs="Times New Roman"/>
        </w:rPr>
        <w:t>received treatment</w:t>
      </w:r>
      <w:r>
        <w:rPr>
          <w:rFonts w:ascii="Times New Roman" w:hAnsi="Times New Roman" w:cs="Times New Roman"/>
        </w:rPr>
        <w:t xml:space="preserve"> before or after the new </w:t>
      </w:r>
      <w:r w:rsidR="00B40433">
        <w:rPr>
          <w:rFonts w:ascii="Times New Roman" w:hAnsi="Times New Roman" w:cs="Times New Roman"/>
        </w:rPr>
        <w:t xml:space="preserve">CCAPS feedback system </w:t>
      </w:r>
      <w:del w:id="30" w:author="Rebecca Janis" w:date="2020-05-27T17:40:00Z">
        <w:r w:rsidR="00676FA3" w:rsidDel="00BB5E1F">
          <w:rPr>
            <w:rFonts w:ascii="Times New Roman" w:hAnsi="Times New Roman" w:cs="Times New Roman"/>
          </w:rPr>
          <w:delText>and accompanying report were</w:delText>
        </w:r>
      </w:del>
      <w:ins w:id="31" w:author="Rebecca Janis" w:date="2020-05-27T17:40:00Z">
        <w:r w:rsidR="00BB5E1F">
          <w:rPr>
            <w:rFonts w:ascii="Times New Roman" w:hAnsi="Times New Roman" w:cs="Times New Roman"/>
          </w:rPr>
          <w:t>was</w:t>
        </w:r>
      </w:ins>
      <w:r>
        <w:rPr>
          <w:rFonts w:ascii="Times New Roman" w:hAnsi="Times New Roman" w:cs="Times New Roman"/>
        </w:rPr>
        <w:t xml:space="preserve"> </w:t>
      </w:r>
      <w:r w:rsidR="00F52967">
        <w:rPr>
          <w:rFonts w:ascii="Times New Roman" w:hAnsi="Times New Roman" w:cs="Times New Roman"/>
        </w:rPr>
        <w:t>released</w:t>
      </w:r>
      <w:r>
        <w:rPr>
          <w:rFonts w:ascii="Times New Roman" w:hAnsi="Times New Roman" w:cs="Times New Roman"/>
        </w:rPr>
        <w:t xml:space="preserve">. </w:t>
      </w:r>
      <w:r w:rsidR="009629C8">
        <w:rPr>
          <w:rFonts w:ascii="Times New Roman" w:hAnsi="Times New Roman" w:cs="Times New Roman"/>
        </w:rPr>
        <w:t>These will be referred to as no feedback and feedback conditions.</w:t>
      </w:r>
      <w:r w:rsidR="00172933">
        <w:rPr>
          <w:rFonts w:ascii="Times New Roman" w:hAnsi="Times New Roman" w:cs="Times New Roman"/>
        </w:rPr>
        <w:t xml:space="preserve"> It is important to note that these two conditions occurred one after the other temporally, not simultaneously</w:t>
      </w:r>
      <w:r w:rsidR="00F140F8">
        <w:rPr>
          <w:rFonts w:ascii="Times New Roman" w:hAnsi="Times New Roman" w:cs="Times New Roman"/>
        </w:rPr>
        <w:t>, and clients were not randomized to conditions</w:t>
      </w:r>
      <w:r w:rsidR="00172933">
        <w:rPr>
          <w:rFonts w:ascii="Times New Roman" w:hAnsi="Times New Roman" w:cs="Times New Roman"/>
        </w:rPr>
        <w:t xml:space="preserve">. </w:t>
      </w:r>
      <w:r w:rsidR="00A02726">
        <w:rPr>
          <w:rFonts w:ascii="Times New Roman" w:hAnsi="Times New Roman" w:cs="Times New Roman"/>
        </w:rPr>
        <w:t xml:space="preserve">Although using an archival control </w:t>
      </w:r>
      <w:r w:rsidR="0036035B">
        <w:rPr>
          <w:rFonts w:ascii="Times New Roman" w:hAnsi="Times New Roman" w:cs="Times New Roman"/>
        </w:rPr>
        <w:t>has the drawback of not controlling for any effects of time</w:t>
      </w:r>
      <w:r w:rsidR="00F52967">
        <w:rPr>
          <w:rFonts w:ascii="Times New Roman" w:hAnsi="Times New Roman" w:cs="Times New Roman"/>
        </w:rPr>
        <w:t xml:space="preserve">, </w:t>
      </w:r>
      <w:r w:rsidR="0026142E">
        <w:rPr>
          <w:rFonts w:ascii="Times New Roman" w:hAnsi="Times New Roman" w:cs="Times New Roman"/>
        </w:rPr>
        <w:t xml:space="preserve">in comparison to randomizing entire centers to different conditions simultaneously, </w:t>
      </w:r>
      <w:r w:rsidR="0036035B">
        <w:rPr>
          <w:rFonts w:ascii="Times New Roman" w:hAnsi="Times New Roman" w:cs="Times New Roman"/>
        </w:rPr>
        <w:t>it has the benefit of each center</w:t>
      </w:r>
      <w:r w:rsidR="0094034C">
        <w:rPr>
          <w:rFonts w:ascii="Times New Roman" w:hAnsi="Times New Roman" w:cs="Times New Roman"/>
        </w:rPr>
        <w:t xml:space="preserve">’s archival data serving as its own control in respect to center policies, types of treatment provided, and characteristics of clients generally seen at the center. </w:t>
      </w:r>
      <w:r w:rsidR="00544EEF">
        <w:rPr>
          <w:rFonts w:ascii="Times New Roman" w:hAnsi="Times New Roman" w:cs="Times New Roman"/>
        </w:rPr>
        <w:t xml:space="preserve">Approximately </w:t>
      </w:r>
      <w:r w:rsidR="00BB5E1F">
        <w:rPr>
          <w:rFonts w:ascii="Times New Roman" w:hAnsi="Times New Roman" w:cs="Times New Roman"/>
        </w:rPr>
        <w:t>262</w:t>
      </w:r>
      <w:r w:rsidR="005C1308">
        <w:rPr>
          <w:rFonts w:ascii="Times New Roman" w:hAnsi="Times New Roman" w:cs="Times New Roman"/>
        </w:rPr>
        <w:t>,000</w:t>
      </w:r>
      <w:r w:rsidR="00544EEF">
        <w:rPr>
          <w:rFonts w:ascii="Times New Roman" w:hAnsi="Times New Roman" w:cs="Times New Roman"/>
        </w:rPr>
        <w:t xml:space="preserve"> clients received treatment at </w:t>
      </w:r>
      <w:r w:rsidR="005C1308">
        <w:rPr>
          <w:rFonts w:ascii="Times New Roman" w:hAnsi="Times New Roman" w:cs="Times New Roman"/>
        </w:rPr>
        <w:t>8</w:t>
      </w:r>
      <w:r w:rsidR="00BB5E1F">
        <w:rPr>
          <w:rFonts w:ascii="Times New Roman" w:hAnsi="Times New Roman" w:cs="Times New Roman"/>
        </w:rPr>
        <w:t>2</w:t>
      </w:r>
      <w:r w:rsidR="00687A2C" w:rsidRPr="00687A2C">
        <w:rPr>
          <w:rFonts w:ascii="Times New Roman" w:hAnsi="Times New Roman" w:cs="Times New Roman"/>
        </w:rPr>
        <w:t xml:space="preserve"> </w:t>
      </w:r>
      <w:r w:rsidR="00544EEF">
        <w:rPr>
          <w:rFonts w:ascii="Times New Roman" w:hAnsi="Times New Roman" w:cs="Times New Roman"/>
        </w:rPr>
        <w:t>centers during these four years,</w:t>
      </w:r>
      <w:r w:rsidR="00687A2C">
        <w:rPr>
          <w:rFonts w:ascii="Times New Roman" w:hAnsi="Times New Roman" w:cs="Times New Roman"/>
        </w:rPr>
        <w:t xml:space="preserve"> </w:t>
      </w:r>
      <w:r w:rsidR="00BB5E1F">
        <w:rPr>
          <w:rFonts w:ascii="Times New Roman" w:hAnsi="Times New Roman" w:cs="Times New Roman"/>
        </w:rPr>
        <w:t>11</w:t>
      </w:r>
      <w:r w:rsidR="001C4E02">
        <w:rPr>
          <w:rFonts w:ascii="Times New Roman" w:hAnsi="Times New Roman" w:cs="Times New Roman"/>
        </w:rPr>
        <w:t>0</w:t>
      </w:r>
      <w:r w:rsidR="00687A2C">
        <w:rPr>
          <w:rFonts w:ascii="Times New Roman" w:hAnsi="Times New Roman" w:cs="Times New Roman"/>
        </w:rPr>
        <w:t>,000</w:t>
      </w:r>
      <w:r w:rsidR="00544EEF">
        <w:rPr>
          <w:rFonts w:ascii="Times New Roman" w:hAnsi="Times New Roman" w:cs="Times New Roman"/>
        </w:rPr>
        <w:t xml:space="preserve"> in the no feedback condition and</w:t>
      </w:r>
      <w:r w:rsidR="00687A2C">
        <w:rPr>
          <w:rFonts w:ascii="Times New Roman" w:hAnsi="Times New Roman" w:cs="Times New Roman"/>
        </w:rPr>
        <w:t xml:space="preserve"> </w:t>
      </w:r>
      <w:r w:rsidR="00BB5E1F">
        <w:rPr>
          <w:rFonts w:ascii="Times New Roman" w:hAnsi="Times New Roman" w:cs="Times New Roman"/>
        </w:rPr>
        <w:t>15</w:t>
      </w:r>
      <w:r w:rsidR="001C4E02">
        <w:rPr>
          <w:rFonts w:ascii="Times New Roman" w:hAnsi="Times New Roman" w:cs="Times New Roman"/>
        </w:rPr>
        <w:t>2</w:t>
      </w:r>
      <w:r w:rsidR="00687A2C">
        <w:rPr>
          <w:rFonts w:ascii="Times New Roman" w:hAnsi="Times New Roman" w:cs="Times New Roman"/>
        </w:rPr>
        <w:t>,000</w:t>
      </w:r>
      <w:r w:rsidR="00544EEF">
        <w:rPr>
          <w:rFonts w:ascii="Times New Roman" w:hAnsi="Times New Roman" w:cs="Times New Roman"/>
        </w:rPr>
        <w:t xml:space="preserve"> in the feedback condition.</w:t>
      </w:r>
    </w:p>
    <w:p w14:paraId="32CD2909" w14:textId="74708565" w:rsidR="00307E36" w:rsidRPr="00DC1110" w:rsidRDefault="00307E36" w:rsidP="00737067">
      <w:pPr>
        <w:spacing w:line="480" w:lineRule="auto"/>
        <w:ind w:firstLine="0"/>
        <w:rPr>
          <w:rFonts w:ascii="Times New Roman" w:hAnsi="Times New Roman" w:cs="Times New Roman"/>
          <w:b/>
        </w:rPr>
      </w:pPr>
      <w:r w:rsidRPr="00DC1110">
        <w:rPr>
          <w:rFonts w:ascii="Times New Roman" w:hAnsi="Times New Roman" w:cs="Times New Roman"/>
          <w:b/>
        </w:rPr>
        <w:t>Measures</w:t>
      </w:r>
    </w:p>
    <w:p w14:paraId="45F70D0D" w14:textId="56412507" w:rsidR="007C35A0" w:rsidRDefault="00E9543B" w:rsidP="007C35A0">
      <w:pPr>
        <w:spacing w:line="480" w:lineRule="auto"/>
        <w:rPr>
          <w:rFonts w:ascii="Times New Roman" w:hAnsi="Times New Roman" w:cs="Times New Roman"/>
        </w:rPr>
      </w:pPr>
      <w:r>
        <w:rPr>
          <w:rFonts w:ascii="Times New Roman" w:hAnsi="Times New Roman" w:cs="Times New Roman"/>
          <w:b/>
        </w:rPr>
        <w:t>Counseling Center Assessment of Psychological Symptoms (</w:t>
      </w:r>
      <w:r w:rsidR="00307E36" w:rsidRPr="008A5001">
        <w:rPr>
          <w:rFonts w:ascii="Times New Roman" w:hAnsi="Times New Roman" w:cs="Times New Roman"/>
          <w:b/>
        </w:rPr>
        <w:t>CCAPS</w:t>
      </w:r>
      <w:r>
        <w:rPr>
          <w:rFonts w:ascii="Times New Roman" w:hAnsi="Times New Roman" w:cs="Times New Roman"/>
          <w:b/>
        </w:rPr>
        <w:t>)</w:t>
      </w:r>
      <w:r w:rsidR="00B148D8">
        <w:rPr>
          <w:rFonts w:ascii="Times New Roman" w:hAnsi="Times New Roman" w:cs="Times New Roman"/>
          <w:b/>
        </w:rPr>
        <w:t xml:space="preserve">. </w:t>
      </w:r>
      <w:r w:rsidR="00B148D8">
        <w:rPr>
          <w:rFonts w:ascii="Times New Roman" w:hAnsi="Times New Roman" w:cs="Times New Roman"/>
        </w:rPr>
        <w:t xml:space="preserve">The CCAPS </w:t>
      </w:r>
      <w:r>
        <w:rPr>
          <w:rFonts w:ascii="Times New Roman" w:hAnsi="Times New Roman" w:cs="Times New Roman"/>
        </w:rPr>
        <w:fldChar w:fldCharType="begin" w:fldLock="1"/>
      </w:r>
      <w:r w:rsidR="007C35A0">
        <w:rPr>
          <w:rFonts w:ascii="Times New Roman" w:hAnsi="Times New Roman" w:cs="Times New Roman"/>
        </w:rPr>
        <w:instrText>ADDIN CSL_CITATION {"citationItems":[{"id":"ITEM-1","itemData":{"DOI":"10.1037/a0021282","ISBN":"0022-0167","ISSN":"0022-0167","PMID":"21133541","abstract":"Few instruments have been designed specifically to address the needs of college counseling centers. This article reviews existing instruments and presents 4 studies that describe the development and psychometric properties of a new instrument, the Counseling Center Assessment of Psychological Symptoms-62 (CCAPS-62). Study 1 describes the initial item development, factor analysis, and preliminary scale development steps. Study 2 describes the results of exploratory and confirmatory factor analyses using data from more than 22,000 clients pooled via a national practice-research network of counseling centers. Studies 3 and 4 provide preliminary evidence of subscales' convergent validity and retest reliability. Results from these 4 studies provide support for the instrument's factor structure, construct validity, and subscale reliabilities for both the total sample and subgroups. Clinical and methodological issues pertaining to the future development of the CCAPS are discussed in the context of a national practice-research network of college counseling centers.","author":[{"dropping-particle":"","family":"Locke","given":"Benjamin D","non-dropping-particle":"","parse-names":false,"suffix":""},{"dropping-particle":"","family":"Buzolitz","given":"Johanna Soet","non-dropping-particle":"","parse-names":false,"suffix":""},{"dropping-particle":"","family":"Lei","given":"Pui-Wa","non-dropping-particle":"","parse-names":false,"suffix":""},{"dropping-particle":"","family":"Boswell","given":"James F","non-dropping-particle":"","parse-names":false,"suffix":""},{"dropping-particle":"","family":"McAleavey","given":"Andrew A","non-dropping-particle":"","parse-names":false,"suffix":""},{"dropping-particle":"","family":"Sevig","given":"Todd D","non-dropping-particle":"","parse-names":false,"suffix":""},{"dropping-particle":"","family":"Dowis","given":"Jerome D","non-dropping-particle":"","parse-names":false,"suffix":""},{"dropping-particle":"","family":"Hayes","given":"Jeffrey A","non-dropping-particle":"","parse-names":false,"suffix":""}],"container-title":"Journal of counseling psychology","id":"ITEM-1","issue":"1","issued":{"date-parts":[["2011","1"]]},"page":"97-109","title":"Development of the Counseling Center Assessment of Psychological Symptoms-62 (CCAPS-62).","type":"article-journal","volume":"58"},"uris":["http://www.mendeley.com/documents/?uuid=a2d62bb4-ca7e-4a64-bec4-b75662728ec6"]},{"id":"ITEM-2","itemData":{"DOI":"10.3109/10673229.2012.712837","ISBN":"10673229","ISSN":"1465-7309","PMID":"22894732","abstract":"Available information about college student mental health has largely been anecdotal or based on information drawn from a single institution. This review examines ten studies published within the past 20 years that focused on college student mental health using data collected from multisite college or university counseling center clients or staff. This subset of research on college student mental health is important in view of the increased demands on counseling centers and the increased emphasis on evidence-based practice. Collectively, these studies suggest that the presenting concerns of college students are changing, that those in treatment are more distressed than those who are not, that clients who identify as ethnic minorities appear to evidence slightly more distress than their white counterparts, that matching client and counselors relative to ethnicity does not appear to improve outcome, and that counseling services seem to improve outcome. While each study makes a unique contribution to the literature, this body of literature suffers from a common set of limitations that stem from the difficulties associated with multisite research, research taking place in active clinical work, and the time-limited nature of data sets. Through our review and critique of these studies, we discuss the importance of establishing an infrastructure that helps researchers to elucidate trends, effective treatments, and risk factors that will be useful to clinicians treating this population. The Center for Collegiate Mental Health, a practice-research network focused on college student mental health, is described and preliminary findings from this entity are presented.","author":[{"dropping-particle":"","family":"Locke","given":"Benjamin D","non-dropping-particle":"","parse-names":false,"suffix":""},{"dropping-particle":"","family":"Bieschke","given":"Kathleen J","non-dropping-particle":"","parse-names":false,"suffix":""},{"dropping-particle":"","family":"Castonguay","given":"Louis G","non-dropping-particle":"","parse-names":false,"suffix":""},{"dropping-particle":"","family":"Hayes","given":"Jeffrey a","non-dropping-particle":"","parse-names":false,"suffix":""}],"container-title":"Harvard review of psychiatry","id":"ITEM-2","issue":"4","issued":{"date-parts":[["2012"]]},"page":"233-245","title":"The center for collegiate mental health: studying college student mental health through an innovative research infrastructure that brings science and practice together","type":"article-journal","volume":"20"},"uris":["http://www.mendeley.com/documents/?uuid=d9e40848-34c2-4519-8227-46d9e34815be"]}],"mendeley":{"formattedCitation":"(Locke, Bieschke, Castonguay, &amp; Hayes, 2012; Locke et al., 2011)","plainTextFormattedCitation":"(Locke, Bieschke, Castonguay, &amp; Hayes, 2012; Locke et al., 2011)","previouslyFormattedCitation":"(Locke, Bieschke, Castonguay, &amp; Hayes, 2012; Locke et al., 2011)"},"properties":{"noteIndex":0},"schema":"https://github.com/citation-style-language/schema/raw/master/csl-citation.json"}</w:instrText>
      </w:r>
      <w:r>
        <w:rPr>
          <w:rFonts w:ascii="Times New Roman" w:hAnsi="Times New Roman" w:cs="Times New Roman"/>
        </w:rPr>
        <w:fldChar w:fldCharType="separate"/>
      </w:r>
      <w:r w:rsidRPr="00E9543B">
        <w:rPr>
          <w:rFonts w:ascii="Times New Roman" w:hAnsi="Times New Roman" w:cs="Times New Roman"/>
          <w:noProof/>
        </w:rPr>
        <w:t>(Locke, Bieschke, Castonguay, &amp; Hayes, 2012; Locke et al., 2011)</w:t>
      </w:r>
      <w:r>
        <w:rPr>
          <w:rFonts w:ascii="Times New Roman" w:hAnsi="Times New Roman" w:cs="Times New Roman"/>
        </w:rPr>
        <w:fldChar w:fldCharType="end"/>
      </w:r>
      <w:r>
        <w:rPr>
          <w:rFonts w:ascii="Times New Roman" w:hAnsi="Times New Roman" w:cs="Times New Roman"/>
        </w:rPr>
        <w:t xml:space="preserve"> is a multidimensional instrument designed to assess common </w:t>
      </w:r>
      <w:r w:rsidR="00DA300B">
        <w:rPr>
          <w:rFonts w:ascii="Times New Roman" w:hAnsi="Times New Roman" w:cs="Times New Roman"/>
        </w:rPr>
        <w:t>mental health concerns</w:t>
      </w:r>
      <w:r>
        <w:rPr>
          <w:rFonts w:ascii="Times New Roman" w:hAnsi="Times New Roman" w:cs="Times New Roman"/>
        </w:rPr>
        <w:t xml:space="preserve"> of students seeking treatment at college counseling centers. </w:t>
      </w:r>
      <w:r w:rsidR="007C35A0">
        <w:rPr>
          <w:rFonts w:ascii="Times New Roman" w:hAnsi="Times New Roman" w:cs="Times New Roman"/>
        </w:rPr>
        <w:t xml:space="preserve">There are two versions of the CCAPS available: the CCAPS-62 and the CCAPS-34, and CCAPS administered as the 62-item version can be scored as CCAPS-34. </w:t>
      </w:r>
      <w:r w:rsidR="007C35A0" w:rsidRPr="00BE1A15">
        <w:rPr>
          <w:rFonts w:ascii="Times New Roman" w:hAnsi="Times New Roman" w:cs="Times New Roman"/>
        </w:rPr>
        <w:t>The CCAPS</w:t>
      </w:r>
      <w:r w:rsidR="007C35A0">
        <w:rPr>
          <w:rFonts w:ascii="Times New Roman" w:hAnsi="Times New Roman" w:cs="Times New Roman"/>
        </w:rPr>
        <w:t>-34</w:t>
      </w:r>
      <w:r w:rsidR="007C35A0" w:rsidRPr="00BE1A15">
        <w:rPr>
          <w:rFonts w:ascii="Times New Roman" w:hAnsi="Times New Roman" w:cs="Times New Roman"/>
        </w:rPr>
        <w:t xml:space="preserve"> </w:t>
      </w:r>
      <w:r w:rsidR="007C35A0">
        <w:rPr>
          <w:rFonts w:ascii="Times New Roman" w:hAnsi="Times New Roman" w:cs="Times New Roman"/>
        </w:rPr>
        <w:t>is recommended for repeated measures use throughout treatment, and treatment feedback, including graphical expected recovery curves and off</w:t>
      </w:r>
      <w:r w:rsidR="00D2357E">
        <w:rPr>
          <w:rFonts w:ascii="Times New Roman" w:hAnsi="Times New Roman" w:cs="Times New Roman"/>
        </w:rPr>
        <w:t xml:space="preserve"> </w:t>
      </w:r>
      <w:r w:rsidR="007C35A0">
        <w:rPr>
          <w:rFonts w:ascii="Times New Roman" w:hAnsi="Times New Roman" w:cs="Times New Roman"/>
        </w:rPr>
        <w:t xml:space="preserve">track alerts, </w:t>
      </w:r>
      <w:del w:id="32" w:author="Rebecca Janis" w:date="2020-05-27T17:55:00Z">
        <w:r w:rsidR="007C35A0" w:rsidDel="006575D1">
          <w:rPr>
            <w:rFonts w:ascii="Times New Roman" w:hAnsi="Times New Roman" w:cs="Times New Roman"/>
          </w:rPr>
          <w:delText xml:space="preserve">are </w:delText>
        </w:r>
      </w:del>
      <w:ins w:id="33" w:author="Rebecca Janis" w:date="2020-05-27T17:55:00Z">
        <w:r w:rsidR="006575D1">
          <w:rPr>
            <w:rFonts w:ascii="Times New Roman" w:hAnsi="Times New Roman" w:cs="Times New Roman"/>
          </w:rPr>
          <w:t xml:space="preserve">is </w:t>
        </w:r>
      </w:ins>
      <w:r w:rsidR="007C35A0">
        <w:rPr>
          <w:rFonts w:ascii="Times New Roman" w:hAnsi="Times New Roman" w:cs="Times New Roman"/>
        </w:rPr>
        <w:t xml:space="preserve">only available for the 34-item version. The CCAPS-34 </w:t>
      </w:r>
      <w:r w:rsidR="007C35A0">
        <w:rPr>
          <w:rFonts w:ascii="Times New Roman" w:hAnsi="Times New Roman" w:cs="Times New Roman"/>
        </w:rPr>
        <w:fldChar w:fldCharType="begin" w:fldLock="1"/>
      </w:r>
      <w:r w:rsidR="004D134D">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2012)","plainTextFormattedCitation":"(Locke, McAleavey, et al., 2012)","previouslyFormattedCitation":"(Locke, McAleavey, et al., 2012)"},"properties":{"noteIndex":0},"schema":"https://github.com/citation-style-language/schema/raw/master/csl-citation.json"}</w:instrText>
      </w:r>
      <w:r w:rsidR="007C35A0">
        <w:rPr>
          <w:rFonts w:ascii="Times New Roman" w:hAnsi="Times New Roman" w:cs="Times New Roman"/>
        </w:rPr>
        <w:fldChar w:fldCharType="separate"/>
      </w:r>
      <w:r w:rsidR="007C35A0" w:rsidRPr="00E9543B">
        <w:rPr>
          <w:rFonts w:ascii="Times New Roman" w:hAnsi="Times New Roman" w:cs="Times New Roman"/>
          <w:noProof/>
        </w:rPr>
        <w:t>(Locke, McAleavey, et al., 2012)</w:t>
      </w:r>
      <w:r w:rsidR="007C35A0">
        <w:rPr>
          <w:rFonts w:ascii="Times New Roman" w:hAnsi="Times New Roman" w:cs="Times New Roman"/>
        </w:rPr>
        <w:fldChar w:fldCharType="end"/>
      </w:r>
      <w:r w:rsidR="007C35A0">
        <w:rPr>
          <w:rFonts w:ascii="Times New Roman" w:hAnsi="Times New Roman" w:cs="Times New Roman"/>
        </w:rPr>
        <w:t xml:space="preserve"> </w:t>
      </w:r>
      <w:r w:rsidR="007C35A0" w:rsidRPr="00BE1A15">
        <w:rPr>
          <w:rFonts w:ascii="Times New Roman" w:hAnsi="Times New Roman" w:cs="Times New Roman"/>
        </w:rPr>
        <w:t>has 34 items capturing distress across seven domains: Depression (6 items), Generalized Anxiety (6 items), Social Anxiety (5 items), Academic Distress (4 items), Eating Concerns (3 items), Alcohol Use (4 items), and Hostility (6 items)</w:t>
      </w:r>
      <w:r w:rsidR="007C35A0">
        <w:rPr>
          <w:rFonts w:ascii="Times New Roman" w:hAnsi="Times New Roman" w:cs="Times New Roman"/>
        </w:rPr>
        <w:t>, as well as a general distress index (DI) aggregating distress across multiple domains (</w:t>
      </w:r>
      <w:r w:rsidR="007C35A0" w:rsidRPr="000E440E">
        <w:rPr>
          <w:rFonts w:ascii="Times New Roman" w:hAnsi="Times New Roman" w:cs="Times New Roman"/>
        </w:rPr>
        <w:t>20</w:t>
      </w:r>
      <w:r w:rsidR="007C35A0">
        <w:rPr>
          <w:rFonts w:ascii="Times New Roman" w:hAnsi="Times New Roman" w:cs="Times New Roman"/>
        </w:rPr>
        <w:t xml:space="preserve"> items)</w:t>
      </w:r>
      <w:r w:rsidR="007C35A0" w:rsidRPr="00BE1A15">
        <w:rPr>
          <w:rFonts w:ascii="Times New Roman" w:hAnsi="Times New Roman" w:cs="Times New Roman"/>
        </w:rPr>
        <w:t xml:space="preserve">. In completing the CCAPS, clients are asked to rate themselves over </w:t>
      </w:r>
      <w:r w:rsidR="007C35A0" w:rsidRPr="00BE1A15">
        <w:rPr>
          <w:rFonts w:ascii="Times New Roman" w:hAnsi="Times New Roman" w:cs="Times New Roman"/>
        </w:rPr>
        <w:lastRenderedPageBreak/>
        <w:t>the past two weeks on a Likert scale, from 0 (</w:t>
      </w:r>
      <w:r w:rsidR="007C35A0" w:rsidRPr="00BE1A15">
        <w:rPr>
          <w:rFonts w:ascii="Times New Roman" w:hAnsi="Times New Roman" w:cs="Times New Roman"/>
          <w:i/>
        </w:rPr>
        <w:t xml:space="preserve">not at all like me) </w:t>
      </w:r>
      <w:r w:rsidR="007C35A0" w:rsidRPr="00BE1A15">
        <w:rPr>
          <w:rFonts w:ascii="Times New Roman" w:hAnsi="Times New Roman" w:cs="Times New Roman"/>
        </w:rPr>
        <w:t>to 4 (</w:t>
      </w:r>
      <w:r w:rsidR="007C35A0" w:rsidRPr="00BE1A15">
        <w:rPr>
          <w:rFonts w:ascii="Times New Roman" w:hAnsi="Times New Roman" w:cs="Times New Roman"/>
          <w:i/>
        </w:rPr>
        <w:t>extremely like me</w:t>
      </w:r>
      <w:r w:rsidR="007C35A0" w:rsidRPr="00BE1A15">
        <w:rPr>
          <w:rFonts w:ascii="Times New Roman" w:hAnsi="Times New Roman" w:cs="Times New Roman"/>
        </w:rPr>
        <w:t xml:space="preserve">). Each subscale is scored by taking the average of the questions that load onto that subscale. As such, higher subscale scores indicate more distress, with scores ranging from 0 to 4. </w:t>
      </w:r>
    </w:p>
    <w:p w14:paraId="63B8DCAF" w14:textId="03EDCF4F" w:rsidR="007C35A0" w:rsidRPr="00B148D8" w:rsidRDefault="004D134D" w:rsidP="004D134D">
      <w:pPr>
        <w:spacing w:line="480" w:lineRule="auto"/>
        <w:rPr>
          <w:rFonts w:ascii="Times New Roman" w:hAnsi="Times New Roman" w:cs="Times New Roman"/>
        </w:rPr>
      </w:pPr>
      <w:r>
        <w:rPr>
          <w:rFonts w:ascii="Times New Roman" w:hAnsi="Times New Roman" w:cs="Times New Roman"/>
        </w:rPr>
        <w:t xml:space="preserve">All CCAPS-34 subscales have demonstrated good internal consistency (Cronbah’s alpha ranging from .82-.91), criterion validity (strong correlations with other established measures of similar constructs), discriminant validity (weak correlations with unrelated constructs; </w:t>
      </w:r>
      <w:r>
        <w:rPr>
          <w:rFonts w:ascii="Times New Roman" w:hAnsi="Times New Roman" w:cs="Times New Roman"/>
        </w:rPr>
        <w:fldChar w:fldCharType="begin" w:fldLock="1"/>
      </w:r>
      <w:r>
        <w:rPr>
          <w:rFonts w:ascii="Times New Roman" w:hAnsi="Times New Roman" w:cs="Times New Roman"/>
        </w:rPr>
        <w:instrText>ADDIN CSL_CITATION {"citationItems":[{"id":"ITEM-1","itemData":{"DOI":"10.1177/0748175611432642","ISSN":"0748-1756","author":[{"dropping-particle":"","family":"Locke","given":"Benjamin D","non-dropping-particle":"","parse-names":false,"suffix":""},{"dropping-particle":"","family":"McAleavey","given":"Andrew A","non-dropping-particle":"","parse-names":false,"suffix":""},{"dropping-particle":"","family":"Zhao","given":"Y","non-dropping-particle":"","parse-names":false,"suffix":""},{"dropping-particle":"","family":"Lei","given":"P.-W. Pui-Wa","non-dropping-particle":"","parse-names":false,"suffix":""},{"dropping-particle":"","family":"Hayes","given":"Jeffrey A","non-dropping-particle":"","parse-names":false,"suffix":""},{"dropping-particle":"","family":"Castonguay","given":"Louis G","non-dropping-particle":"","parse-names":false,"suffix":""},{"dropping-particle":"","family":"Li","given":"H","non-dropping-particle":"","parse-names":false,"suffix":""},{"dropping-particle":"","family":"Tate","given":"R","non-dropping-particle":"","parse-names":false,"suffix":""},{"dropping-particle":"","family":"Lin","given":"Y C","non-dropping-particle":"","parse-names":false,"suffix":""}],"container-title":"Measurement and Evaluation in Counseling and Development","id":"ITEM-1","issue":"3","issued":{"date-parts":[["2012","1","5"]]},"page":"151-169","title":"Development and Initial Validation of the Counseling Center Assessment of Psychological Symptoms-34","type":"article-journal","volume":"45"},"uris":["http://www.mendeley.com/documents/?uuid=7d932e26-b557-4a74-b4b2-83d1cdc564ca"]}],"mendeley":{"formattedCitation":"(Locke, McAleavey, et al., 2012)","manualFormatting":"Locke, McAleavey, et al., 2012)","plainTextFormattedCitation":"(Locke, McAleavey, et al., 2012)","previouslyFormattedCitation":"(Locke, 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Locke, McAleavey, et al., 2012)</w:t>
      </w:r>
      <w:r>
        <w:rPr>
          <w:rFonts w:ascii="Times New Roman" w:hAnsi="Times New Roman" w:cs="Times New Roman"/>
        </w:rPr>
        <w:fldChar w:fldCharType="end"/>
      </w:r>
      <w:r>
        <w:rPr>
          <w:rFonts w:ascii="Times New Roman" w:hAnsi="Times New Roman" w:cs="Times New Roman"/>
        </w:rPr>
        <w:t xml:space="preserve">, and all subscales with </w:t>
      </w:r>
      <w:r w:rsidR="00DC3801">
        <w:rPr>
          <w:rFonts w:ascii="Times New Roman" w:hAnsi="Times New Roman" w:cs="Times New Roman"/>
        </w:rPr>
        <w:t>related</w:t>
      </w:r>
      <w:r>
        <w:rPr>
          <w:rFonts w:ascii="Times New Roman" w:hAnsi="Times New Roman" w:cs="Times New Roman"/>
        </w:rPr>
        <w:t xml:space="preserve"> diagnostic categories have demonstrated expected elevations in clients with the corresponding diagnos</w:t>
      </w:r>
      <w:r w:rsidR="0032493C">
        <w:rPr>
          <w:rFonts w:ascii="Times New Roman" w:hAnsi="Times New Roman" w:cs="Times New Roman"/>
        </w:rPr>
        <w:t>e</w:t>
      </w:r>
      <w:r>
        <w:rPr>
          <w:rFonts w:ascii="Times New Roman" w:hAnsi="Times New Roman" w:cs="Times New Roman"/>
        </w:rPr>
        <w:t xml:space="preserve">s </w:t>
      </w:r>
      <w:r>
        <w:rPr>
          <w:rFonts w:ascii="Times New Roman" w:hAnsi="Times New Roman" w:cs="Times New Roman"/>
        </w:rPr>
        <w:fldChar w:fldCharType="begin" w:fldLock="1"/>
      </w:r>
      <w:r w:rsidR="00FD6B88">
        <w:rPr>
          <w:rFonts w:ascii="Times New Roman" w:hAnsi="Times New Roman" w:cs="Times New Roman"/>
        </w:rPr>
        <w:instrText>ADDIN CSL_CITATION {"citationItems":[{"id":"ITEM-1","itemData":{"DOI":"10.1037/a0029855","ISBN":"0022-0167 (Electronic)\\r0022-0167 (Linking)","ISSN":"0022-0167","PMID":"22946980","abstract":"Self-report instruments of psychological symptoms are increasingly used in counseling centers but rely on rigorous evaluation of their clinical validity. Three studies reported here (total N = 26,886) investigated the validity of the Counseling Center Assessment of Psychological Symptoms-62 (CCAPS-62; Locke et al., 2011) as an assessment and screening instrument. In Study 1, initial evidence regarding the concurrent validity of the CCAPS-62 was replicated and extended in a naturalistic clinical sample of clients from 16 counseling centers. Using this sample, convergent validity of the subscales was examined in counseling center clients, the range of sensitivity of the subscales was investigated using item-response theory, and the presence of 2nd-order factors was preliminarily examined. In Study 2, 7 of the 8 CCAPS-62 subscales statistically significantly differentiated between students in counseling and those who were not, using data collected from a large national survey, although most differences were small and the groups' distributions overlapped considerably. Cut scores based on the differences between these clinical and nonclinical populations showed limited utility due to overall similarities between these broadly defined groups. In Study 3, therapist-rated diagnoses collected from 5 university counseling centers were used to further examine the validity of subscale scores. In addition, cut points for diagnostic screening using receiver operating characteristic curves were evaluated. Overall, these studies support the use of the CCAPS-62 as an initial measure of psychological symptoms in college counseling settings, provide additional information about its psychometric performance, develop cut scores, and illustrate the potential for collaboration between practitioners and researchers on a large scale.","author":[{"dropping-particle":"","family":"McAleavey","given":"Andrew A","non-dropping-particle":"","parse-names":false,"suffix":""},{"dropping-particle":"","family":"Nordberg","given":"Samuel S","non-dropping-particle":"","parse-names":false,"suffix":""},{"dropping-particle":"","family":"Hayes","given":"Jeffrey A","non-dropping-particle":"","parse-names":false,"suffix":""},{"dropping-particle":"","family":"Castonguay","given":"Louis G","non-dropping-particle":"","parse-names":false,"suffix":""},{"dropping-particle":"","family":"Locke","given":"Benjamin D","non-dropping-particle":"","parse-names":false,"suffix":""},{"dropping-particle":"","family":"Lockard","given":"Allison J","non-dropping-particle":"","parse-names":false,"suffix":""}],"container-title":"Journal of counseling psychology","id":"ITEM-1","issue":"4","issued":{"date-parts":[["2012","10"]]},"page":"575-90","title":"Clinical validity of the counseling center assessment of psychological symptoms-62 (CCAPS-62): further evaluation and clinical applications.","type":"article-journal","volume":"59"},"uris":["http://www.mendeley.com/documents/?uuid=2ef82ffe-650b-4e2a-a5e5-4f5828974ba8"]}],"mendeley":{"formattedCitation":"(McAleavey et al., 2012)","plainTextFormattedCitation":"(McAleavey et al., 2012)","previouslyFormattedCitation":"(McAleavey et al., 2012)"},"properties":{"noteIndex":0},"schema":"https://github.com/citation-style-language/schema/raw/master/csl-citation.json"}</w:instrText>
      </w:r>
      <w:r>
        <w:rPr>
          <w:rFonts w:ascii="Times New Roman" w:hAnsi="Times New Roman" w:cs="Times New Roman"/>
        </w:rPr>
        <w:fldChar w:fldCharType="separate"/>
      </w:r>
      <w:r w:rsidRPr="004D134D">
        <w:rPr>
          <w:rFonts w:ascii="Times New Roman" w:hAnsi="Times New Roman" w:cs="Times New Roman"/>
          <w:noProof/>
        </w:rPr>
        <w:t>(McAleavey et al., 2012)</w:t>
      </w:r>
      <w:r>
        <w:rPr>
          <w:rFonts w:ascii="Times New Roman" w:hAnsi="Times New Roman" w:cs="Times New Roman"/>
        </w:rPr>
        <w:fldChar w:fldCharType="end"/>
      </w:r>
      <w:r>
        <w:rPr>
          <w:rFonts w:ascii="Times New Roman" w:hAnsi="Times New Roman" w:cs="Times New Roman"/>
        </w:rPr>
        <w:t>.</w:t>
      </w:r>
    </w:p>
    <w:p w14:paraId="4FD8440B" w14:textId="27851992" w:rsidR="00B41ED4" w:rsidRPr="00C85010" w:rsidRDefault="00B70BE2" w:rsidP="00C85010">
      <w:pPr>
        <w:spacing w:line="480" w:lineRule="auto"/>
        <w:rPr>
          <w:rFonts w:ascii="Times New Roman" w:hAnsi="Times New Roman" w:cs="Times New Roman"/>
        </w:rPr>
      </w:pPr>
      <w:r>
        <w:rPr>
          <w:rFonts w:ascii="Times New Roman" w:hAnsi="Times New Roman" w:cs="Times New Roman"/>
        </w:rPr>
        <w:t>As previously mentioned, t</w:t>
      </w:r>
      <w:r w:rsidR="00B41ED4" w:rsidRPr="00C85010">
        <w:rPr>
          <w:rFonts w:ascii="Times New Roman" w:hAnsi="Times New Roman" w:cs="Times New Roman"/>
        </w:rPr>
        <w:t xml:space="preserve">he methods behind the </w:t>
      </w:r>
      <w:r w:rsidR="00322683">
        <w:rPr>
          <w:rFonts w:ascii="Times New Roman" w:hAnsi="Times New Roman" w:cs="Times New Roman"/>
        </w:rPr>
        <w:t>feedback system</w:t>
      </w:r>
      <w:r w:rsidR="00B41ED4" w:rsidRPr="00C85010">
        <w:rPr>
          <w:rFonts w:ascii="Times New Roman" w:hAnsi="Times New Roman" w:cs="Times New Roman"/>
        </w:rPr>
        <w:t xml:space="preserve"> </w:t>
      </w:r>
      <w:r w:rsidR="00487FEF">
        <w:rPr>
          <w:rFonts w:ascii="Times New Roman" w:hAnsi="Times New Roman" w:cs="Times New Roman"/>
        </w:rPr>
        <w:t xml:space="preserve">for the CCAPS-34 </w:t>
      </w:r>
      <w:r w:rsidR="00B41ED4" w:rsidRPr="00C85010">
        <w:rPr>
          <w:rFonts w:ascii="Times New Roman" w:hAnsi="Times New Roman" w:cs="Times New Roman"/>
        </w:rPr>
        <w:t xml:space="preserve">were based largely on those used in the OQ-45 </w:t>
      </w:r>
      <w:r w:rsidR="00487F69" w:rsidRPr="00C85010">
        <w:rPr>
          <w:rFonts w:ascii="Times New Roman" w:hAnsi="Times New Roman" w:cs="Times New Roman"/>
        </w:rPr>
        <w:fldChar w:fldCharType="begin" w:fldLock="1"/>
      </w:r>
      <w:r w:rsidR="00CA0EEA" w:rsidRPr="00C85010">
        <w:rPr>
          <w:rFonts w:ascii="Times New Roman" w:hAnsi="Times New Roman" w:cs="Times New Roman"/>
        </w:rPr>
        <w:instrText>ADDIN CSL_CITATION {"citationItems":[{"id":"ITEM-1","itemData":{"abstract":"The results of the development of expected recovery curves for an empirically driven patient profiling system are presented. Patients undergoing a course of psychotherapy (N = 11 492) repeatedly took theOutcome Questionnaire-45 (OQ-45).Scores across all patientswere combined into an aggregate dataset for use in generating expected recovery curves based on severity of symptoms at intake. SAS PROC MIXED was used to create a mixed linear model of recovery curves based on OQ-45 scores across sessions and the log transformation of session number. Mean estimates were established for each session from one to 20. Tolerance intervals were then created around each estimated mean score. Expected recovery curves were combined with tolerance intervals to create an early warning system capable of identifying patients whose slow progress suggests that theymight be expected tohave anegative therapyoutcome(terminate treatment prior to obtaining a clinically significant benefit). Current efforts toestablish a systematic quality improvement procedure using these curves are discussed. Charts of expected recovery values are plotted, and a straightforward system of patient profiling, early identification of treatment failures, and feedback to clinicians is described.","author":[{"dropping-particle":"","family":"Finch","given":"Arthur E","non-dropping-particle":"","parse-names":false,"suffix":""},{"dropping-particle":"","family":"Lambert","given":"Michael J","non-dropping-particle":"","parse-names":false,"suffix":""},{"dropping-particle":"","family":"Schaalje","given":"Bruce G","non-dropping-particle":"","parse-names":false,"suffix":""}],"container-title":"Clinical Psychology and Psychotherapy","id":"ITEM-1","issue":"8","issued":{"date-parts":[["2001"]]},"note":"Howard (1996) used a 25% cut off instead of 10%, but doesn't give a clear rationale for why","page":"231-242","title":"Psychotherapy Quality Control: The Statistical Generation of Expected Recovery Curves for Integration into an Early Warning System","type":"article-journal","volume":"242"},"uris":["http://www.mendeley.com/documents/?uuid=1febad11-39ec-4c75-b17b-897f638403c9"]}],"mendeley":{"formattedCitation":"(Finch et al., 2001)","plainTextFormattedCitation":"(Finch et al., 2001)","previouslyFormattedCitation":"(Finch et al., 2001)"},"properties":{"noteIndex":0},"schema":"https://github.com/citation-style-language/schema/raw/master/csl-citation.json"}</w:instrText>
      </w:r>
      <w:r w:rsidR="00487F69" w:rsidRPr="00C85010">
        <w:rPr>
          <w:rFonts w:ascii="Times New Roman" w:hAnsi="Times New Roman" w:cs="Times New Roman"/>
        </w:rPr>
        <w:fldChar w:fldCharType="separate"/>
      </w:r>
      <w:r w:rsidR="00487F69" w:rsidRPr="00C85010">
        <w:rPr>
          <w:rFonts w:ascii="Times New Roman" w:hAnsi="Times New Roman" w:cs="Times New Roman"/>
          <w:noProof/>
        </w:rPr>
        <w:t>(Finch et al., 2001)</w:t>
      </w:r>
      <w:r w:rsidR="00487F69" w:rsidRPr="00C85010">
        <w:rPr>
          <w:rFonts w:ascii="Times New Roman" w:hAnsi="Times New Roman" w:cs="Times New Roman"/>
        </w:rPr>
        <w:fldChar w:fldCharType="end"/>
      </w:r>
      <w:r w:rsidR="00B41ED4" w:rsidRPr="00C85010">
        <w:rPr>
          <w:rFonts w:ascii="Times New Roman" w:hAnsi="Times New Roman" w:cs="Times New Roman"/>
        </w:rPr>
        <w:t xml:space="preserve">. Expected treatment response trajectories and </w:t>
      </w:r>
      <w:r w:rsidR="006F7F90">
        <w:rPr>
          <w:rFonts w:ascii="Times New Roman" w:hAnsi="Times New Roman" w:cs="Times New Roman"/>
        </w:rPr>
        <w:t>off track</w:t>
      </w:r>
      <w:r w:rsidR="00B41ED4" w:rsidRPr="00C85010">
        <w:rPr>
          <w:rFonts w:ascii="Times New Roman" w:hAnsi="Times New Roman" w:cs="Times New Roman"/>
        </w:rPr>
        <w:t xml:space="preserve"> alerts were based on </w:t>
      </w:r>
      <w:r w:rsidR="008904E2" w:rsidRPr="00C85010">
        <w:rPr>
          <w:rFonts w:ascii="Times New Roman" w:hAnsi="Times New Roman" w:cs="Times New Roman"/>
        </w:rPr>
        <w:t>approximately 30,000</w:t>
      </w:r>
      <w:r w:rsidR="00B41ED4" w:rsidRPr="00C85010">
        <w:rPr>
          <w:rFonts w:ascii="Times New Roman" w:hAnsi="Times New Roman" w:cs="Times New Roman"/>
        </w:rPr>
        <w:t xml:space="preserve"> clients seen in counseling center</w:t>
      </w:r>
      <w:r w:rsidR="00322683">
        <w:rPr>
          <w:rFonts w:ascii="Times New Roman" w:hAnsi="Times New Roman" w:cs="Times New Roman"/>
        </w:rPr>
        <w:t>s</w:t>
      </w:r>
      <w:r w:rsidR="00B41ED4" w:rsidRPr="00C85010">
        <w:rPr>
          <w:rFonts w:ascii="Times New Roman" w:hAnsi="Times New Roman" w:cs="Times New Roman"/>
        </w:rPr>
        <w:t xml:space="preserve"> across the United States in 2012-2014. Each subscale was modeled independently using line</w:t>
      </w:r>
      <w:r w:rsidR="00322683">
        <w:rPr>
          <w:rFonts w:ascii="Times New Roman" w:hAnsi="Times New Roman" w:cs="Times New Roman"/>
        </w:rPr>
        <w:t>a</w:t>
      </w:r>
      <w:r w:rsidR="00B41ED4" w:rsidRPr="00C85010">
        <w:rPr>
          <w:rFonts w:ascii="Times New Roman" w:hAnsi="Times New Roman" w:cs="Times New Roman"/>
        </w:rPr>
        <w:t xml:space="preserve">r mixed effects modeling with fixed and random effects for intercept and session number. Session number was log transformed consistent with research showing decelerating recovery trajectories. </w:t>
      </w:r>
      <w:r w:rsidR="008904E2" w:rsidRPr="00C85010">
        <w:rPr>
          <w:rFonts w:ascii="Times New Roman" w:hAnsi="Times New Roman" w:cs="Times New Roman"/>
        </w:rPr>
        <w:t>Baseline</w:t>
      </w:r>
      <w:r w:rsidR="00B41ED4" w:rsidRPr="00C85010">
        <w:rPr>
          <w:rFonts w:ascii="Times New Roman" w:hAnsi="Times New Roman" w:cs="Times New Roman"/>
        </w:rPr>
        <w:t xml:space="preserve"> </w:t>
      </w:r>
      <w:r w:rsidR="008904E2" w:rsidRPr="00C85010">
        <w:rPr>
          <w:rFonts w:ascii="Times New Roman" w:hAnsi="Times New Roman" w:cs="Times New Roman"/>
        </w:rPr>
        <w:t>CCAPS</w:t>
      </w:r>
      <w:r w:rsidR="00B41ED4" w:rsidRPr="00C85010">
        <w:rPr>
          <w:rFonts w:ascii="Times New Roman" w:hAnsi="Times New Roman" w:cs="Times New Roman"/>
        </w:rPr>
        <w:t xml:space="preserve"> values </w:t>
      </w:r>
      <w:r w:rsidR="008904E2" w:rsidRPr="00C85010">
        <w:rPr>
          <w:rFonts w:ascii="Times New Roman" w:hAnsi="Times New Roman" w:cs="Times New Roman"/>
        </w:rPr>
        <w:t xml:space="preserve">on each subscale </w:t>
      </w:r>
      <w:r w:rsidR="00B41ED4" w:rsidRPr="00C85010">
        <w:rPr>
          <w:rFonts w:ascii="Times New Roman" w:hAnsi="Times New Roman" w:cs="Times New Roman"/>
        </w:rPr>
        <w:t xml:space="preserve">were binned </w:t>
      </w:r>
      <w:r w:rsidR="008904E2" w:rsidRPr="00C85010">
        <w:rPr>
          <w:rFonts w:ascii="Times New Roman" w:hAnsi="Times New Roman" w:cs="Times New Roman"/>
        </w:rPr>
        <w:t>so that each bin spanned at least 1% of baseline scores on that subscale.</w:t>
      </w:r>
      <w:r w:rsidR="00B41ED4" w:rsidRPr="00C85010">
        <w:rPr>
          <w:rFonts w:ascii="Times New Roman" w:hAnsi="Times New Roman" w:cs="Times New Roman"/>
        </w:rPr>
        <w:t xml:space="preserve"> </w:t>
      </w:r>
      <w:r w:rsidR="008F415A" w:rsidRPr="00C85010">
        <w:rPr>
          <w:rFonts w:ascii="Times New Roman" w:hAnsi="Times New Roman" w:cs="Times New Roman"/>
        </w:rPr>
        <w:t xml:space="preserve">The number of bins per subscale ranges from 13 to 49 depending on the distribution of the subscale. </w:t>
      </w:r>
      <w:r w:rsidR="008904E2" w:rsidRPr="00C85010">
        <w:rPr>
          <w:rFonts w:ascii="Times New Roman" w:hAnsi="Times New Roman" w:cs="Times New Roman"/>
        </w:rPr>
        <w:t>A</w:t>
      </w:r>
      <w:r w:rsidR="00B41ED4" w:rsidRPr="00C85010">
        <w:rPr>
          <w:rFonts w:ascii="Times New Roman" w:hAnsi="Times New Roman" w:cs="Times New Roman"/>
        </w:rPr>
        <w:t xml:space="preserve"> separate model was </w:t>
      </w:r>
      <w:r w:rsidR="008904E2" w:rsidRPr="00C85010">
        <w:rPr>
          <w:rFonts w:ascii="Times New Roman" w:hAnsi="Times New Roman" w:cs="Times New Roman"/>
        </w:rPr>
        <w:t xml:space="preserve">then </w:t>
      </w:r>
      <w:r w:rsidR="00B41ED4" w:rsidRPr="00C85010">
        <w:rPr>
          <w:rFonts w:ascii="Times New Roman" w:hAnsi="Times New Roman" w:cs="Times New Roman"/>
        </w:rPr>
        <w:t xml:space="preserve">run for each </w:t>
      </w:r>
      <w:r w:rsidR="007F353F">
        <w:rPr>
          <w:rFonts w:ascii="Times New Roman" w:hAnsi="Times New Roman" w:cs="Times New Roman"/>
        </w:rPr>
        <w:t>bin</w:t>
      </w:r>
      <w:r w:rsidR="008904E2" w:rsidRPr="00C85010">
        <w:rPr>
          <w:rFonts w:ascii="Times New Roman" w:hAnsi="Times New Roman" w:cs="Times New Roman"/>
        </w:rPr>
        <w:t>, resulting in a predicted slope and predicted CCAPS score for each session through session 20</w:t>
      </w:r>
      <w:r w:rsidR="00B41ED4" w:rsidRPr="00C85010">
        <w:rPr>
          <w:rFonts w:ascii="Times New Roman" w:hAnsi="Times New Roman" w:cs="Times New Roman"/>
        </w:rPr>
        <w:t xml:space="preserve">. This provides </w:t>
      </w:r>
      <w:r w:rsidR="008904E2" w:rsidRPr="00C85010">
        <w:rPr>
          <w:rFonts w:ascii="Times New Roman" w:hAnsi="Times New Roman" w:cs="Times New Roman"/>
        </w:rPr>
        <w:t xml:space="preserve">graphical </w:t>
      </w:r>
      <w:r w:rsidR="00B41ED4" w:rsidRPr="00C85010">
        <w:rPr>
          <w:rFonts w:ascii="Times New Roman" w:hAnsi="Times New Roman" w:cs="Times New Roman"/>
        </w:rPr>
        <w:t xml:space="preserve">expected recovery curves that </w:t>
      </w:r>
      <w:r w:rsidR="007274F7" w:rsidRPr="00C85010">
        <w:rPr>
          <w:rFonts w:ascii="Times New Roman" w:hAnsi="Times New Roman" w:cs="Times New Roman"/>
        </w:rPr>
        <w:t>account for</w:t>
      </w:r>
      <w:r w:rsidR="00B41ED4" w:rsidRPr="00C85010">
        <w:rPr>
          <w:rFonts w:ascii="Times New Roman" w:hAnsi="Times New Roman" w:cs="Times New Roman"/>
        </w:rPr>
        <w:t xml:space="preserve"> </w:t>
      </w:r>
      <w:r w:rsidR="008904E2" w:rsidRPr="00C85010">
        <w:rPr>
          <w:rFonts w:ascii="Times New Roman" w:hAnsi="Times New Roman" w:cs="Times New Roman"/>
        </w:rPr>
        <w:t>baseline</w:t>
      </w:r>
      <w:r w:rsidR="00B41ED4" w:rsidRPr="00C85010">
        <w:rPr>
          <w:rFonts w:ascii="Times New Roman" w:hAnsi="Times New Roman" w:cs="Times New Roman"/>
        </w:rPr>
        <w:t xml:space="preserve"> severity</w:t>
      </w:r>
      <w:r w:rsidR="00CA0EEA" w:rsidRPr="00C85010">
        <w:rPr>
          <w:rFonts w:ascii="Times New Roman" w:hAnsi="Times New Roman" w:cs="Times New Roman"/>
        </w:rPr>
        <w:t xml:space="preserve"> </w:t>
      </w:r>
      <w:r w:rsidR="00CA0EEA" w:rsidRPr="00C85010">
        <w:rPr>
          <w:rFonts w:ascii="Times New Roman" w:hAnsi="Times New Roman" w:cs="Times New Roman"/>
        </w:rPr>
        <w:fldChar w:fldCharType="begin" w:fldLock="1"/>
      </w:r>
      <w:r w:rsidR="00E9543B">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CA0EEA" w:rsidRPr="00C85010">
        <w:rPr>
          <w:rFonts w:ascii="Times New Roman" w:hAnsi="Times New Roman" w:cs="Times New Roman"/>
        </w:rPr>
        <w:fldChar w:fldCharType="separate"/>
      </w:r>
      <w:r w:rsidR="00CA0EEA" w:rsidRPr="00C85010">
        <w:rPr>
          <w:rFonts w:ascii="Times New Roman" w:hAnsi="Times New Roman" w:cs="Times New Roman"/>
          <w:noProof/>
        </w:rPr>
        <w:t>(The Center for Collegiate Mental Health, 2019)</w:t>
      </w:r>
      <w:r w:rsidR="00CA0EEA" w:rsidRPr="00C85010">
        <w:rPr>
          <w:rFonts w:ascii="Times New Roman" w:hAnsi="Times New Roman" w:cs="Times New Roman"/>
        </w:rPr>
        <w:fldChar w:fldCharType="end"/>
      </w:r>
      <w:r w:rsidR="00CA0EEA" w:rsidRPr="00C85010">
        <w:rPr>
          <w:rFonts w:ascii="Times New Roman" w:hAnsi="Times New Roman" w:cs="Times New Roman"/>
        </w:rPr>
        <w:t>.</w:t>
      </w:r>
    </w:p>
    <w:p w14:paraId="2380A351" w14:textId="01107980" w:rsidR="008904E2" w:rsidRPr="00C85010" w:rsidRDefault="008904E2" w:rsidP="00C85010">
      <w:pPr>
        <w:spacing w:line="480" w:lineRule="auto"/>
        <w:rPr>
          <w:rFonts w:ascii="Times New Roman" w:hAnsi="Times New Roman" w:cs="Times New Roman"/>
        </w:rPr>
      </w:pPr>
      <w:r w:rsidRPr="00C85010">
        <w:rPr>
          <w:rFonts w:ascii="Times New Roman" w:hAnsi="Times New Roman" w:cs="Times New Roman"/>
        </w:rPr>
        <w:t xml:space="preserve">In addition to expected recovery curves, </w:t>
      </w:r>
      <w:r w:rsidR="006F7F90">
        <w:rPr>
          <w:rFonts w:ascii="Times New Roman" w:hAnsi="Times New Roman" w:cs="Times New Roman"/>
        </w:rPr>
        <w:t>off track</w:t>
      </w:r>
      <w:r w:rsidRPr="00C85010">
        <w:rPr>
          <w:rFonts w:ascii="Times New Roman" w:hAnsi="Times New Roman" w:cs="Times New Roman"/>
        </w:rPr>
        <w:t xml:space="preserve"> alerts are also provided for each subscale. </w:t>
      </w:r>
      <w:r w:rsidR="006F7F90">
        <w:rPr>
          <w:rFonts w:ascii="Times New Roman" w:hAnsi="Times New Roman" w:cs="Times New Roman"/>
        </w:rPr>
        <w:t>Off track</w:t>
      </w:r>
      <w:r w:rsidRPr="00C85010">
        <w:rPr>
          <w:rFonts w:ascii="Times New Roman" w:hAnsi="Times New Roman" w:cs="Times New Roman"/>
        </w:rPr>
        <w:t xml:space="preserve"> alerts</w:t>
      </w:r>
      <w:r w:rsidR="00B41ED4" w:rsidRPr="00C85010">
        <w:rPr>
          <w:rFonts w:ascii="Times New Roman" w:hAnsi="Times New Roman" w:cs="Times New Roman"/>
        </w:rPr>
        <w:t xml:space="preserve"> are based on one tailed 90% tolerance intervals around the expected trajectory for each bin</w:t>
      </w:r>
      <w:r w:rsidRPr="00C85010">
        <w:rPr>
          <w:rFonts w:ascii="Times New Roman" w:hAnsi="Times New Roman" w:cs="Times New Roman"/>
        </w:rPr>
        <w:t xml:space="preserve">. When actual client scores fall above </w:t>
      </w:r>
      <w:r w:rsidR="00B41ED4" w:rsidRPr="00C85010">
        <w:rPr>
          <w:rFonts w:ascii="Times New Roman" w:hAnsi="Times New Roman" w:cs="Times New Roman"/>
        </w:rPr>
        <w:t>the tolerance boundary</w:t>
      </w:r>
      <w:r w:rsidRPr="00C85010">
        <w:rPr>
          <w:rFonts w:ascii="Times New Roman" w:hAnsi="Times New Roman" w:cs="Times New Roman"/>
        </w:rPr>
        <w:t xml:space="preserve">, an </w:t>
      </w:r>
      <w:r w:rsidR="006F7F90">
        <w:rPr>
          <w:rFonts w:ascii="Times New Roman" w:hAnsi="Times New Roman" w:cs="Times New Roman"/>
        </w:rPr>
        <w:t>off track</w:t>
      </w:r>
      <w:r w:rsidR="00B41ED4" w:rsidRPr="00C85010">
        <w:rPr>
          <w:rFonts w:ascii="Times New Roman" w:hAnsi="Times New Roman" w:cs="Times New Roman"/>
        </w:rPr>
        <w:t xml:space="preserve"> </w:t>
      </w:r>
      <w:r w:rsidR="00B41ED4" w:rsidRPr="00C85010">
        <w:rPr>
          <w:rFonts w:ascii="Times New Roman" w:hAnsi="Times New Roman" w:cs="Times New Roman"/>
        </w:rPr>
        <w:lastRenderedPageBreak/>
        <w:t>alert</w:t>
      </w:r>
      <w:r w:rsidRPr="00C85010">
        <w:rPr>
          <w:rFonts w:ascii="Times New Roman" w:hAnsi="Times New Roman" w:cs="Times New Roman"/>
        </w:rPr>
        <w:t xml:space="preserve"> is generated, alerting the therapist that the client is at risk of a negative treatment outcome. </w:t>
      </w:r>
      <w:r w:rsidR="00B41ED4" w:rsidRPr="00C85010">
        <w:rPr>
          <w:rFonts w:ascii="Times New Roman" w:hAnsi="Times New Roman" w:cs="Times New Roman"/>
        </w:rPr>
        <w:t xml:space="preserve">Diverging from the OQ-45 methodology, no positive rapid response alerts are displayed, so only an upper limit to the tolerance interval was needed. </w:t>
      </w:r>
      <w:r w:rsidR="00C85010" w:rsidRPr="00C85010">
        <w:rPr>
          <w:rFonts w:ascii="Times New Roman" w:hAnsi="Times New Roman" w:cs="Times New Roman"/>
        </w:rPr>
        <w:t xml:space="preserve">The CCAPS is intended to be used with clients in individual treatment, so only CCAPS administered at individual therapy appointments are included in the recovery curves and considered in the calculation of </w:t>
      </w:r>
      <w:r w:rsidR="006F7F90">
        <w:rPr>
          <w:rFonts w:ascii="Times New Roman" w:hAnsi="Times New Roman" w:cs="Times New Roman"/>
        </w:rPr>
        <w:t>off track</w:t>
      </w:r>
      <w:r w:rsidR="00C85010" w:rsidRPr="00C85010">
        <w:rPr>
          <w:rFonts w:ascii="Times New Roman" w:hAnsi="Times New Roman" w:cs="Times New Roman"/>
        </w:rPr>
        <w:t xml:space="preserve"> alerts. </w:t>
      </w:r>
    </w:p>
    <w:p w14:paraId="3D886CD6" w14:textId="6F582BEC" w:rsidR="007274F7" w:rsidRPr="00C85010" w:rsidRDefault="00B41ED4" w:rsidP="00C85010">
      <w:pPr>
        <w:spacing w:line="480" w:lineRule="auto"/>
        <w:rPr>
          <w:rFonts w:ascii="Times New Roman" w:hAnsi="Times New Roman" w:cs="Times New Roman"/>
        </w:rPr>
      </w:pPr>
      <w:r w:rsidRPr="00C85010">
        <w:rPr>
          <w:rFonts w:ascii="Times New Roman" w:hAnsi="Times New Roman" w:cs="Times New Roman"/>
        </w:rPr>
        <w:t>One</w:t>
      </w:r>
      <w:r w:rsidR="004F0CA5">
        <w:rPr>
          <w:rFonts w:ascii="Times New Roman" w:hAnsi="Times New Roman" w:cs="Times New Roman"/>
        </w:rPr>
        <w:t xml:space="preserve"> relevant</w:t>
      </w:r>
      <w:r w:rsidRPr="00C85010">
        <w:rPr>
          <w:rFonts w:ascii="Times New Roman" w:hAnsi="Times New Roman" w:cs="Times New Roman"/>
        </w:rPr>
        <w:t xml:space="preserve"> limitation of the CCAPS feedback system relates to ceiling effects. </w:t>
      </w:r>
      <w:r w:rsidR="008904E2" w:rsidRPr="00C85010">
        <w:rPr>
          <w:rFonts w:ascii="Times New Roman" w:hAnsi="Times New Roman" w:cs="Times New Roman"/>
        </w:rPr>
        <w:t xml:space="preserve">For </w:t>
      </w:r>
      <w:r w:rsidR="008F415A" w:rsidRPr="00C85010">
        <w:rPr>
          <w:rFonts w:ascii="Times New Roman" w:hAnsi="Times New Roman" w:cs="Times New Roman"/>
        </w:rPr>
        <w:t xml:space="preserve">some subscales (Anxiety, Eating, Academics, and Social Anxiety), </w:t>
      </w:r>
      <w:r w:rsidR="008904E2" w:rsidRPr="00C85010">
        <w:rPr>
          <w:rFonts w:ascii="Times New Roman" w:hAnsi="Times New Roman" w:cs="Times New Roman"/>
        </w:rPr>
        <w:t xml:space="preserve">clients starting treatment near the ceiling of </w:t>
      </w:r>
      <w:r w:rsidR="008F415A" w:rsidRPr="00C85010">
        <w:rPr>
          <w:rFonts w:ascii="Times New Roman" w:hAnsi="Times New Roman" w:cs="Times New Roman"/>
        </w:rPr>
        <w:t>the</w:t>
      </w:r>
      <w:r w:rsidR="008904E2" w:rsidRPr="00C85010">
        <w:rPr>
          <w:rFonts w:ascii="Times New Roman" w:hAnsi="Times New Roman" w:cs="Times New Roman"/>
        </w:rPr>
        <w:t xml:space="preserve"> subscale</w:t>
      </w:r>
      <w:r w:rsidR="008F415A" w:rsidRPr="00C85010">
        <w:rPr>
          <w:rFonts w:ascii="Times New Roman" w:hAnsi="Times New Roman" w:cs="Times New Roman"/>
        </w:rPr>
        <w:t xml:space="preserve"> are not able to receive</w:t>
      </w:r>
      <w:r w:rsidRPr="00C85010">
        <w:rPr>
          <w:rFonts w:ascii="Times New Roman" w:hAnsi="Times New Roman" w:cs="Times New Roman"/>
        </w:rPr>
        <w:t xml:space="preserve"> off track alerts because the upper limit of the tolerance interval falls above the ceiling of the scale, making it impossible for clients to score above the tolerance interval. Th</w:t>
      </w:r>
      <w:r w:rsidR="008F415A" w:rsidRPr="00C85010">
        <w:rPr>
          <w:rFonts w:ascii="Times New Roman" w:hAnsi="Times New Roman" w:cs="Times New Roman"/>
        </w:rPr>
        <w:t>e</w:t>
      </w:r>
      <w:r w:rsidRPr="00C85010">
        <w:rPr>
          <w:rFonts w:ascii="Times New Roman" w:hAnsi="Times New Roman" w:cs="Times New Roman"/>
        </w:rPr>
        <w:t xml:space="preserve"> inability to alert is indicated on the </w:t>
      </w:r>
      <w:r w:rsidR="008F415A" w:rsidRPr="00C85010">
        <w:rPr>
          <w:rFonts w:ascii="Times New Roman" w:hAnsi="Times New Roman" w:cs="Times New Roman"/>
        </w:rPr>
        <w:t xml:space="preserve">CCAPS </w:t>
      </w:r>
      <w:r w:rsidRPr="00C85010">
        <w:rPr>
          <w:rFonts w:ascii="Times New Roman" w:hAnsi="Times New Roman" w:cs="Times New Roman"/>
        </w:rPr>
        <w:t xml:space="preserve">report by a line through the area where an alert would normally appear. </w:t>
      </w:r>
    </w:p>
    <w:p w14:paraId="7B5F64C4" w14:textId="02E9AFDA" w:rsidR="00307E36" w:rsidRPr="008A5001" w:rsidRDefault="00307E36" w:rsidP="00013624">
      <w:pPr>
        <w:spacing w:line="480" w:lineRule="auto"/>
        <w:rPr>
          <w:rFonts w:ascii="Times New Roman" w:hAnsi="Times New Roman" w:cs="Times New Roman"/>
        </w:rPr>
      </w:pPr>
      <w:r w:rsidRPr="008A5001">
        <w:rPr>
          <w:rFonts w:ascii="Times New Roman" w:hAnsi="Times New Roman" w:cs="Times New Roman"/>
          <w:b/>
        </w:rPr>
        <w:t>Standardized Data Set (SDS).</w:t>
      </w:r>
      <w:r w:rsidRPr="008A5001">
        <w:rPr>
          <w:rFonts w:ascii="Times New Roman" w:hAnsi="Times New Roman" w:cs="Times New Roman"/>
        </w:rPr>
        <w:t xml:space="preserve"> The SDS collects information on demographics, academics, and mental health history and is most often administered at the beginning of treatment </w:t>
      </w:r>
      <w:r w:rsidRPr="008A5001">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{"citationItems":[{"id":"ITEM-1","itemData":{"DOI":"10.1080/87568225.2011.556929","ISSN":"8756-8225","abstract":"The authors describe the center for Collegiate Mental Health (CCMH), a practice-research network of university counseling centers, and introduce the special issue of the Journal of College Counseling that features the work of the CCMH. The issue features five studies conduced by the CCMH, all of which were focused on the mental health and treatment needs of culturally diverse college students. The special issue concludes with a commentary by Gordon Nagayama Hill.","author":[{"dropping-particle":"","family":"Hayes","given":"Jeffrey A","non-dropping-particle":"","parse-names":false,"suffix":""},{"dropping-particle":"","family":"Locke","given":"Benjamin D","non-dropping-particle":"","parse-names":false,"suffix":""},{"dropping-particle":"","family":"Castonguay","given":"Louis G","non-dropping-particle":"","parse-names":false,"suffix":""},{"dropping-particle":"","family":"Locke","given":"Benjamin D","non-dropping-particle":"","parse-names":false,"suffix":""}],"container-title":"Journal of College Counseling","id":"ITEM-1","issue":"2","issued":{"date-parts":[["2011","3","31"]]},"page":"101-104","title":"The Center for Collegiate Mental Health: Practice and Research Working Together","type":"article-journal","volume":"14"},"uris":["http://www.mendeley.com/documents/?uuid=c0f9c610-8025-4ad2-9131-8948490d8bdd"]}],"mendeley":{"formattedCitation":"(Hayes et al., 2011)","plainTextFormattedCitation":"(Hayes et al., 2011)","previouslyFormattedCitation":"(Hayes et al., 2011)"},"properties":{"noteIndex":0},"schema":"https://github.com/citation-style-language/schema/raw/master/csl-citation.json"}</w:instrText>
      </w:r>
      <w:r w:rsidRPr="008A5001">
        <w:rPr>
          <w:rFonts w:ascii="Times New Roman" w:hAnsi="Times New Roman" w:cs="Times New Roman"/>
        </w:rPr>
        <w:fldChar w:fldCharType="separate"/>
      </w:r>
      <w:r w:rsidR="00013624" w:rsidRPr="00013624">
        <w:rPr>
          <w:rFonts w:ascii="Times New Roman" w:hAnsi="Times New Roman" w:cs="Times New Roman"/>
          <w:noProof/>
        </w:rPr>
        <w:t>(Hayes et al., 2011)</w:t>
      </w:r>
      <w:r w:rsidRPr="008A5001">
        <w:rPr>
          <w:rFonts w:ascii="Times New Roman" w:hAnsi="Times New Roman" w:cs="Times New Roman"/>
        </w:rPr>
        <w:fldChar w:fldCharType="end"/>
      </w:r>
      <w:r w:rsidRPr="008A5001">
        <w:rPr>
          <w:rFonts w:ascii="Times New Roman" w:hAnsi="Times New Roman" w:cs="Times New Roman"/>
        </w:rPr>
        <w:t>.</w:t>
      </w:r>
      <w:r w:rsidR="00990CFF" w:rsidRPr="008A5001">
        <w:rPr>
          <w:rFonts w:ascii="Times New Roman" w:hAnsi="Times New Roman" w:cs="Times New Roman"/>
        </w:rPr>
        <w:t xml:space="preserve"> The present study includes </w:t>
      </w:r>
      <w:r w:rsidR="008A5001">
        <w:rPr>
          <w:rFonts w:ascii="Times New Roman" w:hAnsi="Times New Roman" w:cs="Times New Roman"/>
        </w:rPr>
        <w:t xml:space="preserve">one item from the </w:t>
      </w:r>
      <w:r w:rsidR="00D310A0">
        <w:rPr>
          <w:rFonts w:ascii="Times New Roman" w:hAnsi="Times New Roman" w:cs="Times New Roman"/>
        </w:rPr>
        <w:t>SDS</w:t>
      </w:r>
      <w:r w:rsidR="008A5001">
        <w:rPr>
          <w:rFonts w:ascii="Times New Roman" w:hAnsi="Times New Roman" w:cs="Times New Roman"/>
        </w:rPr>
        <w:t>: prior psychiatric hospitalizations.</w:t>
      </w:r>
      <w:r w:rsidR="00D310A0">
        <w:rPr>
          <w:rFonts w:ascii="Times New Roman" w:hAnsi="Times New Roman" w:cs="Times New Roman"/>
        </w:rPr>
        <w:t xml:space="preserve"> </w:t>
      </w:r>
    </w:p>
    <w:p w14:paraId="0540DCDC" w14:textId="333530A2" w:rsidR="00E239C2" w:rsidRPr="00DC1110" w:rsidRDefault="00E239C2" w:rsidP="00737067">
      <w:pPr>
        <w:spacing w:line="480" w:lineRule="auto"/>
        <w:ind w:firstLine="0"/>
        <w:rPr>
          <w:rFonts w:ascii="Times New Roman" w:hAnsi="Times New Roman" w:cs="Times New Roman"/>
          <w:b/>
        </w:rPr>
      </w:pPr>
      <w:r w:rsidRPr="00DC1110">
        <w:rPr>
          <w:rFonts w:ascii="Times New Roman" w:hAnsi="Times New Roman" w:cs="Times New Roman"/>
          <w:b/>
        </w:rPr>
        <w:t>Analyses</w:t>
      </w:r>
    </w:p>
    <w:p w14:paraId="06605F4F" w14:textId="0E978C7D" w:rsidR="00D12005" w:rsidRPr="00D12005" w:rsidRDefault="00412E9E" w:rsidP="004D7A8E">
      <w:pPr>
        <w:spacing w:line="480" w:lineRule="auto"/>
        <w:rPr>
          <w:rFonts w:ascii="Times New Roman" w:hAnsi="Times New Roman" w:cs="Times New Roman"/>
        </w:rPr>
      </w:pPr>
      <w:r>
        <w:rPr>
          <w:rFonts w:ascii="Times New Roman" w:hAnsi="Times New Roman" w:cs="Times New Roman"/>
        </w:rPr>
        <w:t>Three</w:t>
      </w:r>
      <w:r w:rsidR="00F42FC5">
        <w:rPr>
          <w:rFonts w:ascii="Times New Roman" w:hAnsi="Times New Roman" w:cs="Times New Roman"/>
        </w:rPr>
        <w:t xml:space="preserve"> different client outcomes</w:t>
      </w:r>
      <w:r w:rsidR="00B8677D" w:rsidRPr="0090498C">
        <w:rPr>
          <w:rFonts w:ascii="Times New Roman" w:hAnsi="Times New Roman" w:cs="Times New Roman"/>
        </w:rPr>
        <w:t xml:space="preserve"> </w:t>
      </w:r>
      <w:r w:rsidR="00AF3931">
        <w:rPr>
          <w:rFonts w:ascii="Times New Roman" w:hAnsi="Times New Roman" w:cs="Times New Roman"/>
        </w:rPr>
        <w:t>(</w:t>
      </w:r>
      <w:r w:rsidR="004D7A8E">
        <w:rPr>
          <w:rFonts w:ascii="Times New Roman" w:hAnsi="Times New Roman" w:cs="Times New Roman"/>
        </w:rPr>
        <w:t>deterioration, pre to post change, and rate of change</w:t>
      </w:r>
      <w:r w:rsidR="00AF3931">
        <w:rPr>
          <w:rFonts w:ascii="Times New Roman" w:hAnsi="Times New Roman" w:cs="Times New Roman"/>
        </w:rPr>
        <w:t xml:space="preserve">) </w:t>
      </w:r>
      <w:r w:rsidR="00F42FC5">
        <w:rPr>
          <w:rFonts w:ascii="Times New Roman" w:hAnsi="Times New Roman" w:cs="Times New Roman"/>
        </w:rPr>
        <w:t>will be examined</w:t>
      </w:r>
      <w:r w:rsidR="00C13FCE">
        <w:rPr>
          <w:rFonts w:ascii="Times New Roman" w:hAnsi="Times New Roman" w:cs="Times New Roman"/>
        </w:rPr>
        <w:t xml:space="preserve"> </w:t>
      </w:r>
      <w:r w:rsidR="00B8677D" w:rsidRPr="0090498C">
        <w:rPr>
          <w:rFonts w:ascii="Times New Roman" w:hAnsi="Times New Roman" w:cs="Times New Roman"/>
        </w:rPr>
        <w:t xml:space="preserve">to </w:t>
      </w:r>
      <w:r w:rsidR="00F42FC5">
        <w:rPr>
          <w:rFonts w:ascii="Times New Roman" w:hAnsi="Times New Roman" w:cs="Times New Roman"/>
        </w:rPr>
        <w:t>evaluate</w:t>
      </w:r>
      <w:r w:rsidR="00B8677D" w:rsidRPr="0090498C">
        <w:rPr>
          <w:rFonts w:ascii="Times New Roman" w:hAnsi="Times New Roman" w:cs="Times New Roman"/>
        </w:rPr>
        <w:t xml:space="preserve"> whether </w:t>
      </w:r>
      <w:r w:rsidR="004D7A8E">
        <w:rPr>
          <w:rFonts w:ascii="Times New Roman" w:hAnsi="Times New Roman" w:cs="Times New Roman"/>
        </w:rPr>
        <w:t>outcomes were improved in the feedback condition compared to the no feedback condition</w:t>
      </w:r>
      <w:r w:rsidR="00B8677D" w:rsidRPr="0090498C">
        <w:rPr>
          <w:rFonts w:ascii="Times New Roman" w:hAnsi="Times New Roman" w:cs="Times New Roman"/>
        </w:rPr>
        <w:t xml:space="preserve">, answering research question one. For each outcome, </w:t>
      </w:r>
      <w:r w:rsidR="008B4375" w:rsidRPr="0090498C">
        <w:rPr>
          <w:rFonts w:ascii="Times New Roman" w:hAnsi="Times New Roman" w:cs="Times New Roman"/>
        </w:rPr>
        <w:t xml:space="preserve">results on each of the </w:t>
      </w:r>
      <w:r w:rsidR="00F42FC5">
        <w:rPr>
          <w:rFonts w:ascii="Times New Roman" w:hAnsi="Times New Roman" w:cs="Times New Roman"/>
        </w:rPr>
        <w:t xml:space="preserve">eight </w:t>
      </w:r>
      <w:r w:rsidR="00B8677D" w:rsidRPr="0090498C">
        <w:rPr>
          <w:rFonts w:ascii="Times New Roman" w:hAnsi="Times New Roman" w:cs="Times New Roman"/>
        </w:rPr>
        <w:t xml:space="preserve">CCAPS subscales will be compared to determine whether the effect of feedback differed by subscale, answering research question two. </w:t>
      </w:r>
      <w:r w:rsidR="004D7A8E">
        <w:rPr>
          <w:rFonts w:ascii="Times New Roman" w:hAnsi="Times New Roman" w:cs="Times New Roman"/>
        </w:rPr>
        <w:t>Mixed effects modeling will be used to control for nesting of clients within centers</w:t>
      </w:r>
      <w:r w:rsidR="00C8108B">
        <w:rPr>
          <w:rFonts w:ascii="Times New Roman" w:hAnsi="Times New Roman" w:cs="Times New Roman"/>
        </w:rPr>
        <w:t>.</w:t>
      </w:r>
      <w:r w:rsidR="004D7A8E">
        <w:rPr>
          <w:rFonts w:ascii="Times New Roman" w:hAnsi="Times New Roman" w:cs="Times New Roman"/>
        </w:rPr>
        <w:t xml:space="preserve"> </w:t>
      </w:r>
      <w:r w:rsidR="00C8108B">
        <w:rPr>
          <w:rFonts w:ascii="Times New Roman" w:hAnsi="Times New Roman" w:cs="Times New Roman"/>
        </w:rPr>
        <w:t>A</w:t>
      </w:r>
      <w:r w:rsidR="004D7A8E">
        <w:rPr>
          <w:rFonts w:ascii="Times New Roman" w:hAnsi="Times New Roman" w:cs="Times New Roman"/>
        </w:rPr>
        <w:t xml:space="preserve">nalyses will be conducted </w:t>
      </w:r>
      <w:r w:rsidR="00C8108B">
        <w:rPr>
          <w:rFonts w:ascii="Times New Roman" w:hAnsi="Times New Roman" w:cs="Times New Roman"/>
        </w:rPr>
        <w:t xml:space="preserve">with </w:t>
      </w:r>
      <w:r w:rsidR="000734AD">
        <w:rPr>
          <w:rFonts w:ascii="Times New Roman" w:hAnsi="Times New Roman" w:cs="Times New Roman"/>
        </w:rPr>
        <w:t xml:space="preserve">restricted </w:t>
      </w:r>
      <w:r w:rsidR="00C8108B">
        <w:rPr>
          <w:rFonts w:ascii="Times New Roman" w:hAnsi="Times New Roman" w:cs="Times New Roman"/>
        </w:rPr>
        <w:t>maximum likelihood (</w:t>
      </w:r>
      <w:r w:rsidR="000734AD">
        <w:rPr>
          <w:rFonts w:ascii="Times New Roman" w:hAnsi="Times New Roman" w:cs="Times New Roman"/>
        </w:rPr>
        <w:t>RE</w:t>
      </w:r>
      <w:r w:rsidR="00C8108B">
        <w:rPr>
          <w:rFonts w:ascii="Times New Roman" w:hAnsi="Times New Roman" w:cs="Times New Roman"/>
        </w:rPr>
        <w:t xml:space="preserve">ML) estimation </w:t>
      </w:r>
      <w:r w:rsidR="001D6600">
        <w:rPr>
          <w:rFonts w:ascii="Times New Roman" w:hAnsi="Times New Roman" w:cs="Times New Roman"/>
        </w:rPr>
        <w:t xml:space="preserve">for </w:t>
      </w:r>
      <w:del w:id="34" w:author="Rebecca Janis" w:date="2020-05-27T19:38:00Z">
        <w:r w:rsidR="001D6600" w:rsidDel="00A143D4">
          <w:rPr>
            <w:rFonts w:ascii="Times New Roman" w:hAnsi="Times New Roman" w:cs="Times New Roman"/>
          </w:rPr>
          <w:delText xml:space="preserve">the </w:delText>
        </w:r>
      </w:del>
      <w:r w:rsidR="001D6600">
        <w:rPr>
          <w:rFonts w:ascii="Times New Roman" w:hAnsi="Times New Roman" w:cs="Times New Roman"/>
        </w:rPr>
        <w:t xml:space="preserve">linear mixed models and maximum </w:t>
      </w:r>
      <w:r w:rsidR="001D6600">
        <w:rPr>
          <w:rFonts w:ascii="Times New Roman" w:hAnsi="Times New Roman" w:cs="Times New Roman"/>
        </w:rPr>
        <w:lastRenderedPageBreak/>
        <w:t xml:space="preserve">likelihood (ML) estimation for </w:t>
      </w:r>
      <w:del w:id="35" w:author="Rebecca Janis" w:date="2020-05-27T19:38:00Z">
        <w:r w:rsidR="001D6600" w:rsidDel="00A143D4">
          <w:rPr>
            <w:rFonts w:ascii="Times New Roman" w:hAnsi="Times New Roman" w:cs="Times New Roman"/>
          </w:rPr>
          <w:delText xml:space="preserve">the </w:delText>
        </w:r>
      </w:del>
      <w:r w:rsidR="001D6600">
        <w:rPr>
          <w:rFonts w:ascii="Times New Roman" w:hAnsi="Times New Roman" w:cs="Times New Roman"/>
        </w:rPr>
        <w:t>generalized linear mixed models using</w:t>
      </w:r>
      <w:r w:rsidR="004D7A8E">
        <w:rPr>
          <w:rFonts w:ascii="Times New Roman" w:hAnsi="Times New Roman" w:cs="Times New Roman"/>
        </w:rPr>
        <w:t xml:space="preserve"> the </w:t>
      </w:r>
      <w:r w:rsidR="004D7A8E" w:rsidRPr="00126DFB">
        <w:rPr>
          <w:rFonts w:ascii="Times New Roman" w:hAnsi="Times New Roman" w:cs="Times New Roman"/>
          <w:i/>
          <w:iCs/>
          <w:shd w:val="clear" w:color="auto" w:fill="FFFFFF"/>
        </w:rPr>
        <w:t>nlme</w:t>
      </w:r>
      <w:r w:rsidR="004D7A8E" w:rsidRPr="00126DFB">
        <w:rPr>
          <w:rFonts w:ascii="Times New Roman" w:hAnsi="Times New Roman" w:cs="Times New Roman"/>
          <w:shd w:val="clear" w:color="auto" w:fill="FFFFFF"/>
        </w:rPr>
        <w:t xml:space="preserve"> </w:t>
      </w:r>
      <w:r w:rsidR="00493BF8">
        <w:rPr>
          <w:rFonts w:ascii="Times New Roman" w:hAnsi="Times New Roman" w:cs="Times New Roman"/>
          <w:shd w:val="clear" w:color="auto" w:fill="FFFFFF"/>
        </w:rPr>
        <w:fldChar w:fldCharType="begin" w:fldLock="1"/>
      </w:r>
      <w:r w:rsidR="00325C52">
        <w:rPr>
          <w:rFonts w:ascii="Times New Roman" w:hAnsi="Times New Roman" w:cs="Times New Roman"/>
          <w:shd w:val="clear" w:color="auto" w:fill="FFFFFF"/>
        </w:rPr>
        <w:instrText>ADDIN CSL_CITATION {"citationItems":[{"id":"ITEM-1","itemData":{"author":[{"dropping-particle":"","family":"Pinheiro","given":"J","non-dropping-particle":"","parse-names":false,"suffix":""},{"dropping-particle":"","family":"Bates","given":"D","non-dropping-particle":"","parse-names":false,"suffix":""},{"dropping-particle":"","family":"DebRoy","given":"S","non-dropping-particle":"","parse-names":false,"suffix":""},{"dropping-particle":"","family":"Sarker","given":"D","non-dropping-particle":"","parse-names":false,"suffix":""},{"dropping-particle":"","family":"R Core Team","given":"","non-dropping-particle":"","parse-names":false,"suffix":""}],"id":"ITEM-1","issued":{"date-parts":[["2019"]]},"number":"R package version 3.1-1141","title":"nlme: Linear and Nonlinear Mixed Effects Models","type":"article"},"uris":["http://www.mendeley.com/documents/?uuid=3ced6c12-e498-4e8f-8792-b6b975a7f901"]}],"mendeley":{"formattedCitation":"(Pinheiro, Bates, DebRoy, Sarker, &amp; R Core Team, 2019)","plainTextFormattedCitation":"(Pinheiro, Bates, DebRoy, Sarker, &amp; R Core Team, 2019)","previouslyFormattedCitation":"(Pinheiro, Bates, DebRoy, Sarker, &amp; R Core Team, 2019)"},"properties":{"noteIndex":0},"schema":"https://github.com/citation-style-language/schema/raw/master/csl-citation.json"}</w:instrText>
      </w:r>
      <w:r w:rsidR="00493BF8">
        <w:rPr>
          <w:rFonts w:ascii="Times New Roman" w:hAnsi="Times New Roman" w:cs="Times New Roman"/>
          <w:shd w:val="clear" w:color="auto" w:fill="FFFFFF"/>
        </w:rPr>
        <w:fldChar w:fldCharType="separate"/>
      </w:r>
      <w:r w:rsidR="00493BF8" w:rsidRPr="00493BF8">
        <w:rPr>
          <w:rFonts w:ascii="Times New Roman" w:hAnsi="Times New Roman" w:cs="Times New Roman"/>
          <w:noProof/>
          <w:shd w:val="clear" w:color="auto" w:fill="FFFFFF"/>
        </w:rPr>
        <w:t>(Pinheiro, Bates, DebRoy, Sarker, &amp; R Core Team, 2019)</w:t>
      </w:r>
      <w:r w:rsidR="00493BF8">
        <w:rPr>
          <w:rFonts w:ascii="Times New Roman" w:hAnsi="Times New Roman" w:cs="Times New Roman"/>
          <w:shd w:val="clear" w:color="auto" w:fill="FFFFFF"/>
        </w:rPr>
        <w:fldChar w:fldCharType="end"/>
      </w:r>
      <w:r w:rsidR="004D7A8E" w:rsidRPr="00A17DD9">
        <w:rPr>
          <w:rFonts w:ascii="Times New Roman" w:hAnsi="Times New Roman" w:cs="Times New Roman"/>
          <w:shd w:val="clear" w:color="auto" w:fill="FFFFFF"/>
        </w:rPr>
        <w:t xml:space="preserve"> </w:t>
      </w:r>
      <w:r w:rsidR="005E32C8">
        <w:rPr>
          <w:rFonts w:ascii="Times New Roman" w:hAnsi="Times New Roman" w:cs="Times New Roman"/>
          <w:shd w:val="clear" w:color="auto" w:fill="FFFFFF"/>
        </w:rPr>
        <w:t xml:space="preserve">and </w:t>
      </w:r>
      <w:r w:rsidR="005E32C8">
        <w:rPr>
          <w:rFonts w:ascii="Times New Roman" w:hAnsi="Times New Roman" w:cs="Times New Roman"/>
          <w:i/>
          <w:shd w:val="clear" w:color="auto" w:fill="FFFFFF"/>
        </w:rPr>
        <w:t xml:space="preserve">lme4 </w:t>
      </w:r>
      <w:r w:rsidR="00C34EF9">
        <w:rPr>
          <w:rFonts w:ascii="Times New Roman" w:hAnsi="Times New Roman" w:cs="Times New Roman"/>
          <w:i/>
          <w:shd w:val="clear" w:color="auto" w:fill="FFFFFF"/>
        </w:rPr>
        <w:fldChar w:fldCharType="begin" w:fldLock="1"/>
      </w:r>
      <w:r w:rsidR="008A40AA">
        <w:rPr>
          <w:rFonts w:ascii="Times New Roman" w:hAnsi="Times New Roman" w:cs="Times New Roman"/>
          <w:i/>
          <w:shd w:val="clear" w:color="auto" w:fill="FFFFF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lme4","type":"article-journal","volume":"67"},"uris":["http://www.mendeley.com/documents/?uuid=8c9ccba3-b3fa-404d-b19a-1b6f6760920f"]}],"mendeley":{"formattedCitation":"(Bates,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C34EF9">
        <w:rPr>
          <w:rFonts w:ascii="Times New Roman" w:hAnsi="Times New Roman" w:cs="Times New Roman"/>
          <w:i/>
          <w:shd w:val="clear" w:color="auto" w:fill="FFFFFF"/>
        </w:rPr>
        <w:fldChar w:fldCharType="separate"/>
      </w:r>
      <w:r w:rsidR="00C34EF9" w:rsidRPr="00C34EF9">
        <w:rPr>
          <w:rFonts w:ascii="Times New Roman" w:hAnsi="Times New Roman" w:cs="Times New Roman"/>
          <w:noProof/>
          <w:shd w:val="clear" w:color="auto" w:fill="FFFFFF"/>
        </w:rPr>
        <w:t>(Bates, Mächler, Bolker, &amp; Walker, 2015)</w:t>
      </w:r>
      <w:r w:rsidR="00C34EF9">
        <w:rPr>
          <w:rFonts w:ascii="Times New Roman" w:hAnsi="Times New Roman" w:cs="Times New Roman"/>
          <w:i/>
          <w:shd w:val="clear" w:color="auto" w:fill="FFFFFF"/>
        </w:rPr>
        <w:fldChar w:fldCharType="end"/>
      </w:r>
      <w:r w:rsidR="00C34EF9">
        <w:rPr>
          <w:rFonts w:ascii="Times New Roman" w:hAnsi="Times New Roman" w:cs="Times New Roman"/>
          <w:i/>
          <w:shd w:val="clear" w:color="auto" w:fill="FFFFFF"/>
        </w:rPr>
        <w:t xml:space="preserve"> </w:t>
      </w:r>
      <w:r w:rsidR="005E32C8">
        <w:rPr>
          <w:rFonts w:ascii="Times New Roman" w:hAnsi="Times New Roman" w:cs="Times New Roman"/>
          <w:shd w:val="clear" w:color="auto" w:fill="FFFFFF"/>
        </w:rPr>
        <w:t xml:space="preserve">packages </w:t>
      </w:r>
      <w:r w:rsidR="004D7A8E" w:rsidRPr="00192C29">
        <w:rPr>
          <w:rFonts w:ascii="Times New Roman" w:hAnsi="Times New Roman" w:cs="Times New Roman"/>
          <w:shd w:val="clear" w:color="auto" w:fill="FFFFFF"/>
        </w:rPr>
        <w:t>in the</w:t>
      </w:r>
      <w:r w:rsidR="004D7A8E" w:rsidRPr="00A17DD9">
        <w:rPr>
          <w:rFonts w:ascii="Times New Roman" w:hAnsi="Times New Roman" w:cs="Times New Roman"/>
          <w:shd w:val="clear" w:color="auto" w:fill="FFFFFF"/>
        </w:rPr>
        <w:t xml:space="preserve"> R programming language</w:t>
      </w:r>
      <w:r w:rsidR="001D5719">
        <w:rPr>
          <w:rFonts w:ascii="Times New Roman" w:hAnsi="Times New Roman" w:cs="Times New Roman"/>
          <w:shd w:val="clear" w:color="auto" w:fill="FFFFFF"/>
        </w:rPr>
        <w:t xml:space="preserve"> </w:t>
      </w:r>
      <w:r w:rsidR="001D5719" w:rsidRPr="001D5719">
        <w:rPr>
          <w:rFonts w:ascii="Times New Roman" w:hAnsi="Times New Roman" w:cs="Times New Roman"/>
          <w:shd w:val="clear" w:color="auto" w:fill="FFFFFF"/>
        </w:rPr>
        <w:t>(version 3.5.2</w:t>
      </w:r>
      <w:r w:rsidR="001D5719" w:rsidRPr="00325C52">
        <w:rPr>
          <w:rFonts w:ascii="Times New Roman" w:hAnsi="Times New Roman" w:cs="Times New Roman"/>
          <w:shd w:val="clear" w:color="auto" w:fill="FFFFFF"/>
        </w:rPr>
        <w:t>;</w:t>
      </w:r>
      <w:r w:rsidR="00325C52" w:rsidRPr="00325C52">
        <w:rPr>
          <w:rFonts w:ascii="Times New Roman" w:hAnsi="Times New Roman" w:cs="Times New Roman"/>
          <w:shd w:val="clear" w:color="auto" w:fill="FFFFFF"/>
        </w:rPr>
        <w:t xml:space="preserve"> </w:t>
      </w:r>
      <w:r w:rsidR="00325C52" w:rsidRPr="00325C52">
        <w:rPr>
          <w:rFonts w:ascii="Times New Roman" w:hAnsi="Times New Roman" w:cs="Times New Roman"/>
          <w:shd w:val="clear" w:color="auto" w:fill="FFFFFF"/>
        </w:rPr>
        <w:fldChar w:fldCharType="begin" w:fldLock="1"/>
      </w:r>
      <w:r w:rsidR="00654EE7">
        <w:rPr>
          <w:rFonts w:ascii="Times New Roman" w:hAnsi="Times New Roman" w:cs="Times New Roman"/>
          <w:shd w:val="clear" w:color="auto" w:fill="FFFFFF"/>
        </w:rPr>
        <w:instrText>ADDIN CSL_CITATION {"citationItems":[{"id":"ITEM-1","itemData":{"author":[{"dropping-particle":"","family":"R Core Team","given":"","non-dropping-particle":"","parse-names":false,"suffix":""}],"id":"ITEM-1","issued":{"date-parts":[["2018"]]},"publisher":"R Foundation for Statistical Computing","publisher-place":"Vienna, Austria","title":"R: A language and environment for statistical computing","type":"article"},"uris":["http://www.mendeley.com/documents/?uuid=92db024d-96ce-4141-961b-2e34a25bbe5c"]}],"mendeley":{"formattedCitation":"(R Core Team, 2018)","manualFormatting":"R Core Team, 2018)","plainTextFormattedCitation":"(R Core Team, 2018)","previouslyFormattedCitation":"(R Core Team, 2018)"},"properties":{"noteIndex":0},"schema":"https://github.com/citation-style-language/schema/raw/master/csl-citation.json"}</w:instrText>
      </w:r>
      <w:r w:rsidR="00325C52" w:rsidRPr="00325C52">
        <w:rPr>
          <w:rFonts w:ascii="Times New Roman" w:hAnsi="Times New Roman" w:cs="Times New Roman"/>
          <w:shd w:val="clear" w:color="auto" w:fill="FFFFFF"/>
        </w:rPr>
        <w:fldChar w:fldCharType="separate"/>
      </w:r>
      <w:r w:rsidR="00325C52" w:rsidRPr="00325C52">
        <w:rPr>
          <w:rFonts w:ascii="Times New Roman" w:hAnsi="Times New Roman" w:cs="Times New Roman"/>
          <w:noProof/>
          <w:shd w:val="clear" w:color="auto" w:fill="FFFFFF"/>
        </w:rPr>
        <w:t>R Core Team, 2018)</w:t>
      </w:r>
      <w:r w:rsidR="00325C52" w:rsidRPr="00325C52">
        <w:rPr>
          <w:rFonts w:ascii="Times New Roman" w:hAnsi="Times New Roman" w:cs="Times New Roman"/>
          <w:shd w:val="clear" w:color="auto" w:fill="FFFFFF"/>
        </w:rPr>
        <w:fldChar w:fldCharType="end"/>
      </w:r>
      <w:r w:rsidR="004D7A8E">
        <w:rPr>
          <w:rFonts w:ascii="Times New Roman" w:hAnsi="Times New Roman" w:cs="Times New Roman"/>
          <w:shd w:val="clear" w:color="auto" w:fill="FFFFFF"/>
        </w:rPr>
        <w:t>.</w:t>
      </w:r>
      <w:r w:rsidR="004D7A8E">
        <w:rPr>
          <w:rFonts w:ascii="Times New Roman" w:hAnsi="Times New Roman" w:cs="Times New Roman"/>
        </w:rPr>
        <w:t xml:space="preserve"> </w:t>
      </w:r>
      <w:r w:rsidR="00B8677D" w:rsidRPr="0090498C">
        <w:rPr>
          <w:rFonts w:ascii="Times New Roman" w:hAnsi="Times New Roman" w:cs="Times New Roman"/>
        </w:rPr>
        <w:t xml:space="preserve">To address research question </w:t>
      </w:r>
      <w:r w:rsidR="008C2384">
        <w:rPr>
          <w:rFonts w:ascii="Times New Roman" w:hAnsi="Times New Roman" w:cs="Times New Roman"/>
        </w:rPr>
        <w:t>three</w:t>
      </w:r>
      <w:r w:rsidR="00775E4A">
        <w:rPr>
          <w:rFonts w:ascii="Times New Roman" w:hAnsi="Times New Roman" w:cs="Times New Roman"/>
        </w:rPr>
        <w:t>,</w:t>
      </w:r>
      <w:r w:rsidR="00B8677D" w:rsidRPr="0090498C">
        <w:rPr>
          <w:rFonts w:ascii="Times New Roman" w:hAnsi="Times New Roman" w:cs="Times New Roman"/>
        </w:rPr>
        <w:t xml:space="preserve"> a random effect </w:t>
      </w:r>
      <w:r w:rsidR="00A02DA8">
        <w:rPr>
          <w:rFonts w:ascii="Times New Roman" w:hAnsi="Times New Roman" w:cs="Times New Roman"/>
        </w:rPr>
        <w:t>of feedback at the center level</w:t>
      </w:r>
      <w:r w:rsidR="00B8677D" w:rsidRPr="0090498C">
        <w:rPr>
          <w:rFonts w:ascii="Times New Roman" w:hAnsi="Times New Roman" w:cs="Times New Roman"/>
        </w:rPr>
        <w:t xml:space="preserve"> will be included in each model, </w:t>
      </w:r>
      <w:r w:rsidR="00F92A6C">
        <w:rPr>
          <w:rFonts w:ascii="Times New Roman" w:hAnsi="Times New Roman" w:cs="Times New Roman"/>
        </w:rPr>
        <w:t>assessing</w:t>
      </w:r>
      <w:r w:rsidR="00B40433" w:rsidRPr="0090498C">
        <w:rPr>
          <w:rFonts w:ascii="Times New Roman" w:hAnsi="Times New Roman" w:cs="Times New Roman"/>
        </w:rPr>
        <w:t xml:space="preserve"> whether the effect of </w:t>
      </w:r>
      <w:r w:rsidR="00F42FC5">
        <w:rPr>
          <w:rFonts w:ascii="Times New Roman" w:hAnsi="Times New Roman" w:cs="Times New Roman"/>
        </w:rPr>
        <w:t>feedback</w:t>
      </w:r>
      <w:r w:rsidR="00B40433" w:rsidRPr="0090498C">
        <w:rPr>
          <w:rFonts w:ascii="Times New Roman" w:hAnsi="Times New Roman" w:cs="Times New Roman"/>
        </w:rPr>
        <w:t xml:space="preserve"> differed by center.</w:t>
      </w:r>
      <w:r w:rsidR="00946C96" w:rsidRPr="0090498C">
        <w:rPr>
          <w:rFonts w:ascii="Times New Roman" w:hAnsi="Times New Roman" w:cs="Times New Roman"/>
        </w:rPr>
        <w:t xml:space="preserve"> </w:t>
      </w:r>
      <w:r w:rsidR="00737067">
        <w:rPr>
          <w:rFonts w:ascii="Times New Roman" w:hAnsi="Times New Roman" w:cs="Times New Roman"/>
        </w:rPr>
        <w:t>Improvement to model fit from the addition of the random effect will be evaluated using a likelihood ratio test (LRT</w:t>
      </w:r>
      <w:r w:rsidR="006444EC">
        <w:rPr>
          <w:rFonts w:ascii="Times New Roman" w:hAnsi="Times New Roman" w:cs="Times New Roman"/>
        </w:rPr>
        <w:t>)</w:t>
      </w:r>
      <w:r w:rsidR="00737067">
        <w:rPr>
          <w:rFonts w:ascii="Times New Roman" w:hAnsi="Times New Roman" w:cs="Times New Roman"/>
        </w:rPr>
        <w:t xml:space="preserve">. </w:t>
      </w:r>
      <w:r w:rsidR="004D7A8E">
        <w:rPr>
          <w:rFonts w:ascii="Times New Roman" w:hAnsi="Times New Roman" w:cs="Times New Roman"/>
        </w:rPr>
        <w:t xml:space="preserve">Finally, answering research question </w:t>
      </w:r>
      <w:r w:rsidR="008C2384">
        <w:rPr>
          <w:rFonts w:ascii="Times New Roman" w:hAnsi="Times New Roman" w:cs="Times New Roman"/>
        </w:rPr>
        <w:t>four</w:t>
      </w:r>
      <w:r w:rsidR="004D7A8E">
        <w:rPr>
          <w:rFonts w:ascii="Times New Roman" w:hAnsi="Times New Roman" w:cs="Times New Roman"/>
        </w:rPr>
        <w:t xml:space="preserve">, several moderators of feedback will be tested. </w:t>
      </w:r>
      <w:r w:rsidR="00D12005">
        <w:rPr>
          <w:rFonts w:ascii="Times New Roman" w:hAnsi="Times New Roman" w:cs="Times New Roman"/>
        </w:rPr>
        <w:t xml:space="preserve">Effect sizes </w:t>
      </w:r>
      <w:r w:rsidR="006444EC">
        <w:rPr>
          <w:rFonts w:ascii="Times New Roman" w:hAnsi="Times New Roman" w:cs="Times New Roman"/>
        </w:rPr>
        <w:t>will be</w:t>
      </w:r>
      <w:r w:rsidR="00D12005">
        <w:rPr>
          <w:rFonts w:ascii="Times New Roman" w:hAnsi="Times New Roman" w:cs="Times New Roman"/>
        </w:rPr>
        <w:t xml:space="preserve"> calculated </w:t>
      </w:r>
      <w:ins w:id="36" w:author="Rebecca Janis" w:date="2020-05-27T19:39:00Z">
        <w:r w:rsidR="00AF70C9">
          <w:rPr>
            <w:rFonts w:ascii="Times New Roman" w:hAnsi="Times New Roman" w:cs="Times New Roman"/>
          </w:rPr>
          <w:t xml:space="preserve">where feasible </w:t>
        </w:r>
      </w:ins>
      <w:r w:rsidR="00D12005">
        <w:rPr>
          <w:rFonts w:ascii="Times New Roman" w:hAnsi="Times New Roman" w:cs="Times New Roman"/>
        </w:rPr>
        <w:t xml:space="preserve">using Nakagawa and Schielzeth’s </w:t>
      </w:r>
      <w:r w:rsidR="00D12005">
        <w:rPr>
          <w:rFonts w:ascii="Times New Roman" w:hAnsi="Times New Roman" w:cs="Times New Roman"/>
        </w:rPr>
        <w:fldChar w:fldCharType="begin" w:fldLock="1"/>
      </w:r>
      <w:r w:rsidR="00D12005">
        <w:rPr>
          <w:rFonts w:ascii="Times New Roman" w:hAnsi="Times New Roman" w:cs="Times New Roman"/>
        </w:rPr>
        <w:instrText>ADDIN CSL_CITATION {"citationItems":[{"id":"ITEM-1","itemData":{"DOI":"10.1111/j.2041-210x.2012.00261.x","ISBN":"2041-210X","ISSN":"2041210X","abstract":"*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author":[{"dropping-particle":"","family":"Nakagawa","given":"Shinichi","non-dropping-particle":"","parse-names":false,"suffix":""},{"dropping-particle":"","family":"Schielzeth","given":"Holger","non-dropping-particle":"","parse-names":false,"suffix":""}],"container-title":"Methods in Ecology and Evolution","id":"ITEM-1","issue":"2","issued":{"date-parts":[["2013"]]},"page":"133-142","title":"A general and simple method for obtaining R2 from generalized linear mixed-effects models","type":"article-journal","volume":"4"},"suppress-author":1,"uris":["http://www.mendeley.com/documents/?uuid=40dc7aaa-0e82-4be7-8364-ee817e328712"]}],"mendeley":{"formattedCitation":"(2013)","plainTextFormattedCitation":"(2013)","previouslyFormattedCitation":"(2013)"},"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(2013)</w:t>
      </w:r>
      <w:r w:rsidR="00D12005">
        <w:rPr>
          <w:rFonts w:ascii="Times New Roman" w:hAnsi="Times New Roman" w:cs="Times New Roman"/>
        </w:rPr>
        <w:fldChar w:fldCharType="end"/>
      </w:r>
      <w:r w:rsidR="00D12005">
        <w:rPr>
          <w:rFonts w:ascii="Times New Roman" w:hAnsi="Times New Roman" w:cs="Times New Roman"/>
        </w:rPr>
        <w:t xml:space="preserve"> R</w:t>
      </w:r>
      <w:r w:rsidR="00D12005">
        <w:rPr>
          <w:rFonts w:ascii="Times New Roman" w:hAnsi="Times New Roman" w:cs="Times New Roman"/>
          <w:vertAlign w:val="superscript"/>
        </w:rPr>
        <w:t>2</w:t>
      </w:r>
      <w:r w:rsidR="00D12005">
        <w:rPr>
          <w:rFonts w:ascii="Times New Roman" w:hAnsi="Times New Roman" w:cs="Times New Roman"/>
        </w:rPr>
        <w:t xml:space="preserve"> for generalized linear models with the </w:t>
      </w:r>
      <w:r w:rsidR="00D12005">
        <w:rPr>
          <w:rFonts w:ascii="Times New Roman" w:hAnsi="Times New Roman" w:cs="Times New Roman"/>
          <w:i/>
        </w:rPr>
        <w:t xml:space="preserve">r2glmm </w:t>
      </w:r>
      <w:r w:rsidR="00D12005">
        <w:rPr>
          <w:rFonts w:ascii="Times New Roman" w:hAnsi="Times New Roman" w:cs="Times New Roman"/>
        </w:rPr>
        <w:t xml:space="preserve">package in R </w:t>
      </w:r>
      <w:r w:rsidR="00D12005">
        <w:rPr>
          <w:rFonts w:ascii="Times New Roman" w:hAnsi="Times New Roman" w:cs="Times New Roman"/>
        </w:rPr>
        <w:fldChar w:fldCharType="begin" w:fldLock="1"/>
      </w:r>
      <w:r w:rsidR="00E153EA">
        <w:rPr>
          <w:rFonts w:ascii="Times New Roman" w:hAnsi="Times New Roman" w:cs="Times New Roman"/>
        </w:rPr>
        <w:instrText>ADDIN CSL_CITATION {"citationItems":[{"id":"ITEM-1","itemData":{"author":[{"dropping-particle":"","family":"Jaeger","given":"Byron","non-dropping-particle":"","parse-names":false,"suffix":""}],"id":"ITEM-1","issued":{"date-parts":[["2017"]]},"title":"r2glmm: Computes R Squared for Mixed (Multilevel) Models. R package version 0.1.2.","type":"article"},"uris":["http://www.mendeley.com/documents/?uuid=8c3b88e4-b5ae-4d43-8386-fe434631331e"]}],"mendeley":{"formattedCitation":"(Jaeger, 2017)","plainTextFormattedCitation":"(Jaeger, 2017)","previouslyFormattedCitation":"(Jaeger, 2017)"},"properties":{"noteIndex":0},"schema":"https://github.com/citation-style-language/schema/raw/master/csl-citation.json"}</w:instrText>
      </w:r>
      <w:r w:rsidR="00D12005">
        <w:rPr>
          <w:rFonts w:ascii="Times New Roman" w:hAnsi="Times New Roman" w:cs="Times New Roman"/>
        </w:rPr>
        <w:fldChar w:fldCharType="separate"/>
      </w:r>
      <w:r w:rsidR="00D12005" w:rsidRPr="00D12005">
        <w:rPr>
          <w:rFonts w:ascii="Times New Roman" w:hAnsi="Times New Roman" w:cs="Times New Roman"/>
          <w:noProof/>
        </w:rPr>
        <w:t>(Jaeger, 2017)</w:t>
      </w:r>
      <w:r w:rsidR="00D12005">
        <w:rPr>
          <w:rFonts w:ascii="Times New Roman" w:hAnsi="Times New Roman" w:cs="Times New Roman"/>
        </w:rPr>
        <w:fldChar w:fldCharType="end"/>
      </w:r>
      <w:del w:id="37" w:author="Rebecca Janis" w:date="2020-05-27T19:39:00Z">
        <w:r w:rsidR="006444EC" w:rsidDel="00AF70C9">
          <w:rPr>
            <w:rFonts w:ascii="Times New Roman" w:hAnsi="Times New Roman" w:cs="Times New Roman"/>
          </w:rPr>
          <w:delText xml:space="preserve"> where feasible</w:delText>
        </w:r>
      </w:del>
      <w:r w:rsidR="00D12005">
        <w:rPr>
          <w:rFonts w:ascii="Times New Roman" w:hAnsi="Times New Roman" w:cs="Times New Roman"/>
        </w:rPr>
        <w:t>.</w:t>
      </w:r>
      <w:r w:rsidR="006444EC">
        <w:rPr>
          <w:rFonts w:ascii="Times New Roman" w:hAnsi="Times New Roman" w:cs="Times New Roman"/>
        </w:rPr>
        <w:t xml:space="preserve"> Additionally, standardized coefficients will be interpreted as standardized measures of the effect of each variable.  </w:t>
      </w:r>
    </w:p>
    <w:p w14:paraId="64A7058B" w14:textId="499E2554" w:rsidR="00CC3D1B" w:rsidRDefault="008A40AA" w:rsidP="004D7A8E">
      <w:pPr>
        <w:spacing w:line="480" w:lineRule="auto"/>
        <w:rPr>
          <w:rFonts w:ascii="Times New Roman" w:hAnsi="Times New Roman" w:cs="Times New Roman"/>
        </w:rPr>
      </w:pPr>
      <w:r>
        <w:rPr>
          <w:rFonts w:ascii="Times New Roman" w:hAnsi="Times New Roman" w:cs="Times New Roman"/>
        </w:rPr>
        <w:t xml:space="preserve">For all analyses, clients with at least three CCAPS administrations, CCAPS data at their first session, </w:t>
      </w:r>
      <w:r w:rsidR="00D74E0B">
        <w:rPr>
          <w:rFonts w:ascii="Times New Roman" w:hAnsi="Times New Roman" w:cs="Times New Roman"/>
        </w:rPr>
        <w:t xml:space="preserve">and </w:t>
      </w:r>
      <w:r>
        <w:rPr>
          <w:rFonts w:ascii="Times New Roman" w:hAnsi="Times New Roman" w:cs="Times New Roman"/>
        </w:rPr>
        <w:t>complete data on all moderators</w:t>
      </w:r>
      <w:r w:rsidR="00124459">
        <w:rPr>
          <w:rFonts w:ascii="Times New Roman" w:hAnsi="Times New Roman" w:cs="Times New Roman"/>
        </w:rPr>
        <w:t xml:space="preserve"> will be included</w:t>
      </w:r>
      <w:r w:rsidR="00D74E0B">
        <w:rPr>
          <w:rFonts w:ascii="Times New Roman" w:hAnsi="Times New Roman" w:cs="Times New Roman"/>
        </w:rPr>
        <w:t xml:space="preserve">. </w:t>
      </w:r>
      <w:del w:id="38" w:author="Rebecca Janis" w:date="2020-05-27T17:58:00Z">
        <w:r w:rsidR="00B04713" w:rsidRPr="00264EC2" w:rsidDel="006575D1">
          <w:rPr>
            <w:rFonts w:ascii="Times New Roman" w:hAnsi="Times New Roman" w:cs="Times New Roman"/>
          </w:rPr>
          <w:delText xml:space="preserve">For clients starting </w:delText>
        </w:r>
        <w:r w:rsidR="00124459" w:rsidRPr="00264EC2" w:rsidDel="006575D1">
          <w:rPr>
            <w:rFonts w:ascii="Times New Roman" w:hAnsi="Times New Roman" w:cs="Times New Roman"/>
          </w:rPr>
          <w:delText>near</w:delText>
        </w:r>
        <w:r w:rsidR="00B04713" w:rsidRPr="00264EC2" w:rsidDel="006575D1">
          <w:rPr>
            <w:rFonts w:ascii="Times New Roman" w:hAnsi="Times New Roman" w:cs="Times New Roman"/>
          </w:rPr>
          <w:delText xml:space="preserve"> the ceiling on some subscales (Anxiety, Social Anxiety, Academic Distress, and Eating), off track alerts are not available. </w:delText>
        </w:r>
      </w:del>
      <w:r w:rsidR="00B04713" w:rsidRPr="00264EC2">
        <w:rPr>
          <w:rFonts w:ascii="Times New Roman" w:hAnsi="Times New Roman" w:cs="Times New Roman"/>
        </w:rPr>
        <w:t xml:space="preserve">Clients </w:t>
      </w:r>
      <w:ins w:id="39" w:author="Rebecca Janis" w:date="2020-05-27T17:58:00Z">
        <w:r w:rsidR="006575D1">
          <w:rPr>
            <w:rFonts w:ascii="Times New Roman" w:hAnsi="Times New Roman" w:cs="Times New Roman"/>
          </w:rPr>
          <w:t xml:space="preserve">starting near the ceiling on certain subscales </w:t>
        </w:r>
        <w:r w:rsidR="006575D1" w:rsidRPr="00264EC2">
          <w:rPr>
            <w:rFonts w:ascii="Times New Roman" w:hAnsi="Times New Roman" w:cs="Times New Roman"/>
          </w:rPr>
          <w:t>(Anxiety, Social Anxiety, Academic Distress, and Eating)</w:t>
        </w:r>
        <w:r w:rsidR="006575D1">
          <w:rPr>
            <w:rFonts w:ascii="Times New Roman" w:hAnsi="Times New Roman" w:cs="Times New Roman"/>
          </w:rPr>
          <w:t xml:space="preserve"> </w:t>
        </w:r>
      </w:ins>
      <w:r w:rsidR="00B04713" w:rsidRPr="00264EC2">
        <w:rPr>
          <w:rFonts w:ascii="Times New Roman" w:hAnsi="Times New Roman" w:cs="Times New Roman"/>
        </w:rPr>
        <w:t xml:space="preserve">who were not able </w:t>
      </w:r>
      <w:r w:rsidR="008D2F6F" w:rsidRPr="00264EC2">
        <w:rPr>
          <w:rFonts w:ascii="Times New Roman" w:hAnsi="Times New Roman" w:cs="Times New Roman"/>
        </w:rPr>
        <w:t>to receive</w:t>
      </w:r>
      <w:r w:rsidR="00B04713" w:rsidRPr="00264EC2">
        <w:rPr>
          <w:rFonts w:ascii="Times New Roman" w:hAnsi="Times New Roman" w:cs="Times New Roman"/>
        </w:rPr>
        <w:t xml:space="preserve"> an off track alert were </w:t>
      </w:r>
      <w:del w:id="40" w:author="Rebecca Janis" w:date="2020-05-27T19:39:00Z">
        <w:r w:rsidR="00B04713" w:rsidRPr="00264EC2" w:rsidDel="00AF70C9">
          <w:rPr>
            <w:rFonts w:ascii="Times New Roman" w:hAnsi="Times New Roman" w:cs="Times New Roman"/>
          </w:rPr>
          <w:delText xml:space="preserve">also </w:delText>
        </w:r>
      </w:del>
      <w:r w:rsidR="00B04713" w:rsidRPr="00264EC2">
        <w:rPr>
          <w:rFonts w:ascii="Times New Roman" w:hAnsi="Times New Roman" w:cs="Times New Roman"/>
        </w:rPr>
        <w:t>removed from analyses</w:t>
      </w:r>
      <w:r w:rsidR="00B04713">
        <w:rPr>
          <w:rFonts w:ascii="Times New Roman" w:hAnsi="Times New Roman" w:cs="Times New Roman"/>
        </w:rPr>
        <w:t xml:space="preserve">. </w:t>
      </w:r>
      <w:r w:rsidR="00D74E0B">
        <w:rPr>
          <w:rFonts w:ascii="Times New Roman" w:hAnsi="Times New Roman" w:cs="Times New Roman"/>
        </w:rPr>
        <w:t xml:space="preserve">Only data from each client’s first 20 sessions were modeled. The cutoff of twenty sessions was chosen because the CCAPS report only provides </w:t>
      </w:r>
      <w:ins w:id="41" w:author="Rebecca Janis" w:date="2020-05-27T19:40:00Z">
        <w:r w:rsidR="00AF70C9">
          <w:rPr>
            <w:rFonts w:ascii="Times New Roman" w:hAnsi="Times New Roman" w:cs="Times New Roman"/>
          </w:rPr>
          <w:t xml:space="preserve">data based </w:t>
        </w:r>
      </w:ins>
      <w:del w:id="42" w:author="Rebecca Janis" w:date="2020-05-27T19:40:00Z">
        <w:r w:rsidR="00D74E0B" w:rsidDel="00AF70C9">
          <w:rPr>
            <w:rFonts w:ascii="Times New Roman" w:hAnsi="Times New Roman" w:cs="Times New Roman"/>
          </w:rPr>
          <w:delText xml:space="preserve">graphical representation, expected treatment trajectories, and off track alerts </w:delText>
        </w:r>
      </w:del>
      <w:ins w:id="43" w:author="Rebecca Janis" w:date="2020-05-27T19:40:00Z">
        <w:r w:rsidR="00AF70C9">
          <w:rPr>
            <w:rFonts w:ascii="Times New Roman" w:hAnsi="Times New Roman" w:cs="Times New Roman"/>
          </w:rPr>
          <w:t xml:space="preserve">feedback </w:t>
        </w:r>
      </w:ins>
      <w:r w:rsidR="00D74E0B">
        <w:rPr>
          <w:rFonts w:ascii="Times New Roman" w:hAnsi="Times New Roman" w:cs="Times New Roman"/>
        </w:rPr>
        <w:t>for sessions through 20. Most clients seen in university counseling centers do not reach this maximum, and less than 5% of the included sample exceeded 20 sessions.</w:t>
      </w:r>
    </w:p>
    <w:p w14:paraId="65C65B28" w14:textId="77954835" w:rsidR="00F42FC5" w:rsidRDefault="00CC3D1B" w:rsidP="00F42FC5">
      <w:pPr>
        <w:spacing w:line="480" w:lineRule="auto"/>
        <w:rPr>
          <w:rFonts w:ascii="Times New Roman" w:hAnsi="Times New Roman" w:cs="Times New Roman"/>
        </w:rPr>
      </w:pPr>
      <w:r w:rsidRPr="00CC3D1B">
        <w:rPr>
          <w:rFonts w:ascii="Times New Roman" w:hAnsi="Times New Roman" w:cs="Times New Roman"/>
          <w:b/>
        </w:rPr>
        <w:t>Deterioration.</w:t>
      </w:r>
      <w:r>
        <w:rPr>
          <w:rFonts w:ascii="Times New Roman" w:hAnsi="Times New Roman" w:cs="Times New Roman"/>
        </w:rPr>
        <w:t xml:space="preserve"> </w:t>
      </w:r>
      <w:r w:rsidR="00C97D3A">
        <w:rPr>
          <w:rFonts w:ascii="Times New Roman" w:hAnsi="Times New Roman" w:cs="Times New Roman"/>
        </w:rPr>
        <w:t>First</w:t>
      </w:r>
      <w:r w:rsidR="008B4375" w:rsidRPr="002664DF">
        <w:rPr>
          <w:rFonts w:ascii="Times New Roman" w:hAnsi="Times New Roman" w:cs="Times New Roman"/>
        </w:rPr>
        <w:t xml:space="preserve">, the rate of deterioration, or reliable worsening, in each condition will be </w:t>
      </w:r>
      <w:r w:rsidR="00F42FC5">
        <w:rPr>
          <w:rFonts w:ascii="Times New Roman" w:hAnsi="Times New Roman" w:cs="Times New Roman"/>
        </w:rPr>
        <w:t>evaluated</w:t>
      </w:r>
      <w:r w:rsidR="008B4375" w:rsidRPr="002664DF">
        <w:rPr>
          <w:rFonts w:ascii="Times New Roman" w:hAnsi="Times New Roman" w:cs="Times New Roman"/>
        </w:rPr>
        <w:t xml:space="preserve">. </w:t>
      </w:r>
      <w:del w:id="44" w:author="Rebecca Janis" w:date="2020-05-27T19:41:00Z">
        <w:r w:rsidDel="00AF70C9">
          <w:rPr>
            <w:rFonts w:ascii="Times New Roman" w:hAnsi="Times New Roman" w:cs="Times New Roman"/>
          </w:rPr>
          <w:delText xml:space="preserve">For this analysis, all clients with at least two individual therapy appointments </w:delText>
        </w:r>
        <w:r w:rsidR="00F42FC5" w:rsidDel="00AF70C9">
          <w:rPr>
            <w:rFonts w:ascii="Times New Roman" w:hAnsi="Times New Roman" w:cs="Times New Roman"/>
          </w:rPr>
          <w:delText xml:space="preserve">and two CCAPS administrations within 14 days of their first and last appointments respectively </w:delText>
        </w:r>
        <w:r w:rsidDel="00AF70C9">
          <w:rPr>
            <w:rFonts w:ascii="Times New Roman" w:hAnsi="Times New Roman" w:cs="Times New Roman"/>
          </w:rPr>
          <w:delText xml:space="preserve">will be included. </w:delText>
        </w:r>
        <w:r w:rsidR="00F42FC5" w:rsidDel="00AF70C9">
          <w:rPr>
            <w:rFonts w:ascii="Times New Roman" w:hAnsi="Times New Roman" w:cs="Times New Roman"/>
          </w:rPr>
          <w:delText xml:space="preserve">This ensures that the data captures the full effect of treatment. </w:delText>
        </w:r>
      </w:del>
      <w:r w:rsidR="00ED6F8E">
        <w:rPr>
          <w:rFonts w:ascii="Times New Roman" w:hAnsi="Times New Roman" w:cs="Times New Roman"/>
        </w:rPr>
        <w:t xml:space="preserve">Clients will be classified as deteriorated if their </w:t>
      </w:r>
      <w:r>
        <w:rPr>
          <w:rFonts w:ascii="Times New Roman" w:hAnsi="Times New Roman" w:cs="Times New Roman"/>
        </w:rPr>
        <w:t xml:space="preserve">change </w:t>
      </w:r>
      <w:r w:rsidR="00ED6F8E">
        <w:rPr>
          <w:rFonts w:ascii="Times New Roman" w:hAnsi="Times New Roman" w:cs="Times New Roman"/>
        </w:rPr>
        <w:t xml:space="preserve">on a CCAPS subscale </w:t>
      </w:r>
      <w:r>
        <w:rPr>
          <w:rFonts w:ascii="Times New Roman" w:hAnsi="Times New Roman" w:cs="Times New Roman"/>
        </w:rPr>
        <w:t xml:space="preserve">from first to last administration </w:t>
      </w:r>
      <w:r w:rsidR="00ED6F8E">
        <w:rPr>
          <w:rFonts w:ascii="Times New Roman" w:hAnsi="Times New Roman" w:cs="Times New Roman"/>
        </w:rPr>
        <w:t xml:space="preserve">exceeds </w:t>
      </w:r>
      <w:r w:rsidR="008B4375" w:rsidRPr="002664DF">
        <w:rPr>
          <w:rFonts w:ascii="Times New Roman" w:hAnsi="Times New Roman" w:cs="Times New Roman"/>
        </w:rPr>
        <w:t>the</w:t>
      </w:r>
      <w:r w:rsidR="006351FC">
        <w:rPr>
          <w:rFonts w:ascii="Times New Roman" w:hAnsi="Times New Roman" w:cs="Times New Roman"/>
        </w:rPr>
        <w:t xml:space="preserve"> </w:t>
      </w:r>
      <w:r w:rsidR="00F42FC5">
        <w:rPr>
          <w:rFonts w:ascii="Times New Roman" w:hAnsi="Times New Roman" w:cs="Times New Roman"/>
        </w:rPr>
        <w:t xml:space="preserve">subscale’s </w:t>
      </w:r>
      <w:r w:rsidR="008B4375" w:rsidRPr="002664DF">
        <w:rPr>
          <w:rFonts w:ascii="Times New Roman" w:hAnsi="Times New Roman" w:cs="Times New Roman"/>
        </w:rPr>
        <w:t xml:space="preserve">Reliable Change Index </w:t>
      </w:r>
      <w:r w:rsidR="00D13C58">
        <w:rPr>
          <w:rFonts w:ascii="Times New Roman" w:hAnsi="Times New Roman" w:cs="Times New Roman"/>
        </w:rPr>
        <w:t>(RCI)</w:t>
      </w:r>
      <w:r w:rsidR="00ED6F8E">
        <w:rPr>
          <w:rFonts w:ascii="Times New Roman" w:hAnsi="Times New Roman" w:cs="Times New Roman"/>
        </w:rPr>
        <w:t xml:space="preserve"> in a negative direction, e.g.</w:t>
      </w:r>
      <w:r w:rsidR="001A7348">
        <w:rPr>
          <w:rFonts w:ascii="Times New Roman" w:hAnsi="Times New Roman" w:cs="Times New Roman"/>
        </w:rPr>
        <w:t>,</w:t>
      </w:r>
      <w:r w:rsidR="00ED6F8E">
        <w:rPr>
          <w:rFonts w:ascii="Times New Roman" w:hAnsi="Times New Roman" w:cs="Times New Roman"/>
        </w:rPr>
        <w:t xml:space="preserve"> they worsen by more than the RCI of the scale</w:t>
      </w:r>
      <w:r w:rsidR="009A3790">
        <w:rPr>
          <w:rFonts w:ascii="Times New Roman" w:hAnsi="Times New Roman" w:cs="Times New Roman"/>
        </w:rPr>
        <w:t xml:space="preserve"> </w:t>
      </w:r>
      <w:r w:rsidR="001A7348">
        <w:rPr>
          <w:rFonts w:ascii="Times New Roman" w:hAnsi="Times New Roman" w:cs="Times New Roman"/>
        </w:rPr>
        <w:fldChar w:fldCharType="begin" w:fldLock="1"/>
      </w:r>
      <w:r w:rsidR="001A7348">
        <w:rPr>
          <w:rFonts w:ascii="Times New Roman" w:hAnsi="Times New Roman" w:cs="Times New Roman"/>
        </w:rPr>
        <w:instrText>ADDIN CSL_CITATION {"citationItems":[{"id":"ITEM-1","itemData":{"author":[{"dropping-particle":"","family":"The Center for Collegiate Mental Health","given":"","non-dropping-particle":"","parse-names":false,"suffix":""}],"id":"ITEM-1","issued":{"date-parts":[["2019"]]},"title":"CCAPS 2019 Manual","type":"article"},"uris":["http://www.mendeley.com/documents/?uuid=4e5c90db-6165-4f53-a291-f870fade5d10"]}],"mendeley":{"formattedCitation":"(The Center for Collegiate Mental Health, 2019)","plainTextFormattedCitation":"(The Center for Collegiate Mental Health, 2019)","previouslyFormattedCitation":"(The Center for Collegiate Mental Health, 2019)"},"properties":{"noteIndex":0},"schema":"https://github.com/citation-style-language/schema/raw/master/csl-citation.json"}</w:instrText>
      </w:r>
      <w:r w:rsidR="001A7348">
        <w:rPr>
          <w:rFonts w:ascii="Times New Roman" w:hAnsi="Times New Roman" w:cs="Times New Roman"/>
        </w:rPr>
        <w:fldChar w:fldCharType="separate"/>
      </w:r>
      <w:r w:rsidR="001A7348" w:rsidRPr="007C35A0">
        <w:rPr>
          <w:rFonts w:ascii="Times New Roman" w:hAnsi="Times New Roman" w:cs="Times New Roman"/>
          <w:noProof/>
        </w:rPr>
        <w:t xml:space="preserve">(The Center for </w:t>
      </w:r>
      <w:r w:rsidR="001A7348" w:rsidRPr="007C35A0">
        <w:rPr>
          <w:rFonts w:ascii="Times New Roman" w:hAnsi="Times New Roman" w:cs="Times New Roman"/>
          <w:noProof/>
        </w:rPr>
        <w:lastRenderedPageBreak/>
        <w:t>Collegiate Mental Health, 2019)</w:t>
      </w:r>
      <w:r w:rsidR="001A7348">
        <w:rPr>
          <w:rFonts w:ascii="Times New Roman" w:hAnsi="Times New Roman" w:cs="Times New Roman"/>
        </w:rPr>
        <w:fldChar w:fldCharType="end"/>
      </w:r>
      <w:r w:rsidR="00ED6F8E">
        <w:rPr>
          <w:rFonts w:ascii="Times New Roman" w:hAnsi="Times New Roman" w:cs="Times New Roman"/>
        </w:rPr>
        <w:t>. The RCI is</w:t>
      </w:r>
      <w:r w:rsidR="006351FC">
        <w:rPr>
          <w:rFonts w:ascii="Times New Roman" w:hAnsi="Times New Roman" w:cs="Times New Roman"/>
        </w:rPr>
        <w:t xml:space="preserve"> a method developed by Jacobson and Truax</w:t>
      </w:r>
      <w:r w:rsidR="008B4375" w:rsidRPr="002664DF">
        <w:rPr>
          <w:rFonts w:ascii="Times New Roman" w:hAnsi="Times New Roman" w:cs="Times New Roman"/>
        </w:rPr>
        <w:t xml:space="preserve"> </w:t>
      </w:r>
      <w:r w:rsidR="008B4375" w:rsidRPr="002664DF">
        <w:rPr>
          <w:rFonts w:ascii="Times New Roman" w:hAnsi="Times New Roman" w:cs="Times New Roman"/>
        </w:rPr>
        <w:fldChar w:fldCharType="begin" w:fldLock="1"/>
      </w:r>
      <w:r w:rsidR="00106348">
        <w:rPr>
          <w:rFonts w:ascii="Times New Roman" w:hAnsi="Times New Roman" w:cs="Times New Roman"/>
        </w:rPr>
        <w:instrText>ADDIN CSL_CITATION {"citationItems":[{"id":"ITEM-1","itemData":{"author":[{"dropping-particle":"","family":"Jacobson","given":"Neil S","non-dropping-particle":"","parse-names":false,"suffix":""},{"dropping-particle":"","family":"Truax","given":"Paula","non-dropping-particle":"","parse-names":false,"suffix":""}],"container-title":"Journal of consulting and clinical psychology","id":"ITEM-1","issue":"1","issued":{"date-parts":[["1991"]]},"page":"12-19","title":"Clinical Significance: A Statistical Approach to Denning Meaningful Change in Psychotherapy Research","type":"article-journal","volume":"59"},"uris":["http://www.mendeley.com/documents/?uuid=9e7ddd97-a8cf-4653-bb38-6d5bb2401b12"]}],"mendeley":{"formattedCitation":"(Jacobson &amp; Truax, 1991)","manualFormatting":"(1991)","plainTextFormattedCitation":"(Jacobson &amp; Truax, 1991)","previouslyFormattedCitation":"(Jacobson &amp; Truax, 1991)"},"properties":{"noteIndex":0},"schema":"https://github.com/citation-style-language/schema/raw/master/csl-citation.json"}</w:instrText>
      </w:r>
      <w:r w:rsidR="008B4375" w:rsidRPr="002664DF">
        <w:rPr>
          <w:rFonts w:ascii="Times New Roman" w:hAnsi="Times New Roman" w:cs="Times New Roman"/>
        </w:rPr>
        <w:fldChar w:fldCharType="separate"/>
      </w:r>
      <w:r w:rsidR="008B4375" w:rsidRPr="002664DF">
        <w:rPr>
          <w:rFonts w:ascii="Times New Roman" w:hAnsi="Times New Roman" w:cs="Times New Roman"/>
          <w:noProof/>
        </w:rPr>
        <w:t>(1991)</w:t>
      </w:r>
      <w:r w:rsidR="008B4375" w:rsidRPr="002664DF">
        <w:rPr>
          <w:rFonts w:ascii="Times New Roman" w:hAnsi="Times New Roman" w:cs="Times New Roman"/>
        </w:rPr>
        <w:fldChar w:fldCharType="end"/>
      </w:r>
      <w:r w:rsidR="0065716D">
        <w:rPr>
          <w:rFonts w:ascii="Times New Roman" w:hAnsi="Times New Roman" w:cs="Times New Roman"/>
        </w:rPr>
        <w:t xml:space="preserve"> to determine whether change exceeds measurement error</w:t>
      </w:r>
      <w:r w:rsidR="00683747">
        <w:rPr>
          <w:rFonts w:ascii="Times New Roman" w:hAnsi="Times New Roman" w:cs="Times New Roman"/>
        </w:rPr>
        <w:t xml:space="preserve"> based on the reliability of the scale</w:t>
      </w:r>
      <w:r w:rsidR="008B4375" w:rsidRPr="002664DF">
        <w:rPr>
          <w:rFonts w:ascii="Times New Roman" w:hAnsi="Times New Roman" w:cs="Times New Roman"/>
        </w:rPr>
        <w:t xml:space="preserve">. Due to ceiling effects on each subscale, some clients start </w:t>
      </w:r>
      <w:r w:rsidR="008E359A">
        <w:rPr>
          <w:rFonts w:ascii="Times New Roman" w:hAnsi="Times New Roman" w:cs="Times New Roman"/>
        </w:rPr>
        <w:t xml:space="preserve">treatment </w:t>
      </w:r>
      <w:r w:rsidR="008B4375" w:rsidRPr="002664DF">
        <w:rPr>
          <w:rFonts w:ascii="Times New Roman" w:hAnsi="Times New Roman" w:cs="Times New Roman"/>
        </w:rPr>
        <w:t xml:space="preserve">with a score high enough that </w:t>
      </w:r>
      <w:r w:rsidR="00E24959">
        <w:rPr>
          <w:rFonts w:ascii="Times New Roman" w:hAnsi="Times New Roman" w:cs="Times New Roman"/>
        </w:rPr>
        <w:t>they are not able to deteriorate</w:t>
      </w:r>
      <w:del w:id="45" w:author="Rebecca Janis" w:date="2020-05-27T19:41:00Z">
        <w:r w:rsidR="00264EC2" w:rsidDel="00AF70C9">
          <w:rPr>
            <w:rFonts w:ascii="Times New Roman" w:hAnsi="Times New Roman" w:cs="Times New Roman"/>
          </w:rPr>
          <w:delText>, beyond being unable to receive an off track alert</w:delText>
        </w:r>
      </w:del>
      <w:r w:rsidR="00156608">
        <w:rPr>
          <w:rFonts w:ascii="Times New Roman" w:hAnsi="Times New Roman" w:cs="Times New Roman"/>
        </w:rPr>
        <w:t>. T</w:t>
      </w:r>
      <w:r w:rsidR="008B4375" w:rsidRPr="002664DF">
        <w:rPr>
          <w:rFonts w:ascii="Times New Roman" w:hAnsi="Times New Roman" w:cs="Times New Roman"/>
        </w:rPr>
        <w:t>hese clients will be removed from this analysis</w:t>
      </w:r>
      <w:r w:rsidR="00F92E8A">
        <w:rPr>
          <w:rFonts w:ascii="Times New Roman" w:hAnsi="Times New Roman" w:cs="Times New Roman"/>
        </w:rPr>
        <w:t>,</w:t>
      </w:r>
      <w:r w:rsidR="00156608">
        <w:rPr>
          <w:rFonts w:ascii="Times New Roman" w:hAnsi="Times New Roman" w:cs="Times New Roman"/>
        </w:rPr>
        <w:t xml:space="preserve"> and the </w:t>
      </w:r>
      <w:r w:rsidR="00264EC2">
        <w:rPr>
          <w:rFonts w:ascii="Times New Roman" w:hAnsi="Times New Roman" w:cs="Times New Roman"/>
        </w:rPr>
        <w:t>reduced N for each subscale will be reported</w:t>
      </w:r>
      <w:r w:rsidR="008B4375" w:rsidRPr="002664DF">
        <w:rPr>
          <w:rFonts w:ascii="Times New Roman" w:hAnsi="Times New Roman" w:cs="Times New Roman"/>
        </w:rPr>
        <w:t xml:space="preserve">. </w:t>
      </w:r>
    </w:p>
    <w:p w14:paraId="4369BFC1" w14:textId="3C90F979" w:rsidR="008B4375" w:rsidRDefault="00F42FC5" w:rsidP="00F42FC5">
      <w:pPr>
        <w:spacing w:line="480" w:lineRule="auto"/>
        <w:rPr>
          <w:rFonts w:ascii="Times New Roman" w:hAnsi="Times New Roman" w:cs="Times New Roman"/>
        </w:rPr>
      </w:pPr>
      <w:r>
        <w:rPr>
          <w:rFonts w:ascii="Times New Roman" w:hAnsi="Times New Roman" w:cs="Times New Roman"/>
        </w:rPr>
        <w:t>Deterioration</w:t>
      </w:r>
      <w:r w:rsidR="008B4375" w:rsidRPr="002664DF">
        <w:rPr>
          <w:rFonts w:ascii="Times New Roman" w:hAnsi="Times New Roman" w:cs="Times New Roman"/>
        </w:rPr>
        <w:t xml:space="preserve"> </w:t>
      </w:r>
      <w:r w:rsidR="009D6DE6">
        <w:rPr>
          <w:rFonts w:ascii="Times New Roman" w:hAnsi="Times New Roman" w:cs="Times New Roman"/>
        </w:rPr>
        <w:t>analys</w:t>
      </w:r>
      <w:r w:rsidR="006938EF">
        <w:rPr>
          <w:rFonts w:ascii="Times New Roman" w:hAnsi="Times New Roman" w:cs="Times New Roman"/>
        </w:rPr>
        <w:t>e</w:t>
      </w:r>
      <w:r w:rsidR="009D6DE6">
        <w:rPr>
          <w:rFonts w:ascii="Times New Roman" w:hAnsi="Times New Roman" w:cs="Times New Roman"/>
        </w:rPr>
        <w:t>s</w:t>
      </w:r>
      <w:r w:rsidR="008B4375" w:rsidRPr="002664DF">
        <w:rPr>
          <w:rFonts w:ascii="Times New Roman" w:hAnsi="Times New Roman" w:cs="Times New Roman"/>
        </w:rPr>
        <w:t xml:space="preserve"> </w:t>
      </w:r>
      <w:r w:rsidR="003B01D6">
        <w:rPr>
          <w:rFonts w:ascii="Times New Roman" w:hAnsi="Times New Roman" w:cs="Times New Roman"/>
        </w:rPr>
        <w:t xml:space="preserve">will </w:t>
      </w:r>
      <w:r w:rsidR="008B4375" w:rsidRPr="002664DF">
        <w:rPr>
          <w:rFonts w:ascii="Times New Roman" w:hAnsi="Times New Roman" w:cs="Times New Roman"/>
        </w:rPr>
        <w:t>be modeled using two-level mixed effects logistic regressions for each CCAPS subscale</w:t>
      </w:r>
      <w:r w:rsidR="009A3757">
        <w:rPr>
          <w:rFonts w:ascii="Times New Roman" w:hAnsi="Times New Roman" w:cs="Times New Roman"/>
        </w:rPr>
        <w:t>, with</w:t>
      </w:r>
      <w:r w:rsidR="00FF2893">
        <w:rPr>
          <w:rFonts w:ascii="Times New Roman" w:hAnsi="Times New Roman" w:cs="Times New Roman"/>
        </w:rPr>
        <w:t xml:space="preserve"> clients nested </w:t>
      </w:r>
      <w:r w:rsidR="00930B3E">
        <w:rPr>
          <w:rFonts w:ascii="Times New Roman" w:hAnsi="Times New Roman" w:cs="Times New Roman"/>
        </w:rPr>
        <w:t>within counseling centers</w:t>
      </w:r>
      <w:r w:rsidR="008B4375" w:rsidRPr="002664DF">
        <w:rPr>
          <w:rFonts w:ascii="Times New Roman" w:hAnsi="Times New Roman" w:cs="Times New Roman"/>
        </w:rPr>
        <w:t xml:space="preserve">. </w:t>
      </w:r>
      <w:r w:rsidR="00930B3E">
        <w:rPr>
          <w:rFonts w:ascii="Times New Roman" w:hAnsi="Times New Roman" w:cs="Times New Roman"/>
        </w:rPr>
        <w:t>The model</w:t>
      </w:r>
      <w:r w:rsidR="00F92A6C">
        <w:rPr>
          <w:rFonts w:ascii="Times New Roman" w:hAnsi="Times New Roman" w:cs="Times New Roman"/>
        </w:rPr>
        <w:t>s</w:t>
      </w:r>
      <w:r w:rsidR="00930B3E">
        <w:rPr>
          <w:rFonts w:ascii="Times New Roman" w:hAnsi="Times New Roman" w:cs="Times New Roman"/>
        </w:rPr>
        <w:t xml:space="preserve"> will include </w:t>
      </w:r>
      <w:r w:rsidR="00F92A6C">
        <w:rPr>
          <w:rFonts w:ascii="Times New Roman" w:hAnsi="Times New Roman" w:cs="Times New Roman"/>
        </w:rPr>
        <w:t>the</w:t>
      </w:r>
      <w:r w:rsidR="00725DCA">
        <w:rPr>
          <w:rFonts w:ascii="Times New Roman" w:hAnsi="Times New Roman" w:cs="Times New Roman"/>
        </w:rPr>
        <w:t xml:space="preserve"> dichotomous </w:t>
      </w:r>
      <w:r w:rsidR="00F92A6C">
        <w:rPr>
          <w:rFonts w:ascii="Times New Roman" w:hAnsi="Times New Roman" w:cs="Times New Roman"/>
        </w:rPr>
        <w:t xml:space="preserve">feedback variable, testing whether rates of deterioration differed </w:t>
      </w:r>
      <w:r w:rsidR="00A25C9B">
        <w:rPr>
          <w:rFonts w:ascii="Times New Roman" w:hAnsi="Times New Roman" w:cs="Times New Roman"/>
        </w:rPr>
        <w:t>by feedback</w:t>
      </w:r>
      <w:r w:rsidR="00F92A6C">
        <w:rPr>
          <w:rFonts w:ascii="Times New Roman" w:hAnsi="Times New Roman" w:cs="Times New Roman"/>
        </w:rPr>
        <w:t xml:space="preserve"> condition</w:t>
      </w:r>
      <w:r w:rsidR="00725DCA">
        <w:rPr>
          <w:rFonts w:ascii="Times New Roman" w:hAnsi="Times New Roman" w:cs="Times New Roman"/>
        </w:rPr>
        <w:t xml:space="preserve">. </w:t>
      </w:r>
      <w:r w:rsidR="00EA2BD4">
        <w:rPr>
          <w:rFonts w:ascii="Times New Roman" w:hAnsi="Times New Roman" w:cs="Times New Roman"/>
        </w:rPr>
        <w:t xml:space="preserve">Additionally, random </w:t>
      </w:r>
      <w:r w:rsidR="00FF1A88">
        <w:rPr>
          <w:rFonts w:ascii="Times New Roman" w:hAnsi="Times New Roman" w:cs="Times New Roman"/>
        </w:rPr>
        <w:t xml:space="preserve">effects for the </w:t>
      </w:r>
      <w:r w:rsidR="00EA2BD4">
        <w:rPr>
          <w:rFonts w:ascii="Times New Roman" w:hAnsi="Times New Roman" w:cs="Times New Roman"/>
        </w:rPr>
        <w:t>intercept and</w:t>
      </w:r>
      <w:r w:rsidR="000660C3">
        <w:rPr>
          <w:rFonts w:ascii="Times New Roman" w:hAnsi="Times New Roman" w:cs="Times New Roman"/>
        </w:rPr>
        <w:t xml:space="preserve"> feedback variable will be </w:t>
      </w:r>
      <w:r w:rsidR="00FF1A88">
        <w:rPr>
          <w:rFonts w:ascii="Times New Roman" w:hAnsi="Times New Roman" w:cs="Times New Roman"/>
        </w:rPr>
        <w:t xml:space="preserve">included to test whether centers differ in their rate of deterioration and if </w:t>
      </w:r>
      <w:r w:rsidR="007E18F7">
        <w:rPr>
          <w:rFonts w:ascii="Times New Roman" w:hAnsi="Times New Roman" w:cs="Times New Roman"/>
        </w:rPr>
        <w:t xml:space="preserve">the effect of feedback </w:t>
      </w:r>
      <w:ins w:id="46" w:author="Rebecca Janis" w:date="2020-05-27T19:41:00Z">
        <w:r w:rsidR="00AF70C9">
          <w:rPr>
            <w:rFonts w:ascii="Times New Roman" w:hAnsi="Times New Roman" w:cs="Times New Roman"/>
          </w:rPr>
          <w:t>on deteriora</w:t>
        </w:r>
      </w:ins>
      <w:ins w:id="47" w:author="Rebecca Janis" w:date="2020-05-27T19:42:00Z">
        <w:r w:rsidR="00AF70C9">
          <w:rPr>
            <w:rFonts w:ascii="Times New Roman" w:hAnsi="Times New Roman" w:cs="Times New Roman"/>
          </w:rPr>
          <w:t xml:space="preserve">tion </w:t>
        </w:r>
      </w:ins>
      <w:r w:rsidR="007E18F7">
        <w:rPr>
          <w:rFonts w:ascii="Times New Roman" w:hAnsi="Times New Roman" w:cs="Times New Roman"/>
        </w:rPr>
        <w:t xml:space="preserve">differed by center. </w:t>
      </w:r>
      <w:r w:rsidR="00F92A6C">
        <w:rPr>
          <w:rFonts w:ascii="Times New Roman" w:hAnsi="Times New Roman" w:cs="Times New Roman"/>
        </w:rPr>
        <w:t xml:space="preserve">The general model equation implemented across all subscales is presented here: </w:t>
      </w:r>
    </w:p>
    <w:p w14:paraId="4519C0B3" w14:textId="391B6E8E" w:rsidR="00F92A6C" w:rsidRPr="003E6F01" w:rsidRDefault="00F92A6C" w:rsidP="00F92A6C">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Deterioration</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593997E2" w14:textId="3018A820" w:rsidR="00976E5F" w:rsidRPr="00976E5F" w:rsidRDefault="00976E5F" w:rsidP="00F92A6C">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27C549A4" w14:textId="0FE4620C" w:rsidR="00976E5F" w:rsidRPr="00B9767F" w:rsidRDefault="00976E5F"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35C86D15" w14:textId="4A25057E" w:rsidR="00F92A6C" w:rsidRPr="002664DF" w:rsidRDefault="00976E5F" w:rsidP="00737067">
      <w:pPr>
        <w:spacing w:line="480" w:lineRule="auto"/>
        <w:ind w:firstLine="0"/>
        <w:rPr>
          <w:rFonts w:ascii="Times New Roman" w:hAnsi="Times New Roman" w:cs="Times New Roman"/>
        </w:rPr>
      </w:pPr>
      <w:r>
        <w:rPr>
          <w:rFonts w:ascii="Times New Roman" w:hAnsi="Times New Roman" w:cs="Times New Roman"/>
        </w:rPr>
        <w:t xml:space="preserve">where </w:t>
      </w:r>
      <w:r w:rsidR="00810575">
        <w:rPr>
          <w:rFonts w:ascii="Times New Roman" w:hAnsi="Times New Roman" w:cs="Times New Roman"/>
        </w:rPr>
        <w:t xml:space="preserve">the </w:t>
      </w:r>
      <w:r w:rsidR="00623745" w:rsidRPr="00623745">
        <w:rPr>
          <w:rFonts w:ascii="Times New Roman" w:hAnsi="Times New Roman" w:cs="Times New Roman"/>
        </w:rPr>
        <w:t xml:space="preserve">overall </w:t>
      </w:r>
      <w:r w:rsidRPr="00623745">
        <w:rPr>
          <w:rFonts w:ascii="Times New Roman" w:hAnsi="Times New Roman" w:cs="Times New Roman"/>
        </w:rPr>
        <w:t xml:space="preserve">effect of feedback </w:t>
      </w:r>
      <w:r w:rsidR="00810575">
        <w:rPr>
          <w:rFonts w:ascii="Times New Roman" w:hAnsi="Times New Roman" w:cs="Times New Roman"/>
        </w:rPr>
        <w:t xml:space="preserve">on deterioration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00623745"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00623745" w:rsidRPr="00623745">
        <w:rPr>
          <w:rFonts w:ascii="Times New Roman" w:eastAsiaTheme="minorEastAsia" w:hAnsi="Times New Roman" w:cs="Times New Roman"/>
        </w:rPr>
        <w:t xml:space="preserve"> represents center specific variance </w:t>
      </w:r>
      <w:r w:rsidR="00995CE6">
        <w:rPr>
          <w:rFonts w:ascii="Times New Roman" w:eastAsiaTheme="minorEastAsia" w:hAnsi="Times New Roman" w:cs="Times New Roman"/>
        </w:rPr>
        <w:t>for</w:t>
      </w:r>
      <w:r w:rsidR="00623745" w:rsidRPr="00623745">
        <w:rPr>
          <w:rFonts w:ascii="Times New Roman" w:eastAsiaTheme="minorEastAsia" w:hAnsi="Times New Roman" w:cs="Times New Roman"/>
        </w:rPr>
        <w:t xml:space="preserve"> that effect.</w:t>
      </w:r>
      <w:r w:rsidR="00623745">
        <w:rPr>
          <w:rFonts w:ascii="Times New Roman" w:eastAsiaTheme="minorEastAsia" w:hAnsi="Times New Roman" w:cs="Times New Roman"/>
        </w:rPr>
        <w:t xml:space="preserve"> </w:t>
      </w:r>
      <w:r w:rsidR="00F92A6C" w:rsidRPr="002664DF">
        <w:rPr>
          <w:rFonts w:ascii="Times New Roman" w:hAnsi="Times New Roman" w:cs="Times New Roman"/>
        </w:rPr>
        <w:t>As feedback is specifically targeted at reducing deterioration in clients at risk for negative outcomes, it is hypothesized that clients in the feedback condition will be less likely to deteriorate</w:t>
      </w:r>
      <w:r w:rsidR="00810575">
        <w:rPr>
          <w:rFonts w:ascii="Times New Roman" w:hAnsi="Times New Roman" w:cs="Times New Roman"/>
        </w:rPr>
        <w:t xml:space="preserve"> than clients in the no feedback condition</w:t>
      </w:r>
      <w:r w:rsidR="00F92A6C" w:rsidRPr="002664DF">
        <w:rPr>
          <w:rFonts w:ascii="Times New Roman" w:hAnsi="Times New Roman" w:cs="Times New Roman"/>
        </w:rPr>
        <w:t>.</w:t>
      </w:r>
      <w:r w:rsidR="00F92A6C">
        <w:rPr>
          <w:rFonts w:ascii="Times New Roman" w:hAnsi="Times New Roman" w:cs="Times New Roman"/>
        </w:rPr>
        <w:t xml:space="preserve"> </w:t>
      </w:r>
      <w:r w:rsidR="00F92A6C" w:rsidRPr="002664DF">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ins w:id="48" w:author="Rebecca Janis" w:date="2020-05-27T19:42:00Z">
        <w:r w:rsidR="00AF70C9">
          <w:rPr>
            <w:rFonts w:ascii="Times New Roman" w:hAnsi="Times New Roman" w:cs="Times New Roman"/>
          </w:rPr>
          <w:t xml:space="preserve"> variable</w:t>
        </w:r>
      </w:ins>
      <w:r w:rsidR="00B22538">
        <w:rPr>
          <w:rFonts w:ascii="Times New Roman" w:hAnsi="Times New Roman" w:cs="Times New Roman"/>
        </w:rPr>
        <w:t>.</w:t>
      </w:r>
    </w:p>
    <w:p w14:paraId="66E7436D" w14:textId="63DF7621" w:rsidR="00810575" w:rsidRDefault="00CC3D1B" w:rsidP="00013624">
      <w:pPr>
        <w:spacing w:line="480" w:lineRule="auto"/>
        <w:rPr>
          <w:rFonts w:ascii="Times New Roman" w:hAnsi="Times New Roman" w:cs="Times New Roman"/>
        </w:rPr>
      </w:pPr>
      <w:r>
        <w:rPr>
          <w:rFonts w:ascii="Times New Roman" w:hAnsi="Times New Roman" w:cs="Times New Roman"/>
          <w:b/>
        </w:rPr>
        <w:t xml:space="preserve">Pre to post change. </w:t>
      </w:r>
      <w:r w:rsidR="00C97D3A" w:rsidRPr="0090498C">
        <w:rPr>
          <w:rFonts w:ascii="Times New Roman" w:hAnsi="Times New Roman" w:cs="Times New Roman"/>
        </w:rPr>
        <w:t>Second</w:t>
      </w:r>
      <w:r w:rsidR="008B4375" w:rsidRPr="0090498C">
        <w:rPr>
          <w:rFonts w:ascii="Times New Roman" w:hAnsi="Times New Roman" w:cs="Times New Roman"/>
        </w:rPr>
        <w:t>, pre to post change will be compared</w:t>
      </w:r>
      <w:r w:rsidR="00A25C9B">
        <w:rPr>
          <w:rFonts w:ascii="Times New Roman" w:hAnsi="Times New Roman" w:cs="Times New Roman"/>
        </w:rPr>
        <w:t xml:space="preserve"> across the two conditions</w:t>
      </w:r>
      <w:r w:rsidR="008B4375" w:rsidRPr="0090498C">
        <w:rPr>
          <w:rFonts w:ascii="Times New Roman" w:hAnsi="Times New Roman" w:cs="Times New Roman"/>
        </w:rPr>
        <w:t xml:space="preserve">. </w:t>
      </w:r>
      <w:del w:id="49" w:author="Rebecca Janis" w:date="2020-05-27T19:42:00Z">
        <w:r w:rsidR="00F42FC5" w:rsidDel="009E75AB">
          <w:rPr>
            <w:rFonts w:ascii="Times New Roman" w:hAnsi="Times New Roman" w:cs="Times New Roman"/>
          </w:rPr>
          <w:delText>Similar to the deterioration analyses above, change</w:delText>
        </w:r>
      </w:del>
      <w:ins w:id="50" w:author="Rebecca Janis" w:date="2020-05-27T19:42:00Z">
        <w:r w:rsidR="009E75AB">
          <w:rPr>
            <w:rFonts w:ascii="Times New Roman" w:hAnsi="Times New Roman" w:cs="Times New Roman"/>
          </w:rPr>
          <w:t>Change</w:t>
        </w:r>
      </w:ins>
      <w:r w:rsidR="00F42FC5">
        <w:rPr>
          <w:rFonts w:ascii="Times New Roman" w:hAnsi="Times New Roman" w:cs="Times New Roman"/>
        </w:rPr>
        <w:t xml:space="preserve"> scores will be calculated </w:t>
      </w:r>
      <w:r w:rsidR="00CE229A">
        <w:rPr>
          <w:rFonts w:ascii="Times New Roman" w:hAnsi="Times New Roman" w:cs="Times New Roman"/>
        </w:rPr>
        <w:t xml:space="preserve">from each client’s first and last CCAPS </w:t>
      </w:r>
      <w:r w:rsidR="00CE229A">
        <w:rPr>
          <w:rFonts w:ascii="Times New Roman" w:hAnsi="Times New Roman" w:cs="Times New Roman"/>
        </w:rPr>
        <w:lastRenderedPageBreak/>
        <w:t xml:space="preserve">administration. </w:t>
      </w:r>
      <w:r w:rsidR="00F42FC5">
        <w:rPr>
          <w:rFonts w:ascii="Times New Roman" w:hAnsi="Times New Roman" w:cs="Times New Roman"/>
        </w:rPr>
        <w:t>Analyses of pre to post change</w:t>
      </w:r>
      <w:r w:rsidR="008B4375" w:rsidRPr="0090498C">
        <w:rPr>
          <w:rFonts w:ascii="Times New Roman" w:hAnsi="Times New Roman" w:cs="Times New Roman"/>
        </w:rPr>
        <w:t xml:space="preserve"> </w:t>
      </w:r>
      <w:r w:rsidR="00C97D3A" w:rsidRPr="0090498C">
        <w:rPr>
          <w:rFonts w:ascii="Times New Roman" w:hAnsi="Times New Roman" w:cs="Times New Roman"/>
        </w:rPr>
        <w:t xml:space="preserve">will be modeled using two-level </w:t>
      </w:r>
      <w:r w:rsidR="00A374F1">
        <w:rPr>
          <w:rFonts w:ascii="Times New Roman" w:hAnsi="Times New Roman" w:cs="Times New Roman"/>
        </w:rPr>
        <w:t xml:space="preserve">linear </w:t>
      </w:r>
      <w:r w:rsidR="00C97D3A" w:rsidRPr="0090498C">
        <w:rPr>
          <w:rFonts w:ascii="Times New Roman" w:hAnsi="Times New Roman" w:cs="Times New Roman"/>
        </w:rPr>
        <w:t>mixed effects model</w:t>
      </w:r>
      <w:r w:rsidR="00FF2893">
        <w:rPr>
          <w:rFonts w:ascii="Times New Roman" w:hAnsi="Times New Roman" w:cs="Times New Roman"/>
        </w:rPr>
        <w:t>s</w:t>
      </w:r>
      <w:r w:rsidR="008D6BD7">
        <w:rPr>
          <w:rFonts w:ascii="Times New Roman" w:hAnsi="Times New Roman" w:cs="Times New Roman"/>
        </w:rPr>
        <w:t>, again with clients nested within centers</w:t>
      </w:r>
      <w:r w:rsidR="00C97D3A" w:rsidRPr="0090498C">
        <w:rPr>
          <w:rFonts w:ascii="Times New Roman" w:hAnsi="Times New Roman" w:cs="Times New Roman"/>
        </w:rPr>
        <w:t xml:space="preserve">. </w:t>
      </w:r>
      <w:r w:rsidR="00930B3E">
        <w:rPr>
          <w:rFonts w:ascii="Times New Roman" w:hAnsi="Times New Roman" w:cs="Times New Roman"/>
        </w:rPr>
        <w:t xml:space="preserve">Similar to the previous model, </w:t>
      </w:r>
      <w:r w:rsidR="003B01D6">
        <w:rPr>
          <w:rFonts w:ascii="Times New Roman" w:hAnsi="Times New Roman" w:cs="Times New Roman"/>
        </w:rPr>
        <w:t>this</w:t>
      </w:r>
      <w:r w:rsidR="00930B3E">
        <w:rPr>
          <w:rFonts w:ascii="Times New Roman" w:hAnsi="Times New Roman" w:cs="Times New Roman"/>
        </w:rPr>
        <w:t xml:space="preserve"> will include fixed and random effects for the intercept and feedback condition. </w:t>
      </w:r>
      <w:r w:rsidR="00307F7C">
        <w:rPr>
          <w:rFonts w:ascii="Times New Roman" w:hAnsi="Times New Roman" w:cs="Times New Roman"/>
        </w:rPr>
        <w:t xml:space="preserve">While the analysis of deterioration captures only feedback’s effect on negative treatment outcomes, this analyses tests whether feedback resulted in more </w:t>
      </w:r>
      <w:ins w:id="51" w:author="Rebecca Janis" w:date="2020-05-27T19:42:00Z">
        <w:r w:rsidR="009956C9">
          <w:rPr>
            <w:rFonts w:ascii="Times New Roman" w:hAnsi="Times New Roman" w:cs="Times New Roman"/>
          </w:rPr>
          <w:t xml:space="preserve">positive </w:t>
        </w:r>
      </w:ins>
      <w:r w:rsidR="0083234D">
        <w:rPr>
          <w:rFonts w:ascii="Times New Roman" w:hAnsi="Times New Roman" w:cs="Times New Roman"/>
        </w:rPr>
        <w:t>client</w:t>
      </w:r>
      <w:r w:rsidR="00307F7C">
        <w:rPr>
          <w:rFonts w:ascii="Times New Roman" w:hAnsi="Times New Roman" w:cs="Times New Roman"/>
        </w:rPr>
        <w:t xml:space="preserve"> change. </w:t>
      </w:r>
      <w:r w:rsidR="00810575">
        <w:rPr>
          <w:rFonts w:ascii="Times New Roman" w:hAnsi="Times New Roman" w:cs="Times New Roman"/>
        </w:rPr>
        <w:t>The general model equation implemented across all subscales is presented here:</w:t>
      </w:r>
    </w:p>
    <w:p w14:paraId="4775662E" w14:textId="0EAF944D" w:rsidR="00810575" w:rsidRPr="003E6F01" w:rsidRDefault="00810575" w:rsidP="00810575">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Change</m:t>
              </m:r>
            </m:e>
            <m:sub>
              <m:r>
                <w:rPr>
                  <w:rFonts w:ascii="Cambria Math" w:hAnsi="Cambria Math" w:cs="Times New Roman"/>
                </w:rPr>
                <m: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 e</m:t>
              </m:r>
            </m:e>
            <m:sub>
              <m:r>
                <w:rPr>
                  <w:rFonts w:ascii="Cambria Math" w:hAnsi="Cambria Math" w:cs="Times New Roman"/>
                </w:rPr>
                <m:t>ij</m:t>
              </m:r>
            </m:sub>
          </m:sSub>
        </m:oMath>
      </m:oMathPara>
    </w:p>
    <w:p w14:paraId="7DDDDBD5" w14:textId="77777777" w:rsidR="00810575" w:rsidRPr="00976E5F" w:rsidRDefault="00810575" w:rsidP="00810575">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0j</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00</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0j</m:t>
              </m:r>
            </m:sub>
          </m:sSub>
        </m:oMath>
      </m:oMathPara>
    </w:p>
    <w:p w14:paraId="43477483" w14:textId="77777777" w:rsidR="00810575" w:rsidRPr="00B9767F" w:rsidRDefault="00810575" w:rsidP="00810575">
      <w:pPr>
        <w:pStyle w:val="NoSpacing"/>
        <w:spacing w:line="480" w:lineRule="auto"/>
        <w:ind w:left="720"/>
        <w:rPr>
          <w:rFonts w:ascii="Times New Roman" w:eastAsiaTheme="minorEastAsia" w:hAnsi="Times New Roman" w:cs="Times New Roman"/>
        </w:rPr>
      </w:pPr>
      <w:r>
        <w:rPr>
          <w:rFonts w:ascii="Times New Roman" w:eastAsiaTheme="minorEastAsia" w:hAnsi="Times New Roman" w:cs="Times New Roman"/>
        </w:rPr>
        <w:tab/>
      </w:r>
      <w:r>
        <w:rPr>
          <w:rFonts w:ascii="Times New Roman" w:eastAsiaTheme="minorEastAsia"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1j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p>
    <w:p w14:paraId="1C40D944" w14:textId="33D2EB65" w:rsidR="00EE0E42" w:rsidRDefault="00810575" w:rsidP="00737067">
      <w:pPr>
        <w:spacing w:line="480" w:lineRule="auto"/>
        <w:ind w:firstLine="0"/>
        <w:rPr>
          <w:rFonts w:ascii="Times New Roman" w:hAnsi="Times New Roman" w:cs="Times New Roman"/>
        </w:rPr>
      </w:pPr>
      <w:r>
        <w:rPr>
          <w:rFonts w:ascii="Times New Roman" w:hAnsi="Times New Roman" w:cs="Times New Roman"/>
        </w:rPr>
        <w:t xml:space="preserve">where the </w:t>
      </w:r>
      <w:r w:rsidRPr="00623745">
        <w:rPr>
          <w:rFonts w:ascii="Times New Roman" w:hAnsi="Times New Roman" w:cs="Times New Roman"/>
        </w:rPr>
        <w:t xml:space="preserve">overall effect of feedback </w:t>
      </w:r>
      <w:r>
        <w:rPr>
          <w:rFonts w:ascii="Times New Roman" w:hAnsi="Times New Roman" w:cs="Times New Roman"/>
        </w:rPr>
        <w:t xml:space="preserve">on pre to post change </w:t>
      </w:r>
      <w:r w:rsidRPr="00623745">
        <w:rPr>
          <w:rFonts w:ascii="Times New Roman" w:hAnsi="Times New Roman" w:cs="Times New Roman"/>
        </w:rPr>
        <w:t xml:space="preserve">is represented by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10</m:t>
            </m:r>
          </m:sub>
        </m:sSub>
      </m:oMath>
      <w:r w:rsidRPr="00623745">
        <w:rPr>
          <w:rFonts w:ascii="Times New Roman" w:eastAsiaTheme="minorEastAsia" w:hAnsi="Times New Roman" w:cs="Times New Roman"/>
        </w:rPr>
        <w:t xml:space="preserve">, while </w:t>
      </w:r>
      <m:oMath>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1j</m:t>
            </m:r>
          </m:sub>
        </m:sSub>
      </m:oMath>
      <w:r w:rsidRPr="00623745">
        <w:rPr>
          <w:rFonts w:ascii="Times New Roman" w:eastAsiaTheme="minorEastAsia" w:hAnsi="Times New Roman" w:cs="Times New Roman"/>
        </w:rPr>
        <w:t xml:space="preserve"> represents center specific variance around that effect</w:t>
      </w:r>
      <w:r>
        <w:rPr>
          <w:rFonts w:ascii="Times New Roman" w:eastAsiaTheme="minorEastAsia" w:hAnsi="Times New Roman" w:cs="Times New Roman"/>
        </w:rPr>
        <w:t>.</w:t>
      </w:r>
      <w:r>
        <w:rPr>
          <w:rFonts w:ascii="Times New Roman" w:hAnsi="Times New Roman" w:cs="Times New Roman"/>
        </w:rPr>
        <w:t xml:space="preserve"> </w:t>
      </w:r>
      <w:r w:rsidR="0090498C">
        <w:rPr>
          <w:rFonts w:ascii="Times New Roman" w:hAnsi="Times New Roman" w:cs="Times New Roman"/>
        </w:rPr>
        <w:t>It is hypothesized that clients seen in the feedback condition will experience more change</w:t>
      </w:r>
      <w:r>
        <w:rPr>
          <w:rFonts w:ascii="Times New Roman" w:hAnsi="Times New Roman" w:cs="Times New Roman"/>
        </w:rPr>
        <w:t xml:space="preserve"> than clients in the no feedback condition</w:t>
      </w:r>
      <w:r w:rsidR="0090498C">
        <w:rPr>
          <w:rFonts w:ascii="Times New Roman" w:hAnsi="Times New Roman" w:cs="Times New Roman"/>
        </w:rPr>
        <w:t xml:space="preserve">. </w:t>
      </w:r>
      <w:r w:rsidR="00B22538">
        <w:rPr>
          <w:rFonts w:ascii="Times New Roman" w:hAnsi="Times New Roman" w:cs="Times New Roman"/>
        </w:rPr>
        <w:t>Moderating effects will be tested by interacting each moderator with feedback condition.</w:t>
      </w:r>
    </w:p>
    <w:p w14:paraId="163DA25E" w14:textId="747D2BD1" w:rsidR="00946C96" w:rsidRDefault="00CC3D1B" w:rsidP="0063259D">
      <w:pPr>
        <w:spacing w:line="480" w:lineRule="auto"/>
        <w:rPr>
          <w:rFonts w:ascii="Times New Roman" w:hAnsi="Times New Roman" w:cs="Times New Roman"/>
        </w:rPr>
      </w:pPr>
      <w:r>
        <w:rPr>
          <w:rFonts w:ascii="Times New Roman" w:hAnsi="Times New Roman" w:cs="Times New Roman"/>
          <w:b/>
        </w:rPr>
        <w:t xml:space="preserve">Rate of change. </w:t>
      </w:r>
      <w:r w:rsidR="003B01D6">
        <w:rPr>
          <w:rFonts w:ascii="Times New Roman" w:hAnsi="Times New Roman" w:cs="Times New Roman"/>
        </w:rPr>
        <w:t>As the third type outcome</w:t>
      </w:r>
      <w:r w:rsidR="00946C96" w:rsidRPr="0090498C">
        <w:rPr>
          <w:rFonts w:ascii="Times New Roman" w:hAnsi="Times New Roman" w:cs="Times New Roman"/>
        </w:rPr>
        <w:t xml:space="preserve">, clients’ rate of change will be compared across feedback conditions to test whether clients’ </w:t>
      </w:r>
      <w:r w:rsidR="00515861">
        <w:rPr>
          <w:rFonts w:ascii="Times New Roman" w:hAnsi="Times New Roman" w:cs="Times New Roman"/>
        </w:rPr>
        <w:t>CCAPS scores</w:t>
      </w:r>
      <w:r w:rsidR="00946C96" w:rsidRPr="0090498C">
        <w:rPr>
          <w:rFonts w:ascii="Times New Roman" w:hAnsi="Times New Roman" w:cs="Times New Roman"/>
        </w:rPr>
        <w:t xml:space="preserve"> improve</w:t>
      </w:r>
      <w:r w:rsidR="008D6BD7">
        <w:rPr>
          <w:rFonts w:ascii="Times New Roman" w:hAnsi="Times New Roman" w:cs="Times New Roman"/>
        </w:rPr>
        <w:t>d</w:t>
      </w:r>
      <w:r w:rsidR="00946C96" w:rsidRPr="0090498C">
        <w:rPr>
          <w:rFonts w:ascii="Times New Roman" w:hAnsi="Times New Roman" w:cs="Times New Roman"/>
        </w:rPr>
        <w:t xml:space="preserve"> more quickly in the feedback condition. This will be modeled with a three</w:t>
      </w:r>
      <w:r w:rsidR="00C97D3A" w:rsidRPr="0090498C">
        <w:rPr>
          <w:rFonts w:ascii="Times New Roman" w:hAnsi="Times New Roman" w:cs="Times New Roman"/>
        </w:rPr>
        <w:t>-</w:t>
      </w:r>
      <w:r w:rsidR="00946C96" w:rsidRPr="0090498C">
        <w:rPr>
          <w:rFonts w:ascii="Times New Roman" w:hAnsi="Times New Roman" w:cs="Times New Roman"/>
        </w:rPr>
        <w:t xml:space="preserve">level </w:t>
      </w:r>
      <w:r w:rsidR="007E4559">
        <w:rPr>
          <w:rFonts w:ascii="Times New Roman" w:hAnsi="Times New Roman" w:cs="Times New Roman"/>
        </w:rPr>
        <w:t xml:space="preserve">linear </w:t>
      </w:r>
      <w:r w:rsidR="00946C96" w:rsidRPr="0090498C">
        <w:rPr>
          <w:rFonts w:ascii="Times New Roman" w:hAnsi="Times New Roman" w:cs="Times New Roman"/>
        </w:rPr>
        <w:t xml:space="preserve">mixed effects model, with sessions nested within clients nested within centers. </w:t>
      </w:r>
      <w:r w:rsidR="00596989">
        <w:rPr>
          <w:rFonts w:ascii="Times New Roman" w:hAnsi="Times New Roman" w:cs="Times New Roman"/>
        </w:rPr>
        <w:t>The model will include</w:t>
      </w:r>
      <w:r w:rsidR="00C97E2D">
        <w:rPr>
          <w:rFonts w:ascii="Times New Roman" w:hAnsi="Times New Roman" w:cs="Times New Roman"/>
        </w:rPr>
        <w:t xml:space="preserve"> </w:t>
      </w:r>
      <w:r w:rsidR="00E662CC">
        <w:rPr>
          <w:rFonts w:ascii="Times New Roman" w:hAnsi="Times New Roman" w:cs="Times New Roman"/>
        </w:rPr>
        <w:t xml:space="preserve">fixed and random </w:t>
      </w:r>
      <w:r w:rsidR="00596989">
        <w:rPr>
          <w:rFonts w:ascii="Times New Roman" w:hAnsi="Times New Roman" w:cs="Times New Roman"/>
        </w:rPr>
        <w:t xml:space="preserve">effects for the intercept, </w:t>
      </w:r>
      <w:r w:rsidR="00AF0338">
        <w:rPr>
          <w:rFonts w:ascii="Times New Roman" w:hAnsi="Times New Roman" w:cs="Times New Roman"/>
        </w:rPr>
        <w:t>which represents a</w:t>
      </w:r>
      <w:r w:rsidR="00596989">
        <w:rPr>
          <w:rFonts w:ascii="Times New Roman" w:hAnsi="Times New Roman" w:cs="Times New Roman"/>
        </w:rPr>
        <w:t xml:space="preserve"> client’s baseline score,</w:t>
      </w:r>
      <w:r w:rsidR="00AF0338">
        <w:rPr>
          <w:rFonts w:ascii="Times New Roman" w:hAnsi="Times New Roman" w:cs="Times New Roman"/>
        </w:rPr>
        <w:t xml:space="preserve"> and fixed and random effects for</w:t>
      </w:r>
      <w:r w:rsidR="00596989">
        <w:rPr>
          <w:rFonts w:ascii="Times New Roman" w:hAnsi="Times New Roman" w:cs="Times New Roman"/>
        </w:rPr>
        <w:t xml:space="preserve"> </w:t>
      </w:r>
      <w:r w:rsidR="00C97E2D">
        <w:rPr>
          <w:rFonts w:ascii="Times New Roman" w:hAnsi="Times New Roman" w:cs="Times New Roman"/>
        </w:rPr>
        <w:t xml:space="preserve">session number, representing </w:t>
      </w:r>
      <w:r w:rsidR="007820AD">
        <w:rPr>
          <w:rFonts w:ascii="Times New Roman" w:hAnsi="Times New Roman" w:cs="Times New Roman"/>
        </w:rPr>
        <w:t>the rate of change during treatment</w:t>
      </w:r>
      <w:r w:rsidR="00AF0338">
        <w:rPr>
          <w:rFonts w:ascii="Times New Roman" w:hAnsi="Times New Roman" w:cs="Times New Roman"/>
        </w:rPr>
        <w:t>.</w:t>
      </w:r>
      <w:r w:rsidR="007820AD">
        <w:rPr>
          <w:rFonts w:ascii="Times New Roman" w:hAnsi="Times New Roman" w:cs="Times New Roman"/>
        </w:rPr>
        <w:t xml:space="preserve"> </w:t>
      </w:r>
      <w:r w:rsidR="00AF0338">
        <w:rPr>
          <w:rFonts w:ascii="Times New Roman" w:hAnsi="Times New Roman" w:cs="Times New Roman"/>
        </w:rPr>
        <w:t>Additionally, fixed and random effects for the</w:t>
      </w:r>
      <w:r w:rsidR="007820AD">
        <w:rPr>
          <w:rFonts w:ascii="Times New Roman" w:hAnsi="Times New Roman" w:cs="Times New Roman"/>
        </w:rPr>
        <w:t xml:space="preserve"> interaction between session number and feedback </w:t>
      </w:r>
      <w:r w:rsidR="00AF0338">
        <w:rPr>
          <w:rFonts w:ascii="Times New Roman" w:hAnsi="Times New Roman" w:cs="Times New Roman"/>
        </w:rPr>
        <w:t>will be included at the center level</w:t>
      </w:r>
      <w:r w:rsidR="00E662CC">
        <w:rPr>
          <w:rFonts w:ascii="Times New Roman" w:hAnsi="Times New Roman" w:cs="Times New Roman"/>
        </w:rPr>
        <w:t xml:space="preserve">, </w:t>
      </w:r>
      <w:r w:rsidR="00AF0338">
        <w:rPr>
          <w:rFonts w:ascii="Times New Roman" w:hAnsi="Times New Roman" w:cs="Times New Roman"/>
        </w:rPr>
        <w:t>capturing</w:t>
      </w:r>
      <w:r w:rsidR="00E662CC">
        <w:rPr>
          <w:rFonts w:ascii="Times New Roman" w:hAnsi="Times New Roman" w:cs="Times New Roman"/>
        </w:rPr>
        <w:t xml:space="preserve"> the effect of feedback on </w:t>
      </w:r>
      <w:r w:rsidR="00AF0338">
        <w:rPr>
          <w:rFonts w:ascii="Times New Roman" w:hAnsi="Times New Roman" w:cs="Times New Roman"/>
        </w:rPr>
        <w:t>rate of change</w:t>
      </w:r>
      <w:r w:rsidR="00E662CC">
        <w:rPr>
          <w:rFonts w:ascii="Times New Roman" w:hAnsi="Times New Roman" w:cs="Times New Roman"/>
        </w:rPr>
        <w:t xml:space="preserve">. </w:t>
      </w:r>
      <w:r w:rsidR="00E27F1A">
        <w:rPr>
          <w:rFonts w:ascii="Times New Roman" w:hAnsi="Times New Roman" w:cs="Times New Roman"/>
        </w:rPr>
        <w:t xml:space="preserve">In order to model the decelerating curve proposed by the </w:t>
      </w:r>
      <w:r w:rsidR="005B224B">
        <w:rPr>
          <w:rFonts w:ascii="Times New Roman" w:hAnsi="Times New Roman" w:cs="Times New Roman"/>
        </w:rPr>
        <w:t>dose effect model of therapy</w:t>
      </w:r>
      <w:r w:rsidR="00106348">
        <w:rPr>
          <w:rFonts w:ascii="Times New Roman" w:hAnsi="Times New Roman" w:cs="Times New Roman"/>
        </w:rPr>
        <w:t xml:space="preserve"> </w:t>
      </w:r>
      <w:r w:rsidR="00E839EB">
        <w:rPr>
          <w:rFonts w:ascii="Times New Roman" w:hAnsi="Times New Roman" w:cs="Times New Roman"/>
        </w:rPr>
        <w:fldChar w:fldCharType="begin" w:fldLock="1"/>
      </w:r>
      <w:r w:rsidR="00C41F6D">
        <w:rPr>
          <w:rFonts w:ascii="Times New Roman" w:hAnsi="Times New Roman" w:cs="Times New Roman"/>
        </w:rPr>
        <w:instrText>ADDIN CSL_CITATION {"citationItems":[{"id":"ITEM-1","itemData":{"DOI":"10.1037/0003-066X.41.2.159","ISBN":"0003-066X\\r1935-990X","ISSN":"0003-066X","PMID":"3516036","abstract":"length of treatment and patient benefit, probit analysis was applied to 15 diverse sets of data frorn our own re- search and from research previously reported in the lit- erature. These data were based on over 2,400 patients, covering a period of over 30 years of research. The probit model resulted in a goodfit to these data, and the results were consistent across the various studies, allowingfor a meta-analytic pooling that provided estimates of the ex- pected benefits of specific \"doses'\" ofpsychotherapy. This analysis indicates that by 8 sessions approximately 50% ofpatients are measurably improved, and approximately 75% are improved by 26 sessions. Further analyses showed differential responsiveness for different diagnostic groups and for different outcome criteria. Implications for re- search and practice are discussed.","author":[{"dropping-particle":"","family":"Howard","given":"Kenneth I","non-dropping-particle":"","parse-names":false,"suffix":""},{"dropping-particle":"","family":"Kopta","given":"S Mark","non-dropping-particle":"","parse-names":false,"suffix":""},{"dropping-particle":"","family":"Krause","given":"Merton S","non-dropping-particle":"","parse-names":false,"suffix":""},{"dropping-particle":"","family":"Orlinsky","given":"David E","non-dropping-particle":"","parse-names":false,"suffix":""}],"container-title":"The American psychologist","id":"ITEM-1","issue":"2","issued":{"date-parts":[["1986"]]},"page":"159-164","title":"The dose-effect relationship in psychotherapy","type":"article-journal","volume":"41"},"uris":["http://www.mendeley.com/documents/?uuid=e4f87c04-4b13-4230-a664-c86150eb2977"]}],"mendeley":{"formattedCitation":"(Howard et al., 1986)","plainTextFormattedCitation":"(Howard et al., 1986)","previouslyFormattedCitation":"(Howard et al., 1986)"},"properties":{"noteIndex":0},"schema":"https://github.com/citation-style-language/schema/raw/master/csl-citation.json"}</w:instrText>
      </w:r>
      <w:r w:rsidR="00E839EB">
        <w:rPr>
          <w:rFonts w:ascii="Times New Roman" w:hAnsi="Times New Roman" w:cs="Times New Roman"/>
        </w:rPr>
        <w:fldChar w:fldCharType="separate"/>
      </w:r>
      <w:r w:rsidR="00E839EB" w:rsidRPr="00E839EB">
        <w:rPr>
          <w:rFonts w:ascii="Times New Roman" w:hAnsi="Times New Roman" w:cs="Times New Roman"/>
          <w:noProof/>
        </w:rPr>
        <w:t>(Howard et al., 1986)</w:t>
      </w:r>
      <w:r w:rsidR="00E839EB">
        <w:rPr>
          <w:rFonts w:ascii="Times New Roman" w:hAnsi="Times New Roman" w:cs="Times New Roman"/>
        </w:rPr>
        <w:fldChar w:fldCharType="end"/>
      </w:r>
      <w:r w:rsidR="00E839EB">
        <w:rPr>
          <w:rFonts w:ascii="Times New Roman" w:hAnsi="Times New Roman" w:cs="Times New Roman"/>
        </w:rPr>
        <w:t xml:space="preserve"> </w:t>
      </w:r>
      <w:r w:rsidR="00106348">
        <w:rPr>
          <w:rFonts w:ascii="Times New Roman" w:hAnsi="Times New Roman" w:cs="Times New Roman"/>
        </w:rPr>
        <w:t xml:space="preserve">and </w:t>
      </w:r>
      <w:ins w:id="52" w:author="Rebecca Janis" w:date="2020-05-27T19:43:00Z">
        <w:r w:rsidR="009956C9">
          <w:rPr>
            <w:rFonts w:ascii="Times New Roman" w:hAnsi="Times New Roman" w:cs="Times New Roman"/>
          </w:rPr>
          <w:t xml:space="preserve">confirmed by </w:t>
        </w:r>
      </w:ins>
      <w:r w:rsidR="00106348">
        <w:rPr>
          <w:rFonts w:ascii="Times New Roman" w:hAnsi="Times New Roman" w:cs="Times New Roman"/>
        </w:rPr>
        <w:t xml:space="preserve">prior research </w:t>
      </w:r>
      <w:del w:id="53" w:author="Rebecca Janis" w:date="2020-05-27T19:44:00Z">
        <w:r w:rsidR="00106348" w:rsidDel="009956C9">
          <w:rPr>
            <w:rFonts w:ascii="Times New Roman" w:hAnsi="Times New Roman" w:cs="Times New Roman"/>
          </w:rPr>
          <w:delText xml:space="preserve">on </w:delText>
        </w:r>
      </w:del>
      <w:ins w:id="54" w:author="Rebecca Janis" w:date="2020-05-27T19:44:00Z">
        <w:r w:rsidR="009956C9">
          <w:rPr>
            <w:rFonts w:ascii="Times New Roman" w:hAnsi="Times New Roman" w:cs="Times New Roman"/>
          </w:rPr>
          <w:t xml:space="preserve">with </w:t>
        </w:r>
      </w:ins>
      <w:r w:rsidR="00106348">
        <w:rPr>
          <w:rFonts w:ascii="Times New Roman" w:hAnsi="Times New Roman" w:cs="Times New Roman"/>
        </w:rPr>
        <w:t xml:space="preserve">the CCAPS </w:t>
      </w:r>
      <w:r w:rsidR="00106348">
        <w:rPr>
          <w:rFonts w:ascii="Times New Roman" w:hAnsi="Times New Roman" w:cs="Times New Roman"/>
        </w:rPr>
        <w:fldChar w:fldCharType="begin" w:fldLock="1"/>
      </w:r>
      <w:r w:rsidR="00106348">
        <w:rPr>
          <w:rFonts w:ascii="Times New Roman" w:hAnsi="Times New Roman" w:cs="Times New Roman"/>
        </w:rPr>
        <w:instrText>ADDIN CSL_CITATION {"citationItems":[{"id":"ITEM-1","itemData":{"DOI":"10.1177/0011000017702721","ISBN":"0011-0000","ISSN":"0011-0000","abstract":"The current study employs an intersectional framework to understand how well counselors are meeting the needs of lesbian, gay, bisexual, queer, questioning (LGBQQ) and religious clients by examining clients' initial anxiety and depression levels and changes in these symptoms through psychotherapy. Data from 12,825 participants from the Center for Collegiate Mental Health 2012-2014 data set were analyzed. Results from hierarchical linear modeling indicate lower baseline anxiety and depression among religious clients and faster rates of change of anxiety symptoms among nonreligious clients. LGBQQ clients presented with higher initial anxiety and depression, but there were no differences in rates of change of anxiety and depression between heterosexual and LGBQQ clients. Significant but minimal interaction effects between religious and sexual identities were found, indicating a need for further research. Counselors are encouraged to be mindful of these disparities in therapy.","author":[{"dropping-particle":"","family":"Lefevor","given":"G. Tyler","non-dropping-particle":"","parse-names":false,"suffix":""},{"dropping-particle":"","family":"Janis","given":"Rebecca A.","non-dropping-particle":"","parse-names":false,"suffix":""},{"dropping-particle":"","family":"Park","given":"So Yeon","non-dropping-particle":"","parse-names":false,"suffix":""}],"container-title":"The Counseling Psychologist","id":"ITEM-1","issue":"3","issued":{"date-parts":[["2017"]]},"page":"387-413","title":"Religious and Sexual Identities: An Intersectional, Longitudinal Examination of Change in Therapy","type":"article-journal","volume":"45"},"uris":["http://www.mendeley.com/documents/?uuid=d171e471-e6ac-4a9d-b940-f5a52a0adf59"]}],"mendeley":{"formattedCitation":"(Lefevor, Janis, &amp; Park, 2017)","plainTextFormattedCitation":"(Lefevor, Janis, &amp; Park, 2017)","previouslyFormattedCitation":"(Lefevor, Janis, &amp; Park, 2017)"},"properties":{"noteIndex":0},"schema":"https://github.com/citation-style-language/schema/raw/master/csl-citation.json"}</w:instrText>
      </w:r>
      <w:r w:rsidR="00106348">
        <w:rPr>
          <w:rFonts w:ascii="Times New Roman" w:hAnsi="Times New Roman" w:cs="Times New Roman"/>
        </w:rPr>
        <w:fldChar w:fldCharType="separate"/>
      </w:r>
      <w:r w:rsidR="00106348" w:rsidRPr="00106348">
        <w:rPr>
          <w:rFonts w:ascii="Times New Roman" w:hAnsi="Times New Roman" w:cs="Times New Roman"/>
          <w:noProof/>
        </w:rPr>
        <w:t>(Lefevor, Janis, &amp; Park, 2017)</w:t>
      </w:r>
      <w:r w:rsidR="00106348">
        <w:rPr>
          <w:rFonts w:ascii="Times New Roman" w:hAnsi="Times New Roman" w:cs="Times New Roman"/>
        </w:rPr>
        <w:fldChar w:fldCharType="end"/>
      </w:r>
      <w:r w:rsidR="00946C96" w:rsidRPr="0090498C">
        <w:rPr>
          <w:rFonts w:ascii="Times New Roman" w:hAnsi="Times New Roman" w:cs="Times New Roman"/>
        </w:rPr>
        <w:t xml:space="preserve">, </w:t>
      </w:r>
      <w:r w:rsidR="00E27F1A">
        <w:rPr>
          <w:rFonts w:ascii="Times New Roman" w:hAnsi="Times New Roman" w:cs="Times New Roman"/>
        </w:rPr>
        <w:t xml:space="preserve">several different </w:t>
      </w:r>
      <w:r w:rsidR="00E27F1A">
        <w:rPr>
          <w:rFonts w:ascii="Times New Roman" w:hAnsi="Times New Roman" w:cs="Times New Roman"/>
        </w:rPr>
        <w:lastRenderedPageBreak/>
        <w:t xml:space="preserve">transformations </w:t>
      </w:r>
      <w:del w:id="55" w:author="Rebecca Janis" w:date="2020-05-27T19:44:00Z">
        <w:r w:rsidR="00E27F1A" w:rsidDel="009956C9">
          <w:rPr>
            <w:rFonts w:ascii="Times New Roman" w:hAnsi="Times New Roman" w:cs="Times New Roman"/>
          </w:rPr>
          <w:delText>will be performed on the</w:delText>
        </w:r>
      </w:del>
      <w:ins w:id="56" w:author="Rebecca Janis" w:date="2020-05-27T19:44:00Z">
        <w:r w:rsidR="009956C9">
          <w:rPr>
            <w:rFonts w:ascii="Times New Roman" w:hAnsi="Times New Roman" w:cs="Times New Roman"/>
          </w:rPr>
          <w:t>of</w:t>
        </w:r>
      </w:ins>
      <w:r w:rsidR="00E27F1A">
        <w:rPr>
          <w:rFonts w:ascii="Times New Roman" w:hAnsi="Times New Roman" w:cs="Times New Roman"/>
        </w:rPr>
        <w:t xml:space="preserve"> session number </w:t>
      </w:r>
      <w:del w:id="57" w:author="Rebecca Janis" w:date="2020-05-27T19:44:00Z">
        <w:r w:rsidR="00E27F1A" w:rsidDel="009956C9">
          <w:rPr>
            <w:rFonts w:ascii="Times New Roman" w:hAnsi="Times New Roman" w:cs="Times New Roman"/>
          </w:rPr>
          <w:delText xml:space="preserve">variable </w:delText>
        </w:r>
      </w:del>
      <w:ins w:id="58" w:author="Rebecca Janis" w:date="2020-05-27T19:44:00Z">
        <w:r w:rsidR="009956C9">
          <w:rPr>
            <w:rFonts w:ascii="Times New Roman" w:hAnsi="Times New Roman" w:cs="Times New Roman"/>
          </w:rPr>
          <w:t xml:space="preserve">will be tested </w:t>
        </w:r>
      </w:ins>
      <w:r w:rsidR="00E27F1A">
        <w:rPr>
          <w:rFonts w:ascii="Times New Roman" w:hAnsi="Times New Roman" w:cs="Times New Roman"/>
        </w:rPr>
        <w:t xml:space="preserve">prior to adding the feedback or moderator variables. The best fitting transformation </w:t>
      </w:r>
      <w:r w:rsidR="00B26597">
        <w:rPr>
          <w:rFonts w:ascii="Times New Roman" w:hAnsi="Times New Roman" w:cs="Times New Roman"/>
        </w:rPr>
        <w:t xml:space="preserve">that minimizes </w:t>
      </w:r>
      <w:r w:rsidR="00737067">
        <w:rPr>
          <w:rFonts w:ascii="Times New Roman" w:hAnsi="Times New Roman" w:cs="Times New Roman"/>
        </w:rPr>
        <w:t xml:space="preserve">the </w:t>
      </w:r>
      <w:r w:rsidR="00B26597">
        <w:rPr>
          <w:rFonts w:ascii="Times New Roman" w:hAnsi="Times New Roman" w:cs="Times New Roman"/>
        </w:rPr>
        <w:t xml:space="preserve">AIC </w:t>
      </w:r>
      <w:r w:rsidR="00E27F1A">
        <w:rPr>
          <w:rFonts w:ascii="Times New Roman" w:hAnsi="Times New Roman" w:cs="Times New Roman"/>
        </w:rPr>
        <w:t>will be used in subsequent analyses. Transformations include linear, log</w:t>
      </w:r>
      <w:r w:rsidR="00C271FE">
        <w:rPr>
          <w:rFonts w:ascii="Times New Roman" w:hAnsi="Times New Roman" w:cs="Times New Roman"/>
        </w:rPr>
        <w:t>arithmic</w:t>
      </w:r>
      <w:r w:rsidR="00FE2770">
        <w:rPr>
          <w:rFonts w:ascii="Times New Roman" w:hAnsi="Times New Roman" w:cs="Times New Roman"/>
        </w:rPr>
        <w:t xml:space="preserve"> (log(session))</w:t>
      </w:r>
      <w:r w:rsidR="00E27F1A">
        <w:rPr>
          <w:rFonts w:ascii="Times New Roman" w:hAnsi="Times New Roman" w:cs="Times New Roman"/>
        </w:rPr>
        <w:t xml:space="preserve">, </w:t>
      </w:r>
      <w:r w:rsidR="00FE2770">
        <w:rPr>
          <w:rFonts w:ascii="Times New Roman" w:hAnsi="Times New Roman" w:cs="Times New Roman"/>
        </w:rPr>
        <w:t>negative reciprocal (-1/session)</w:t>
      </w:r>
      <w:r w:rsidR="00E27F1A">
        <w:rPr>
          <w:rFonts w:ascii="Times New Roman" w:hAnsi="Times New Roman" w:cs="Times New Roman"/>
        </w:rPr>
        <w:t>, and quadratic</w:t>
      </w:r>
      <w:r w:rsidR="00FE2770">
        <w:rPr>
          <w:rFonts w:ascii="Times New Roman" w:hAnsi="Times New Roman" w:cs="Times New Roman"/>
        </w:rPr>
        <w:t xml:space="preserve"> (session + session</w:t>
      </w:r>
      <w:r w:rsidR="00FE2770">
        <w:rPr>
          <w:rFonts w:ascii="Times New Roman" w:hAnsi="Times New Roman" w:cs="Times New Roman"/>
          <w:vertAlign w:val="superscript"/>
        </w:rPr>
        <w:t>2</w:t>
      </w:r>
      <w:r w:rsidR="00FE2770">
        <w:rPr>
          <w:rFonts w:ascii="Times New Roman" w:hAnsi="Times New Roman" w:cs="Times New Roman"/>
        </w:rPr>
        <w:t>)</w:t>
      </w:r>
      <w:r w:rsidR="00E27F1A">
        <w:rPr>
          <w:rFonts w:ascii="Times New Roman" w:hAnsi="Times New Roman" w:cs="Times New Roman"/>
        </w:rPr>
        <w:t>.</w:t>
      </w:r>
      <w:r w:rsidR="00946C96" w:rsidRPr="0090498C">
        <w:rPr>
          <w:rFonts w:ascii="Times New Roman" w:hAnsi="Times New Roman" w:cs="Times New Roman"/>
        </w:rPr>
        <w:t xml:space="preserve"> </w:t>
      </w:r>
      <w:r w:rsidR="00B26597">
        <w:rPr>
          <w:rFonts w:ascii="Times New Roman" w:hAnsi="Times New Roman" w:cs="Times New Roman"/>
        </w:rPr>
        <w:t xml:space="preserve">For each transformation, sessions </w:t>
      </w:r>
      <w:del w:id="59" w:author="Rebecca Janis" w:date="2020-05-27T19:44:00Z">
        <w:r w:rsidR="00B26597" w:rsidDel="009956C9">
          <w:rPr>
            <w:rFonts w:ascii="Times New Roman" w:hAnsi="Times New Roman" w:cs="Times New Roman"/>
          </w:rPr>
          <w:delText xml:space="preserve">were </w:delText>
        </w:r>
      </w:del>
      <w:ins w:id="60" w:author="Rebecca Janis" w:date="2020-05-27T19:44:00Z">
        <w:r w:rsidR="009956C9">
          <w:rPr>
            <w:rFonts w:ascii="Times New Roman" w:hAnsi="Times New Roman" w:cs="Times New Roman"/>
          </w:rPr>
          <w:t xml:space="preserve">will be </w:t>
        </w:r>
      </w:ins>
      <w:r w:rsidR="00B26597">
        <w:rPr>
          <w:rFonts w:ascii="Times New Roman" w:hAnsi="Times New Roman" w:cs="Times New Roman"/>
        </w:rPr>
        <w:t xml:space="preserve">numbered starting at </w:t>
      </w:r>
      <w:r w:rsidR="00997DB3">
        <w:rPr>
          <w:rFonts w:ascii="Times New Roman" w:hAnsi="Times New Roman" w:cs="Times New Roman"/>
        </w:rPr>
        <w:t>zero</w:t>
      </w:r>
      <w:r w:rsidR="00B26597">
        <w:rPr>
          <w:rFonts w:ascii="Times New Roman" w:hAnsi="Times New Roman" w:cs="Times New Roman"/>
        </w:rPr>
        <w:t xml:space="preserve">. </w:t>
      </w:r>
      <w:r w:rsidR="00A25C9B">
        <w:rPr>
          <w:rFonts w:ascii="Times New Roman" w:hAnsi="Times New Roman" w:cs="Times New Roman"/>
        </w:rPr>
        <w:t>The general equation implemented across subscales is as follows:</w:t>
      </w:r>
    </w:p>
    <w:p w14:paraId="7301A82E" w14:textId="56173CB8" w:rsidR="00AF0338" w:rsidRPr="003E6F01" w:rsidRDefault="00AF0338" w:rsidP="00AF0338">
      <w:pPr>
        <w:pStyle w:val="NoSpacing"/>
        <w:spacing w:line="480" w:lineRule="auto"/>
        <w:ind w:left="720"/>
        <w:rPr>
          <w:rFonts w:ascii="Times New Roman" w:hAnsi="Times New Roman" w:cs="Times New Roman"/>
        </w:rPr>
      </w:pPr>
      <m:oMathPara>
        <m:oMathParaPr>
          <m:jc m:val="left"/>
        </m:oMathParaPr>
        <m:oMath>
          <m:r>
            <m:rPr>
              <m:sty m:val="p"/>
            </m:rPr>
            <w:rPr>
              <w:rFonts w:ascii="Cambria Math" w:hAnsi="Cambria Math" w:cs="Times New Roman"/>
            </w:rPr>
            <m:t xml:space="preserve">Level 1 </m:t>
          </m:r>
          <m:d>
            <m:dPr>
              <m:ctrlPr>
                <w:rPr>
                  <w:rFonts w:ascii="Cambria Math" w:hAnsi="Cambria Math" w:cs="Times New Roman"/>
                </w:rPr>
              </m:ctrlPr>
            </m:dPr>
            <m:e>
              <m:r>
                <m:rPr>
                  <m:sty m:val="p"/>
                </m:rPr>
                <w:rPr>
                  <w:rFonts w:ascii="Cambria Math" w:hAnsi="Cambria Math" w:cs="Times New Roman"/>
                </w:rPr>
                <m:t>Session</m:t>
              </m:r>
            </m:e>
          </m:d>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CCAPS score</m:t>
              </m:r>
            </m:e>
            <m:sub>
              <m:r>
                <w:rPr>
                  <w:rFonts w:ascii="Cambria Math" w:hAnsi="Cambria Math" w:cs="Times New Roman"/>
                </w:rPr>
                <m:t>tij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session number</m:t>
              </m:r>
            </m:e>
            <m:sub>
              <m:r>
                <w:rPr>
                  <w:rFonts w:ascii="Cambria Math" w:hAnsi="Cambria Math" w:cs="Times New Roman"/>
                </w:rPr>
                <m:t>tij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tij</m:t>
              </m:r>
            </m:sub>
          </m:sSub>
        </m:oMath>
      </m:oMathPara>
    </w:p>
    <w:p w14:paraId="0ADFB547" w14:textId="4A6C31A3" w:rsidR="00662FA8" w:rsidRPr="00662FA8" w:rsidRDefault="00662FA8" w:rsidP="0034777A">
      <w:pPr>
        <w:pStyle w:val="NoSpacing"/>
        <w:spacing w:line="480" w:lineRule="auto"/>
        <w:ind w:left="720"/>
        <w:rPr>
          <w:rFonts w:ascii="Times New Roman" w:eastAsiaTheme="minorEastAsia" w:hAnsi="Times New Roman" w:cs="Times New Roman"/>
        </w:rPr>
      </w:pPr>
      <m:oMathPara>
        <m:oMathParaPr>
          <m:jc m:val="left"/>
        </m:oMathParaPr>
        <m:oMath>
          <m:r>
            <m:rPr>
              <m:sty m:val="p"/>
            </m:rPr>
            <w:rPr>
              <w:rFonts w:ascii="Cambria Math" w:hAnsi="Cambria Math" w:cs="Times New Roman"/>
            </w:rPr>
            <m:t xml:space="preserve">Level 2 </m:t>
          </m:r>
          <m:d>
            <m:dPr>
              <m:ctrlPr>
                <w:rPr>
                  <w:rFonts w:ascii="Cambria Math" w:hAnsi="Cambria Math" w:cs="Times New Roman"/>
                </w:rPr>
              </m:ctrlPr>
            </m:dPr>
            <m:e>
              <m:r>
                <m:rPr>
                  <m:sty m:val="p"/>
                </m:rPr>
                <w:rPr>
                  <w:rFonts w:ascii="Cambria Math" w:hAnsi="Cambria Math" w:cs="Times New Roman"/>
                </w:rPr>
                <m:t>Client</m:t>
              </m:r>
            </m:e>
          </m:d>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0ij</m:t>
              </m:r>
            </m:sub>
          </m:sSub>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0ij</m:t>
              </m:r>
            </m:sub>
          </m:sSub>
        </m:oMath>
      </m:oMathPara>
    </w:p>
    <w:p w14:paraId="1D2B52BE" w14:textId="6BEA48B2" w:rsidR="00AF0338" w:rsidRPr="00B9767F"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w:rPr>
                <w:rFonts w:ascii="Cambria Math" w:hAnsi="Cambria Math" w:cs="Times New Roman"/>
              </w:rPr>
              <m:t>π</m:t>
            </m:r>
          </m:e>
          <m:sub>
            <m:r>
              <m:rPr>
                <m:sty m:val="p"/>
              </m:rPr>
              <w:rPr>
                <w:rFonts w:ascii="Cambria Math" w:hAnsi="Cambria Math" w:cs="Times New Roman"/>
              </w:rPr>
              <m:t>1ij</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feedback</m:t>
                </m:r>
              </m:e>
              <m:sub>
                <m:r>
                  <w:rPr>
                    <w:rFonts w:ascii="Cambria Math" w:hAnsi="Cambria Math" w:cs="Times New Roman"/>
                  </w:rPr>
                  <m:t>ij</m:t>
                </m:r>
              </m:sub>
            </m:sSub>
            <m:r>
              <m:rPr>
                <m:sty m:val="p"/>
              </m:rPr>
              <w:rPr>
                <w:rFonts w:ascii="Cambria Math" w:hAnsi="Cambria Math" w:cs="Times New Roman"/>
              </w:rPr>
              <m:t>)+r</m:t>
            </m:r>
          </m:e>
          <m:sub>
            <m:r>
              <m:rPr>
                <m:sty m:val="p"/>
              </m:rPr>
              <w:rPr>
                <w:rFonts w:ascii="Cambria Math" w:hAnsi="Cambria Math" w:cs="Times New Roman"/>
              </w:rPr>
              <m:t>1ij</m:t>
            </m:r>
          </m:sub>
        </m:sSub>
      </m:oMath>
      <w:r w:rsidR="00AF0338">
        <w:rPr>
          <w:rFonts w:ascii="Times New Roman" w:eastAsiaTheme="minorEastAsia" w:hAnsi="Times New Roman" w:cs="Times New Roman"/>
        </w:rPr>
        <w:tab/>
      </w:r>
    </w:p>
    <w:p w14:paraId="7855E39B" w14:textId="3E1A5238" w:rsidR="00662FA8" w:rsidRDefault="00AF0338" w:rsidP="00662FA8">
      <w:pPr>
        <w:pStyle w:val="NoSpacing"/>
        <w:spacing w:line="480" w:lineRule="auto"/>
        <w:ind w:left="720"/>
        <w:rPr>
          <w:rFonts w:ascii="Times New Roman" w:eastAsiaTheme="minorEastAsia" w:hAnsi="Times New Roman" w:cs="Times New Roman"/>
        </w:rPr>
      </w:pPr>
      <m:oMath>
        <m:r>
          <m:rPr>
            <m:sty m:val="p"/>
          </m:rPr>
          <w:rPr>
            <w:rFonts w:ascii="Cambria Math" w:hAnsi="Cambria Math" w:cs="Times New Roman"/>
          </w:rPr>
          <m:t xml:space="preserve">Level 3 </m:t>
        </m:r>
        <m:d>
          <m:dPr>
            <m:ctrlPr>
              <w:rPr>
                <w:rFonts w:ascii="Cambria Math" w:hAnsi="Cambria Math" w:cs="Times New Roman"/>
              </w:rPr>
            </m:ctrlPr>
          </m:dPr>
          <m:e>
            <m:r>
              <m:rPr>
                <m:sty m:val="p"/>
              </m:rPr>
              <w:rPr>
                <w:rFonts w:ascii="Cambria Math" w:hAnsi="Cambria Math" w:cs="Times New Roman"/>
              </w:rPr>
              <m:t>Center</m:t>
            </m:r>
          </m:e>
        </m:d>
        <m:r>
          <m:rPr>
            <m:sty m:val="p"/>
          </m:rPr>
          <w:rPr>
            <w:rFonts w:ascii="Cambria Math" w:hAnsi="Cambria Math" w:cs="Times New Roman"/>
          </w:rPr>
          <m:t>:</m:t>
        </m:r>
      </m:oMath>
      <w:r w:rsidR="00662FA8">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00j</m:t>
            </m:r>
          </m:sub>
        </m:sSub>
      </m:oMath>
      <w:r w:rsidR="00662FA8">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00j</m:t>
            </m:r>
          </m:sub>
        </m:sSub>
      </m:oMath>
    </w:p>
    <w:p w14:paraId="12D0F095" w14:textId="163F67E7" w:rsidR="00662FA8" w:rsidRPr="00662FA8" w:rsidRDefault="00662FA8" w:rsidP="00662FA8">
      <w:pPr>
        <w:pStyle w:val="NoSpacing"/>
        <w:spacing w:line="480" w:lineRule="auto"/>
        <w:ind w:left="1440" w:firstLine="720"/>
        <w:rPr>
          <w:rFonts w:ascii="Times New Roman" w:eastAsiaTheme="minorEastAsia" w:hAnsi="Times New Roman" w:cs="Times New Roman"/>
        </w:rPr>
      </w:pPr>
      <m:oMath>
        <m:r>
          <w:rPr>
            <w:rFonts w:ascii="Cambria Math" w:hAnsi="Cambria Math" w:cs="Times New Roman"/>
          </w:rPr>
          <m:t xml:space="preserve">    </m:t>
        </m:r>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01j</m:t>
            </m:r>
          </m:sub>
        </m:sSub>
      </m:oMath>
      <w:r>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010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01j</m:t>
            </m:r>
          </m:sub>
        </m:sSub>
      </m:oMath>
    </w:p>
    <w:p w14:paraId="166B9C26" w14:textId="1981C10B" w:rsidR="00AF0338" w:rsidRDefault="00662FA8" w:rsidP="00662FA8">
      <w:pPr>
        <w:pStyle w:val="NoSpacing"/>
        <w:spacing w:line="480" w:lineRule="auto"/>
        <w:ind w:left="1440" w:firstLine="720"/>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10j</m:t>
            </m:r>
          </m:sub>
        </m:sSub>
      </m:oMath>
      <w:r w:rsidR="0034777A">
        <w:rPr>
          <w:rFonts w:ascii="Times New Roman" w:eastAsiaTheme="minorEastAsia" w:hAnsi="Times New Roman" w:cs="Times New Roman"/>
        </w:rPr>
        <w:t xml:space="preserve"> =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100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10j</m:t>
            </m:r>
          </m:sub>
        </m:sSub>
      </m:oMath>
    </w:p>
    <w:p w14:paraId="23301895" w14:textId="052EDAC3" w:rsidR="00AF0338" w:rsidRPr="00D71D04" w:rsidRDefault="00AF0338" w:rsidP="00AF0338">
      <w:pPr>
        <w:pStyle w:val="NoSpacing"/>
        <w:spacing w:line="480" w:lineRule="auto"/>
        <w:ind w:left="72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w:t>
      </w:r>
      <m:oMath>
        <m:sSub>
          <m:sSubPr>
            <m:ctrlPr>
              <w:rPr>
                <w:rFonts w:ascii="Cambria Math" w:hAnsi="Cambria Math" w:cs="Times New Roman"/>
              </w:rPr>
            </m:ctrlPr>
          </m:sSubPr>
          <m:e>
            <m:r>
              <m:rPr>
                <m:sty m:val="p"/>
              </m:rPr>
              <w:rPr>
                <w:rFonts w:ascii="Cambria Math" w:hAnsi="Cambria Math" w:cs="Times New Roman"/>
              </w:rPr>
              <m:t>β</m:t>
            </m:r>
          </m:e>
          <m:sub>
            <m:r>
              <m:rPr>
                <m:sty m:val="p"/>
              </m:rPr>
              <w:rPr>
                <w:rFonts w:ascii="Cambria Math" w:hAnsi="Cambria Math" w:cs="Times New Roman"/>
              </w:rPr>
              <m:t>11j</m:t>
            </m:r>
          </m:sub>
        </m:sSub>
        <m:r>
          <w:rPr>
            <w:rFonts w:ascii="Cambria Math"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110</m:t>
            </m:r>
          </m:sub>
        </m:sSub>
        <m:r>
          <w:rPr>
            <w:rFonts w:ascii="Cambria Math" w:eastAsiaTheme="minorEastAsia" w:hAnsi="Cambria Math" w:cs="Times New Roman"/>
          </w:rPr>
          <m:t xml:space="preserve">+ </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oMath>
    </w:p>
    <w:p w14:paraId="14D13967" w14:textId="5370703D" w:rsidR="00AF0338" w:rsidRPr="006D242B" w:rsidRDefault="006D242B" w:rsidP="00737067">
      <w:pPr>
        <w:spacing w:line="480" w:lineRule="auto"/>
        <w:ind w:firstLine="0"/>
        <w:rPr>
          <w:rFonts w:ascii="Times New Roman" w:hAnsi="Times New Roman" w:cs="Times New Roman"/>
        </w:rPr>
      </w:pPr>
      <w:r>
        <w:rPr>
          <w:rFonts w:ascii="Times New Roman" w:hAnsi="Times New Roman" w:cs="Times New Roman"/>
        </w:rPr>
        <w:t>w</w:t>
      </w:r>
      <w:r w:rsidRPr="006D242B">
        <w:rPr>
          <w:rFonts w:ascii="Times New Roman" w:hAnsi="Times New Roman" w:cs="Times New Roman"/>
        </w:rPr>
        <w:t xml:space="preserve">here </w:t>
      </w:r>
      <w:r>
        <w:rPr>
          <w:rFonts w:ascii="Times New Roman" w:hAnsi="Times New Roman" w:cs="Times New Roman"/>
        </w:rPr>
        <w:t xml:space="preserve">the overall effect of feedback on rate of change is represented by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rPr>
              <m:t>γ</m:t>
            </m:r>
          </m:e>
          <m:sub>
            <m:r>
              <w:rPr>
                <w:rFonts w:ascii="Cambria Math" w:eastAsiaTheme="minorEastAsia" w:hAnsi="Cambria Math" w:cs="Times New Roman"/>
              </w:rPr>
              <m:t>110</m:t>
            </m:r>
          </m:sub>
        </m:sSub>
      </m:oMath>
      <w:r>
        <w:rPr>
          <w:rFonts w:ascii="Times New Roman" w:eastAsiaTheme="minorEastAsia" w:hAnsi="Times New Roman" w:cs="Times New Roman"/>
          <w:sz w:val="22"/>
          <w:szCs w:val="22"/>
        </w:rPr>
        <w:t xml:space="preserve">, </w:t>
      </w:r>
      <w:r w:rsidRPr="006D242B">
        <w:rPr>
          <w:rFonts w:ascii="Times New Roman" w:eastAsiaTheme="minorEastAsia" w:hAnsi="Times New Roman" w:cs="Times New Roman"/>
        </w:rPr>
        <w:t>with center specific variance around that</w:t>
      </w:r>
      <w:r>
        <w:rPr>
          <w:rFonts w:ascii="Times New Roman" w:eastAsiaTheme="minorEastAsia" w:hAnsi="Times New Roman" w:cs="Times New Roman"/>
          <w:sz w:val="22"/>
          <w:szCs w:val="22"/>
        </w:rPr>
        <w:t xml:space="preserve"> represented by </w:t>
      </w: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11j</m:t>
            </m:r>
          </m:sub>
        </m:sSub>
        <m:r>
          <w:rPr>
            <w:rFonts w:ascii="Cambria Math" w:hAnsi="Cambria Math" w:cs="Times New Roman"/>
          </w:rPr>
          <m:t>.</m:t>
        </m:r>
      </m:oMath>
      <w:r w:rsidR="00456AE5">
        <w:rPr>
          <w:rFonts w:ascii="Times New Roman" w:eastAsiaTheme="minorEastAsia" w:hAnsi="Times New Roman" w:cs="Times New Roman"/>
        </w:rPr>
        <w:t xml:space="preserve"> </w:t>
      </w:r>
      <w:ins w:id="61" w:author="Rebecca Janis" w:date="2020-05-27T11:46:00Z">
        <w:r w:rsidR="003345EB">
          <w:rPr>
            <w:rFonts w:ascii="Times New Roman" w:eastAsiaTheme="minorEastAsia" w:hAnsi="Times New Roman" w:cs="Times New Roman"/>
          </w:rPr>
          <w:t>While the full random effects structure specified above will be test</w:t>
        </w:r>
      </w:ins>
      <w:ins w:id="62" w:author="Rebecca Janis" w:date="2020-05-27T11:47:00Z">
        <w:r w:rsidR="000E1EBA">
          <w:rPr>
            <w:rFonts w:ascii="Times New Roman" w:eastAsiaTheme="minorEastAsia" w:hAnsi="Times New Roman" w:cs="Times New Roman"/>
          </w:rPr>
          <w:t xml:space="preserve">ed for each subscale, </w:t>
        </w:r>
        <w:r w:rsidR="000E1EBA">
          <w:rPr>
            <w:rFonts w:ascii="Times New Roman" w:hAnsi="Times New Roman" w:cs="Times New Roman"/>
          </w:rPr>
          <w:t>t</w:t>
        </w:r>
      </w:ins>
      <w:del w:id="63" w:author="Rebecca Janis" w:date="2020-05-27T11:47:00Z">
        <w:r w:rsidR="00737067" w:rsidDel="000E1EBA">
          <w:rPr>
            <w:rFonts w:ascii="Times New Roman" w:hAnsi="Times New Roman" w:cs="Times New Roman"/>
          </w:rPr>
          <w:delText>T</w:delText>
        </w:r>
      </w:del>
      <w:r w:rsidR="00737067">
        <w:rPr>
          <w:rFonts w:ascii="Times New Roman" w:hAnsi="Times New Roman" w:cs="Times New Roman"/>
        </w:rPr>
        <w:t xml:space="preserve">he best fitting random effects structure </w:t>
      </w:r>
      <w:ins w:id="64" w:author="Rebecca Janis" w:date="2020-05-27T19:44:00Z">
        <w:r w:rsidR="00507840">
          <w:rPr>
            <w:rFonts w:ascii="Times New Roman" w:hAnsi="Times New Roman" w:cs="Times New Roman"/>
          </w:rPr>
          <w:t xml:space="preserve">ultimately used </w:t>
        </w:r>
      </w:ins>
      <w:r w:rsidR="00737067">
        <w:rPr>
          <w:rFonts w:ascii="Times New Roman" w:hAnsi="Times New Roman" w:cs="Times New Roman"/>
        </w:rPr>
        <w:t xml:space="preserve">for each </w:t>
      </w:r>
      <w:del w:id="65" w:author="Rebecca Janis" w:date="2020-05-27T11:47:00Z">
        <w:r w:rsidR="00737067" w:rsidDel="000E1EBA">
          <w:rPr>
            <w:rFonts w:ascii="Times New Roman" w:hAnsi="Times New Roman" w:cs="Times New Roman"/>
          </w:rPr>
          <w:delText xml:space="preserve">CCAPS </w:delText>
        </w:r>
      </w:del>
      <w:r w:rsidR="00737067">
        <w:rPr>
          <w:rFonts w:ascii="Times New Roman" w:hAnsi="Times New Roman" w:cs="Times New Roman"/>
        </w:rPr>
        <w:t xml:space="preserve">subscale </w:t>
      </w:r>
      <w:del w:id="66" w:author="Rebecca Janis" w:date="2020-05-27T11:47:00Z">
        <w:r w:rsidR="00BE5E15" w:rsidDel="000E1EBA">
          <w:rPr>
            <w:rFonts w:ascii="Times New Roman" w:hAnsi="Times New Roman" w:cs="Times New Roman"/>
          </w:rPr>
          <w:delText>based on the equation above</w:delText>
        </w:r>
        <w:r w:rsidR="00737067" w:rsidDel="000E1EBA">
          <w:rPr>
            <w:rFonts w:ascii="Times New Roman" w:hAnsi="Times New Roman" w:cs="Times New Roman"/>
          </w:rPr>
          <w:delText xml:space="preserve"> </w:delText>
        </w:r>
      </w:del>
      <w:r w:rsidR="00737067">
        <w:rPr>
          <w:rFonts w:ascii="Times New Roman" w:hAnsi="Times New Roman" w:cs="Times New Roman"/>
        </w:rPr>
        <w:t xml:space="preserve">will be determined using the AIC. </w:t>
      </w:r>
      <w:r w:rsidR="00456AE5">
        <w:rPr>
          <w:rFonts w:ascii="Times New Roman" w:hAnsi="Times New Roman" w:cs="Times New Roman"/>
        </w:rPr>
        <w:t xml:space="preserve">It is hypothesized that clients seen in the feedback condition will have steeper slopes, experiencing more rapid change during treatment. </w:t>
      </w:r>
      <w:r w:rsidR="00B22538">
        <w:rPr>
          <w:rFonts w:ascii="Times New Roman" w:hAnsi="Times New Roman" w:cs="Times New Roman"/>
        </w:rPr>
        <w:t>Moderating effects</w:t>
      </w:r>
      <w:r w:rsidR="00312726">
        <w:rPr>
          <w:rFonts w:ascii="Times New Roman" w:hAnsi="Times New Roman" w:cs="Times New Roman"/>
        </w:rPr>
        <w:t xml:space="preserve"> will be </w:t>
      </w:r>
      <w:r w:rsidR="00B22538">
        <w:rPr>
          <w:rFonts w:ascii="Times New Roman" w:hAnsi="Times New Roman" w:cs="Times New Roman"/>
        </w:rPr>
        <w:t xml:space="preserve">tested </w:t>
      </w:r>
      <w:del w:id="67" w:author="Rebecca Janis" w:date="2020-05-27T19:45:00Z">
        <w:r w:rsidR="00B22538" w:rsidDel="00507840">
          <w:rPr>
            <w:rFonts w:ascii="Times New Roman" w:hAnsi="Times New Roman" w:cs="Times New Roman"/>
          </w:rPr>
          <w:delText xml:space="preserve">by </w:delText>
        </w:r>
      </w:del>
      <w:ins w:id="68" w:author="Rebecca Janis" w:date="2020-05-27T19:45:00Z">
        <w:r w:rsidR="00507840">
          <w:rPr>
            <w:rFonts w:ascii="Times New Roman" w:hAnsi="Times New Roman" w:cs="Times New Roman"/>
          </w:rPr>
          <w:t>with a three-way interaction between the moderator, feedback condition, and session number.</w:t>
        </w:r>
      </w:ins>
      <w:del w:id="69" w:author="Rebecca Janis" w:date="2020-05-27T19:45:00Z">
        <w:r w:rsidR="00B22538" w:rsidDel="00507840">
          <w:rPr>
            <w:rFonts w:ascii="Times New Roman" w:hAnsi="Times New Roman" w:cs="Times New Roman"/>
          </w:rPr>
          <w:delText xml:space="preserve">interacting each moderator with session number and feedback condition. </w:delText>
        </w:r>
      </w:del>
    </w:p>
    <w:p w14:paraId="25D4E404" w14:textId="64622F40" w:rsidR="00A229E7" w:rsidRDefault="00E46662" w:rsidP="00013624">
      <w:pPr>
        <w:spacing w:line="480" w:lineRule="auto"/>
        <w:rPr>
          <w:rFonts w:ascii="Times New Roman" w:hAnsi="Times New Roman" w:cs="Times New Roman"/>
        </w:rPr>
      </w:pPr>
      <w:r>
        <w:rPr>
          <w:rFonts w:ascii="Times New Roman" w:hAnsi="Times New Roman" w:cs="Times New Roman"/>
          <w:b/>
        </w:rPr>
        <w:t xml:space="preserve">Moderators. </w:t>
      </w:r>
      <w:r w:rsidR="009E75BE">
        <w:rPr>
          <w:rFonts w:ascii="Times New Roman" w:hAnsi="Times New Roman" w:cs="Times New Roman"/>
        </w:rPr>
        <w:t>S</w:t>
      </w:r>
      <w:r w:rsidR="009148A8" w:rsidRPr="009C227C">
        <w:rPr>
          <w:rFonts w:ascii="Times New Roman" w:hAnsi="Times New Roman" w:cs="Times New Roman"/>
        </w:rPr>
        <w:t xml:space="preserve">everal moderators will be </w:t>
      </w:r>
      <w:r w:rsidR="002664DF" w:rsidRPr="009C227C">
        <w:rPr>
          <w:rFonts w:ascii="Times New Roman" w:hAnsi="Times New Roman" w:cs="Times New Roman"/>
        </w:rPr>
        <w:t>examined to determine</w:t>
      </w:r>
      <w:r w:rsidR="009148A8" w:rsidRPr="009C227C">
        <w:rPr>
          <w:rFonts w:ascii="Times New Roman" w:hAnsi="Times New Roman" w:cs="Times New Roman"/>
        </w:rPr>
        <w:t xml:space="preserve"> for whom feedback is most effective</w:t>
      </w:r>
      <w:r w:rsidR="00C97D3A" w:rsidRPr="009C227C">
        <w:rPr>
          <w:rFonts w:ascii="Times New Roman" w:hAnsi="Times New Roman" w:cs="Times New Roman"/>
        </w:rPr>
        <w:t xml:space="preserve">, addressing research question </w:t>
      </w:r>
      <w:r w:rsidR="00CE06B1">
        <w:rPr>
          <w:rFonts w:ascii="Times New Roman" w:hAnsi="Times New Roman" w:cs="Times New Roman"/>
        </w:rPr>
        <w:t>three.</w:t>
      </w:r>
      <w:r w:rsidR="009148A8" w:rsidRPr="009C227C">
        <w:rPr>
          <w:rFonts w:ascii="Times New Roman" w:hAnsi="Times New Roman" w:cs="Times New Roman"/>
        </w:rPr>
        <w:t xml:space="preserve"> Interactions between each moderator and the </w:t>
      </w:r>
      <w:r w:rsidR="002664DF" w:rsidRPr="009C227C">
        <w:rPr>
          <w:rFonts w:ascii="Times New Roman" w:hAnsi="Times New Roman" w:cs="Times New Roman"/>
        </w:rPr>
        <w:t xml:space="preserve">dichotomous feedback condition variable will be added </w:t>
      </w:r>
      <w:ins w:id="70" w:author="Rebecca Janis" w:date="2020-05-27T19:45:00Z">
        <w:r w:rsidR="00135942">
          <w:rPr>
            <w:rFonts w:ascii="Times New Roman" w:hAnsi="Times New Roman" w:cs="Times New Roman"/>
          </w:rPr>
          <w:t>in a singl</w:t>
        </w:r>
      </w:ins>
      <w:ins w:id="71" w:author="Rebecca Janis" w:date="2020-05-27T19:46:00Z">
        <w:r w:rsidR="00135942">
          <w:rPr>
            <w:rFonts w:ascii="Times New Roman" w:hAnsi="Times New Roman" w:cs="Times New Roman"/>
          </w:rPr>
          <w:t xml:space="preserve">e block </w:t>
        </w:r>
      </w:ins>
      <w:r w:rsidR="002664DF" w:rsidRPr="009C227C">
        <w:rPr>
          <w:rFonts w:ascii="Times New Roman" w:hAnsi="Times New Roman" w:cs="Times New Roman"/>
        </w:rPr>
        <w:t xml:space="preserve">to </w:t>
      </w:r>
      <w:del w:id="72" w:author="Rebecca Janis" w:date="2020-05-27T19:46:00Z">
        <w:r w:rsidR="002664DF" w:rsidRPr="009C227C" w:rsidDel="00135942">
          <w:rPr>
            <w:rFonts w:ascii="Times New Roman" w:hAnsi="Times New Roman" w:cs="Times New Roman"/>
          </w:rPr>
          <w:delText xml:space="preserve">each </w:delText>
        </w:r>
      </w:del>
      <w:ins w:id="73" w:author="Rebecca Janis" w:date="2020-05-27T19:46:00Z">
        <w:r w:rsidR="00135942">
          <w:rPr>
            <w:rFonts w:ascii="Times New Roman" w:hAnsi="Times New Roman" w:cs="Times New Roman"/>
          </w:rPr>
          <w:t>the models for each of the outcomes outlined above.</w:t>
        </w:r>
        <w:r w:rsidR="00135942" w:rsidRPr="009C227C">
          <w:rPr>
            <w:rFonts w:ascii="Times New Roman" w:hAnsi="Times New Roman" w:cs="Times New Roman"/>
          </w:rPr>
          <w:t xml:space="preserve"> </w:t>
        </w:r>
      </w:ins>
      <w:del w:id="74" w:author="Rebecca Janis" w:date="2020-05-27T19:46:00Z">
        <w:r w:rsidR="002664DF" w:rsidRPr="009C227C" w:rsidDel="00135942">
          <w:rPr>
            <w:rFonts w:ascii="Times New Roman" w:hAnsi="Times New Roman" w:cs="Times New Roman"/>
          </w:rPr>
          <w:delText>of the models outlined above</w:delText>
        </w:r>
        <w:r w:rsidR="00B27664" w:rsidDel="00135942">
          <w:rPr>
            <w:rFonts w:ascii="Times New Roman" w:hAnsi="Times New Roman" w:cs="Times New Roman"/>
          </w:rPr>
          <w:delText xml:space="preserve"> in a single block</w:delText>
        </w:r>
        <w:r w:rsidR="002664DF" w:rsidRPr="009C227C" w:rsidDel="00135942">
          <w:rPr>
            <w:rFonts w:ascii="Times New Roman" w:hAnsi="Times New Roman" w:cs="Times New Roman"/>
          </w:rPr>
          <w:delText xml:space="preserve">. </w:delText>
        </w:r>
      </w:del>
      <w:r w:rsidR="005A7908">
        <w:rPr>
          <w:rFonts w:ascii="Times New Roman" w:hAnsi="Times New Roman" w:cs="Times New Roman"/>
        </w:rPr>
        <w:t>Due to the large sample size, i</w:t>
      </w:r>
      <w:r w:rsidR="002664DF" w:rsidRPr="009C227C">
        <w:rPr>
          <w:rFonts w:ascii="Times New Roman" w:hAnsi="Times New Roman" w:cs="Times New Roman"/>
        </w:rPr>
        <w:t xml:space="preserve">nteractions significant at the </w:t>
      </w:r>
      <w:r w:rsidR="002664DF" w:rsidRPr="009C227C">
        <w:rPr>
          <w:rFonts w:ascii="Times New Roman" w:hAnsi="Times New Roman" w:cs="Times New Roman"/>
          <w:i/>
        </w:rPr>
        <w:t xml:space="preserve">p </w:t>
      </w:r>
      <w:r w:rsidR="002664DF" w:rsidRPr="009C227C">
        <w:rPr>
          <w:rFonts w:ascii="Times New Roman" w:hAnsi="Times New Roman" w:cs="Times New Roman"/>
        </w:rPr>
        <w:t xml:space="preserve">&lt; </w:t>
      </w:r>
      <w:r w:rsidR="002664DF" w:rsidRPr="009C227C">
        <w:rPr>
          <w:rFonts w:ascii="Times New Roman" w:hAnsi="Times New Roman" w:cs="Times New Roman"/>
        </w:rPr>
        <w:lastRenderedPageBreak/>
        <w:t xml:space="preserve">.01 level will be </w:t>
      </w:r>
      <w:del w:id="75" w:author="Rebecca Janis" w:date="2020-05-27T19:46:00Z">
        <w:r w:rsidR="002664DF" w:rsidRPr="009C227C" w:rsidDel="00135942">
          <w:rPr>
            <w:rFonts w:ascii="Times New Roman" w:hAnsi="Times New Roman" w:cs="Times New Roman"/>
          </w:rPr>
          <w:delText>interpreted</w:delText>
        </w:r>
      </w:del>
      <w:ins w:id="76" w:author="Rebecca Janis" w:date="2020-05-27T19:46:00Z">
        <w:r w:rsidR="00135942">
          <w:rPr>
            <w:rFonts w:ascii="Times New Roman" w:hAnsi="Times New Roman" w:cs="Times New Roman"/>
          </w:rPr>
          <w:t>retained, and effect sizes will be interpreted</w:t>
        </w:r>
      </w:ins>
      <w:r w:rsidR="002664DF" w:rsidRPr="009C227C">
        <w:rPr>
          <w:rFonts w:ascii="Times New Roman" w:hAnsi="Times New Roman" w:cs="Times New Roman"/>
        </w:rPr>
        <w:t xml:space="preserve">. </w:t>
      </w:r>
      <w:r w:rsidR="00492D12">
        <w:rPr>
          <w:rFonts w:ascii="Times New Roman" w:hAnsi="Times New Roman" w:cs="Times New Roman"/>
        </w:rPr>
        <w:t>As indicated in the introduction,</w:t>
      </w:r>
      <w:r w:rsidR="00A229E7">
        <w:rPr>
          <w:rFonts w:ascii="Times New Roman" w:hAnsi="Times New Roman" w:cs="Times New Roman"/>
        </w:rPr>
        <w:t xml:space="preserve"> five moderators will be examined: whether a client went off track, initial CCAPS score, prior psychiatric hospitalization, frequency of CCAPS administration, and total number of administrations</w:t>
      </w:r>
      <w:r w:rsidR="00492D12">
        <w:rPr>
          <w:rFonts w:ascii="Times New Roman" w:hAnsi="Times New Roman" w:cs="Times New Roman"/>
        </w:rPr>
        <w:t xml:space="preserve">. </w:t>
      </w:r>
      <w:r w:rsidR="00A229E7">
        <w:rPr>
          <w:rFonts w:ascii="Times New Roman" w:hAnsi="Times New Roman" w:cs="Times New Roman"/>
        </w:rPr>
        <w:t>The operationalization of each variable is detailed below</w:t>
      </w:r>
      <w:r w:rsidR="003D5FC3">
        <w:rPr>
          <w:rFonts w:ascii="Times New Roman" w:hAnsi="Times New Roman" w:cs="Times New Roman"/>
        </w:rPr>
        <w:t xml:space="preserve">, and all </w:t>
      </w:r>
      <w:ins w:id="77" w:author="Rebecca Janis" w:date="2020-05-27T19:47:00Z">
        <w:r w:rsidR="002641BA">
          <w:rPr>
            <w:rFonts w:ascii="Times New Roman" w:hAnsi="Times New Roman" w:cs="Times New Roman"/>
          </w:rPr>
          <w:t xml:space="preserve">moderator </w:t>
        </w:r>
      </w:ins>
      <w:r w:rsidR="003D5FC3">
        <w:rPr>
          <w:rFonts w:ascii="Times New Roman" w:hAnsi="Times New Roman" w:cs="Times New Roman"/>
        </w:rPr>
        <w:t>variables will be standardized</w:t>
      </w:r>
      <w:ins w:id="78" w:author="Rebecca Janis" w:date="2020-05-27T19:47:00Z">
        <w:r w:rsidR="00135942">
          <w:rPr>
            <w:rFonts w:ascii="Times New Roman" w:hAnsi="Times New Roman" w:cs="Times New Roman"/>
          </w:rPr>
          <w:t xml:space="preserve">, </w:t>
        </w:r>
        <w:r w:rsidR="002641BA">
          <w:rPr>
            <w:rFonts w:ascii="Times New Roman" w:hAnsi="Times New Roman" w:cs="Times New Roman"/>
          </w:rPr>
          <w:t>in ad</w:t>
        </w:r>
      </w:ins>
      <w:ins w:id="79" w:author="Rebecca Janis" w:date="2020-05-27T19:48:00Z">
        <w:r w:rsidR="002641BA">
          <w:rPr>
            <w:rFonts w:ascii="Times New Roman" w:hAnsi="Times New Roman" w:cs="Times New Roman"/>
          </w:rPr>
          <w:t>dition to</w:t>
        </w:r>
      </w:ins>
      <w:ins w:id="80" w:author="Rebecca Janis" w:date="2020-05-27T19:47:00Z">
        <w:r w:rsidR="00135942">
          <w:rPr>
            <w:rFonts w:ascii="Times New Roman" w:hAnsi="Times New Roman" w:cs="Times New Roman"/>
          </w:rPr>
          <w:t xml:space="preserve"> the outcome variable.</w:t>
        </w:r>
      </w:ins>
      <w:del w:id="81" w:author="Rebecca Janis" w:date="2020-05-27T19:47:00Z">
        <w:r w:rsidR="00A25C9B" w:rsidDel="00135942">
          <w:rPr>
            <w:rFonts w:ascii="Times New Roman" w:hAnsi="Times New Roman" w:cs="Times New Roman"/>
          </w:rPr>
          <w:delText>.</w:delText>
        </w:r>
      </w:del>
    </w:p>
    <w:p w14:paraId="5AC38BAF" w14:textId="06E54FA6" w:rsidR="009148A8" w:rsidRDefault="00492D12" w:rsidP="00A229E7">
      <w:pPr>
        <w:spacing w:line="480" w:lineRule="auto"/>
        <w:rPr>
          <w:rFonts w:ascii="Times New Roman" w:hAnsi="Times New Roman" w:cs="Times New Roman"/>
        </w:rPr>
      </w:pPr>
      <w:r>
        <w:rPr>
          <w:rFonts w:ascii="Times New Roman" w:hAnsi="Times New Roman" w:cs="Times New Roman"/>
        </w:rPr>
        <w:t xml:space="preserve">First, whether or not a client went off track at any point during treatment will be dichotomized into two categories: not off track and off track. For clients seen in the feedback condition, going off track resulted in an </w:t>
      </w:r>
      <w:r w:rsidR="006F7F90">
        <w:rPr>
          <w:rFonts w:ascii="Times New Roman" w:hAnsi="Times New Roman" w:cs="Times New Roman"/>
        </w:rPr>
        <w:t>off track</w:t>
      </w:r>
      <w:r>
        <w:rPr>
          <w:rFonts w:ascii="Times New Roman" w:hAnsi="Times New Roman" w:cs="Times New Roman"/>
        </w:rPr>
        <w:t xml:space="preserve"> alert. For clients in the no feedback condition, </w:t>
      </w:r>
      <w:r w:rsidR="00A229E7">
        <w:rPr>
          <w:rFonts w:ascii="Times New Roman" w:hAnsi="Times New Roman" w:cs="Times New Roman"/>
        </w:rPr>
        <w:t xml:space="preserve">however, </w:t>
      </w:r>
      <w:r>
        <w:rPr>
          <w:rFonts w:ascii="Times New Roman" w:hAnsi="Times New Roman" w:cs="Times New Roman"/>
        </w:rPr>
        <w:t>no alert was produced</w:t>
      </w:r>
      <w:r w:rsidR="00A229E7">
        <w:rPr>
          <w:rFonts w:ascii="Times New Roman" w:hAnsi="Times New Roman" w:cs="Times New Roman"/>
        </w:rPr>
        <w:t xml:space="preserve">, and the therapist would not have been </w:t>
      </w:r>
      <w:ins w:id="82" w:author="Rebecca Janis" w:date="2020-05-27T19:48:00Z">
        <w:r w:rsidR="00AD7FAA">
          <w:rPr>
            <w:rFonts w:ascii="Times New Roman" w:hAnsi="Times New Roman" w:cs="Times New Roman"/>
          </w:rPr>
          <w:t xml:space="preserve">made </w:t>
        </w:r>
      </w:ins>
      <w:r w:rsidR="00A229E7">
        <w:rPr>
          <w:rFonts w:ascii="Times New Roman" w:hAnsi="Times New Roman" w:cs="Times New Roman"/>
        </w:rPr>
        <w:t>aware that the client was off track</w:t>
      </w:r>
      <w:r>
        <w:rPr>
          <w:rFonts w:ascii="Times New Roman" w:hAnsi="Times New Roman" w:cs="Times New Roman"/>
        </w:rPr>
        <w:t xml:space="preserve">. </w:t>
      </w:r>
      <w:r w:rsidR="00A229E7">
        <w:rPr>
          <w:rFonts w:ascii="Times New Roman" w:hAnsi="Times New Roman" w:cs="Times New Roman"/>
        </w:rPr>
        <w:t xml:space="preserve">As outlined in the CCAPS section, going off track is triggered by a client’s score falling </w:t>
      </w:r>
      <w:del w:id="83" w:author="Rebecca Janis" w:date="2020-05-27T19:48:00Z">
        <w:r w:rsidR="00A229E7" w:rsidDel="00AD7FAA">
          <w:rPr>
            <w:rFonts w:ascii="Times New Roman" w:hAnsi="Times New Roman" w:cs="Times New Roman"/>
          </w:rPr>
          <w:delText xml:space="preserve">above </w:delText>
        </w:r>
      </w:del>
      <w:ins w:id="84" w:author="Rebecca Janis" w:date="2020-05-27T19:48:00Z">
        <w:r w:rsidR="00AD7FAA">
          <w:rPr>
            <w:rFonts w:ascii="Times New Roman" w:hAnsi="Times New Roman" w:cs="Times New Roman"/>
          </w:rPr>
          <w:t xml:space="preserve">outside </w:t>
        </w:r>
      </w:ins>
      <w:r w:rsidR="00A229E7">
        <w:rPr>
          <w:rFonts w:ascii="Times New Roman" w:hAnsi="Times New Roman" w:cs="Times New Roman"/>
        </w:rPr>
        <w:t xml:space="preserve">the upper bound of the 90% tolerance interval around the expected treatment trajectory for their baseline score. </w:t>
      </w:r>
      <w:r w:rsidR="00210E7A">
        <w:rPr>
          <w:rFonts w:ascii="Times New Roman" w:hAnsi="Times New Roman" w:cs="Times New Roman"/>
        </w:rPr>
        <w:t xml:space="preserve">It is anticipated that clients who go off track will have worse outcomes than those who do not go off track. </w:t>
      </w:r>
      <w:r w:rsidR="00D74AB4">
        <w:rPr>
          <w:rFonts w:ascii="Times New Roman" w:hAnsi="Times New Roman" w:cs="Times New Roman"/>
        </w:rPr>
        <w:t>Although prior research did not consistently find a differential effect for on track and off track clients, i</w:t>
      </w:r>
      <w:r w:rsidR="001E18C5">
        <w:rPr>
          <w:rFonts w:ascii="Times New Roman" w:hAnsi="Times New Roman" w:cs="Times New Roman"/>
        </w:rPr>
        <w:t xml:space="preserve">t is </w:t>
      </w:r>
      <w:r w:rsidR="00D74AB4">
        <w:rPr>
          <w:rFonts w:ascii="Times New Roman" w:hAnsi="Times New Roman" w:cs="Times New Roman"/>
        </w:rPr>
        <w:t>hypothesized</w:t>
      </w:r>
      <w:r w:rsidR="001E18C5">
        <w:rPr>
          <w:rFonts w:ascii="Times New Roman" w:hAnsi="Times New Roman" w:cs="Times New Roman"/>
        </w:rPr>
        <w:t xml:space="preserve"> that </w:t>
      </w:r>
      <w:r w:rsidR="00312CE2">
        <w:rPr>
          <w:rFonts w:ascii="Times New Roman" w:hAnsi="Times New Roman" w:cs="Times New Roman"/>
        </w:rPr>
        <w:t xml:space="preserve">the effect of feedback will be stronger for clients who go off track than clients who remained on track during treatment. </w:t>
      </w:r>
      <w:r w:rsidR="006D6950">
        <w:rPr>
          <w:rFonts w:ascii="Times New Roman" w:hAnsi="Times New Roman" w:cs="Times New Roman"/>
        </w:rPr>
        <w:t xml:space="preserve">Said another way, clients who went off track in the feedback condition and received an alert will have more positive outcomes than clients who went off track in the no feedback condition but did not receive an off track alert. </w:t>
      </w:r>
      <w:r w:rsidR="00BF66AB">
        <w:rPr>
          <w:rFonts w:ascii="Times New Roman" w:hAnsi="Times New Roman" w:cs="Times New Roman"/>
        </w:rPr>
        <w:t xml:space="preserve">This moderator was not tested for the outcome of deterioration, since all clients who were classified as deteriorated also met criteria for going off track.  </w:t>
      </w:r>
    </w:p>
    <w:p w14:paraId="1C58D1E5" w14:textId="27F80E75" w:rsidR="009148A8" w:rsidRDefault="00A229E7" w:rsidP="00A229E7">
      <w:pPr>
        <w:spacing w:line="480" w:lineRule="auto"/>
        <w:rPr>
          <w:rFonts w:ascii="Times New Roman" w:hAnsi="Times New Roman" w:cs="Times New Roman"/>
        </w:rPr>
      </w:pPr>
      <w:r>
        <w:rPr>
          <w:rFonts w:ascii="Times New Roman" w:hAnsi="Times New Roman" w:cs="Times New Roman"/>
        </w:rPr>
        <w:t xml:space="preserve">Second, each client’s initial CCAPS score on the subscale being analyzed will be </w:t>
      </w:r>
      <w:r w:rsidR="00A04A01">
        <w:rPr>
          <w:rFonts w:ascii="Times New Roman" w:hAnsi="Times New Roman" w:cs="Times New Roman"/>
        </w:rPr>
        <w:t xml:space="preserve">standardized and </w:t>
      </w:r>
      <w:r w:rsidR="006B7283">
        <w:rPr>
          <w:rFonts w:ascii="Times New Roman" w:hAnsi="Times New Roman" w:cs="Times New Roman"/>
        </w:rPr>
        <w:t xml:space="preserve">centered around the mean of their center’s </w:t>
      </w:r>
      <w:ins w:id="85" w:author="Rebecca Janis" w:date="2020-05-27T19:49:00Z">
        <w:r w:rsidR="003D48A6">
          <w:rPr>
            <w:rFonts w:ascii="Times New Roman" w:hAnsi="Times New Roman" w:cs="Times New Roman"/>
          </w:rPr>
          <w:t xml:space="preserve">baseline CCAPS </w:t>
        </w:r>
      </w:ins>
      <w:r w:rsidR="006B7283">
        <w:rPr>
          <w:rFonts w:ascii="Times New Roman" w:hAnsi="Times New Roman" w:cs="Times New Roman"/>
        </w:rPr>
        <w:t>scores</w:t>
      </w:r>
      <w:ins w:id="86" w:author="Rebecca Janis" w:date="2020-05-27T19:49:00Z">
        <w:r w:rsidR="003D48A6">
          <w:rPr>
            <w:rFonts w:ascii="Times New Roman" w:hAnsi="Times New Roman" w:cs="Times New Roman"/>
          </w:rPr>
          <w:t>.</w:t>
        </w:r>
      </w:ins>
      <w:del w:id="87" w:author="Rebecca Janis" w:date="2020-05-27T19:49:00Z">
        <w:r w:rsidR="006B7283" w:rsidDel="003D48A6">
          <w:rPr>
            <w:rFonts w:ascii="Times New Roman" w:hAnsi="Times New Roman" w:cs="Times New Roman"/>
          </w:rPr>
          <w:delText>, and</w:delText>
        </w:r>
      </w:del>
      <w:r w:rsidR="006B7283">
        <w:rPr>
          <w:rFonts w:ascii="Times New Roman" w:hAnsi="Times New Roman" w:cs="Times New Roman"/>
        </w:rPr>
        <w:t xml:space="preserve"> </w:t>
      </w:r>
      <w:ins w:id="88" w:author="Rebecca Janis" w:date="2020-05-27T19:49:00Z">
        <w:r w:rsidR="003D48A6">
          <w:rPr>
            <w:rFonts w:ascii="Times New Roman" w:hAnsi="Times New Roman" w:cs="Times New Roman"/>
          </w:rPr>
          <w:t>B</w:t>
        </w:r>
      </w:ins>
      <w:del w:id="89" w:author="Rebecca Janis" w:date="2020-05-27T19:49:00Z">
        <w:r w:rsidR="006B7283" w:rsidDel="003D48A6">
          <w:rPr>
            <w:rFonts w:ascii="Times New Roman" w:hAnsi="Times New Roman" w:cs="Times New Roman"/>
          </w:rPr>
          <w:delText>b</w:delText>
        </w:r>
      </w:del>
      <w:r w:rsidR="006B7283">
        <w:rPr>
          <w:rFonts w:ascii="Times New Roman" w:hAnsi="Times New Roman" w:cs="Times New Roman"/>
        </w:rPr>
        <w:t xml:space="preserve">oth the centered </w:t>
      </w:r>
      <w:ins w:id="90" w:author="Rebecca Janis" w:date="2020-05-27T19:49:00Z">
        <w:r w:rsidR="003D48A6">
          <w:rPr>
            <w:rFonts w:ascii="Times New Roman" w:hAnsi="Times New Roman" w:cs="Times New Roman"/>
          </w:rPr>
          <w:t xml:space="preserve">client </w:t>
        </w:r>
      </w:ins>
      <w:r w:rsidR="006B7283">
        <w:rPr>
          <w:rFonts w:ascii="Times New Roman" w:hAnsi="Times New Roman" w:cs="Times New Roman"/>
        </w:rPr>
        <w:t xml:space="preserve">score and center average </w:t>
      </w:r>
      <w:del w:id="91" w:author="Rebecca Janis" w:date="2020-05-27T19:49:00Z">
        <w:r w:rsidR="006B7283" w:rsidDel="003D48A6">
          <w:rPr>
            <w:rFonts w:ascii="Times New Roman" w:hAnsi="Times New Roman" w:cs="Times New Roman"/>
          </w:rPr>
          <w:delText xml:space="preserve">CCAPS </w:delText>
        </w:r>
      </w:del>
      <w:r w:rsidR="006B7283">
        <w:rPr>
          <w:rFonts w:ascii="Times New Roman" w:hAnsi="Times New Roman" w:cs="Times New Roman"/>
        </w:rPr>
        <w:t>score will be included in the model</w:t>
      </w:r>
      <w:r>
        <w:rPr>
          <w:rFonts w:ascii="Times New Roman" w:hAnsi="Times New Roman" w:cs="Times New Roman"/>
        </w:rPr>
        <w:t xml:space="preserve">. It is anticipated that </w:t>
      </w:r>
      <w:r w:rsidR="00210E7A">
        <w:rPr>
          <w:rFonts w:ascii="Times New Roman" w:hAnsi="Times New Roman" w:cs="Times New Roman"/>
        </w:rPr>
        <w:lastRenderedPageBreak/>
        <w:t xml:space="preserve">higher baseline CCAPS scores will be associated with more positive outcomes and that </w:t>
      </w:r>
      <w:r w:rsidR="00C74D2B">
        <w:rPr>
          <w:rFonts w:ascii="Times New Roman" w:hAnsi="Times New Roman" w:cs="Times New Roman"/>
        </w:rPr>
        <w:t xml:space="preserve">within the restricted range of distress captured by the CCAPS, </w:t>
      </w:r>
      <w:r>
        <w:rPr>
          <w:rFonts w:ascii="Times New Roman" w:hAnsi="Times New Roman" w:cs="Times New Roman"/>
        </w:rPr>
        <w:t>clients with higher baseline distress will benefit more from feedback</w:t>
      </w:r>
      <w:r w:rsidR="006B7283">
        <w:rPr>
          <w:rFonts w:ascii="Times New Roman" w:hAnsi="Times New Roman" w:cs="Times New Roman"/>
        </w:rPr>
        <w:t xml:space="preserve"> and centers with higher average CCAPS scores will benefit more from </w:t>
      </w:r>
      <w:r w:rsidR="006E1EC5">
        <w:rPr>
          <w:rFonts w:ascii="Times New Roman" w:hAnsi="Times New Roman" w:cs="Times New Roman"/>
        </w:rPr>
        <w:t>feedback</w:t>
      </w:r>
      <w:r>
        <w:rPr>
          <w:rFonts w:ascii="Times New Roman" w:hAnsi="Times New Roman" w:cs="Times New Roman"/>
        </w:rPr>
        <w:t>. Third, p</w:t>
      </w:r>
      <w:r w:rsidR="001E18C5">
        <w:rPr>
          <w:rFonts w:ascii="Times New Roman" w:hAnsi="Times New Roman" w:cs="Times New Roman"/>
        </w:rPr>
        <w:t xml:space="preserve">rior </w:t>
      </w:r>
      <w:r w:rsidR="007A74CE">
        <w:rPr>
          <w:rFonts w:ascii="Times New Roman" w:hAnsi="Times New Roman" w:cs="Times New Roman"/>
        </w:rPr>
        <w:t>psychiatric hospitalizations</w:t>
      </w:r>
      <w:r>
        <w:rPr>
          <w:rFonts w:ascii="Times New Roman" w:hAnsi="Times New Roman" w:cs="Times New Roman"/>
        </w:rPr>
        <w:t xml:space="preserve"> will be dichotomized into no lifetime history of psychiatric hospitalization and one or more psychiatric hospitalization</w:t>
      </w:r>
      <w:ins w:id="92" w:author="Rebecca Janis" w:date="2020-05-27T19:50:00Z">
        <w:r w:rsidR="00165C4C">
          <w:rPr>
            <w:rFonts w:ascii="Times New Roman" w:hAnsi="Times New Roman" w:cs="Times New Roman"/>
          </w:rPr>
          <w:t>(s)</w:t>
        </w:r>
      </w:ins>
      <w:r>
        <w:rPr>
          <w:rFonts w:ascii="Times New Roman" w:hAnsi="Times New Roman" w:cs="Times New Roman"/>
        </w:rPr>
        <w:t xml:space="preserve"> at any point in the client’s life. It is anticipated that clients with </w:t>
      </w:r>
      <w:r w:rsidR="00FA2FA9">
        <w:rPr>
          <w:rFonts w:ascii="Times New Roman" w:hAnsi="Times New Roman" w:cs="Times New Roman"/>
        </w:rPr>
        <w:t xml:space="preserve">prior </w:t>
      </w:r>
      <w:r>
        <w:rPr>
          <w:rFonts w:ascii="Times New Roman" w:hAnsi="Times New Roman" w:cs="Times New Roman"/>
        </w:rPr>
        <w:t xml:space="preserve">psychiatric hospitalizations will </w:t>
      </w:r>
      <w:r w:rsidR="00210E7A">
        <w:rPr>
          <w:rFonts w:ascii="Times New Roman" w:hAnsi="Times New Roman" w:cs="Times New Roman"/>
        </w:rPr>
        <w:t xml:space="preserve">have poorer outcomes and </w:t>
      </w:r>
      <w:r>
        <w:rPr>
          <w:rFonts w:ascii="Times New Roman" w:hAnsi="Times New Roman" w:cs="Times New Roman"/>
        </w:rPr>
        <w:t xml:space="preserve">benefit less from feedback, consistent </w:t>
      </w:r>
      <w:ins w:id="93" w:author="Rebecca Janis" w:date="2020-05-27T19:50:00Z">
        <w:r w:rsidR="00165C4C">
          <w:rPr>
            <w:rFonts w:ascii="Times New Roman" w:hAnsi="Times New Roman" w:cs="Times New Roman"/>
          </w:rPr>
          <w:t xml:space="preserve">with </w:t>
        </w:r>
      </w:ins>
      <w:r>
        <w:rPr>
          <w:rFonts w:ascii="Times New Roman" w:hAnsi="Times New Roman" w:cs="Times New Roman"/>
        </w:rPr>
        <w:t xml:space="preserve">findings from one previous study </w:t>
      </w:r>
      <w:r w:rsidR="004037C4">
        <w:rPr>
          <w:rFonts w:ascii="Times New Roman" w:hAnsi="Times New Roman" w:cs="Times New Roman"/>
        </w:rPr>
        <w:fldChar w:fldCharType="begin" w:fldLock="1"/>
      </w:r>
      <w:r w:rsidR="00493BF8">
        <w:rPr>
          <w:rFonts w:ascii="Times New Roman" w:hAnsi="Times New Roman" w:cs="Times New Roman"/>
        </w:rPr>
        <w:instrText>ADDIN CSL_CITATION {"citationItems":[{"id":"ITEM-1","itemData":{"DOI":"10.1037/ccp0000277","ISSN":"19392117","abstract":"Objective: Our objective was to assess low-cost and feasible feedback alternatives and compare them to Lambert's OQ feedback system. We also studied patient, therapist, and process characteristics that could moderate the effect of feedback on outcome, session attendance, and alliance. Method: A total of 547 patients, 75% female, average age 41 (SD = 13), 95% Latino, treated in an outpatient individual psychotherapy setting in Chile were randomly assigned to five feedback conditions: no feedback, feedback on symptomatology, feedback on the alliance, feedback on both symptomatology and alliance, and Lambert's OQ progress feedback report. The measures included the Outcome Questionnaire and the Working Alliance Inventory. We also had follow-up interviews with therapists. Results: We found through multilevel modeling that feedback had no effect on outcome, session attendance, and alliance. Contrary to previous findings, these results were maintained even when focusing only on patients \"not-on-Track.\" However, patients' former psychiatric hospitalization history and baseline severity, combined with lack of progress, significantly moderated the impact of feedback. For this more dysfunctional population, \"positive feedback\" (i.e., low symptomatology) to therapists had a positive impact on therapy outcome, while \"negative feedback\" (i.e., high symptomatology) had a negative impact. Conclusions: Providing feedback to therapists without offering them tools to improve treatment may be ineffective and even be detrimental. This may be especially the case for patients who suffer more severe mental health issues and whose therapists receive mostly discouraging news as feedback. (PsycINFO Database Record (c) 2018 APA, all rights reserved).","author":[{"dropping-particle":"","family":"Errázuriz","given":"Paula","non-dropping-particle":"","parse-names":false,"suffix":""},{"dropping-particle":"","family":"Zilcha-Mano","given":"Sigal","non-dropping-particle":"","parse-names":false,"suffix":""}],"container-title":"Journal of Consulting and Clinical Psychology","id":"ITEM-1","issue":"2","issued":{"date-parts":[["2018"]]},"page":"125-139","title":"In psychotherapy with severe patients discouraging news may be worse than no news: The impact of providing feedback to therapists on psychotherapy outcome, session attendance, and the alliance.","type":"article-journal","volume":"86"},"uris":["http://www.mendeley.com/documents/?uuid=c13945fe-a8d7-4670-a76e-8720895cc71b"]}],"mendeley":{"formattedCitation":"(Errázuriz &amp; Zilcha-Mano, 2018)","plainTextFormattedCitation":"(Errázuriz &amp; Zilcha-Mano, 2018)","previouslyFormattedCitation":"(Errázuriz &amp; Zilcha-Mano, 2018)"},"properties":{"noteIndex":0},"schema":"https://github.com/citation-style-language/schema/raw/master/csl-citation.json"}</w:instrText>
      </w:r>
      <w:r w:rsidR="004037C4">
        <w:rPr>
          <w:rFonts w:ascii="Times New Roman" w:hAnsi="Times New Roman" w:cs="Times New Roman"/>
        </w:rPr>
        <w:fldChar w:fldCharType="separate"/>
      </w:r>
      <w:r w:rsidR="004037C4" w:rsidRPr="004037C4">
        <w:rPr>
          <w:rFonts w:ascii="Times New Roman" w:hAnsi="Times New Roman" w:cs="Times New Roman"/>
          <w:noProof/>
        </w:rPr>
        <w:t>(Errázuriz &amp; Zilcha-Mano, 2018)</w:t>
      </w:r>
      <w:r w:rsidR="004037C4">
        <w:rPr>
          <w:rFonts w:ascii="Times New Roman" w:hAnsi="Times New Roman" w:cs="Times New Roman"/>
        </w:rPr>
        <w:fldChar w:fldCharType="end"/>
      </w:r>
      <w:r w:rsidR="004037C4">
        <w:rPr>
          <w:rFonts w:ascii="Times New Roman" w:hAnsi="Times New Roman" w:cs="Times New Roman"/>
        </w:rPr>
        <w:t xml:space="preserve">, although in a different population and setting. </w:t>
      </w:r>
    </w:p>
    <w:p w14:paraId="27E0D181" w14:textId="2232B319" w:rsidR="00864FA2" w:rsidRDefault="00494515" w:rsidP="00A401A4">
      <w:pPr>
        <w:spacing w:line="480" w:lineRule="auto"/>
        <w:rPr>
          <w:rFonts w:ascii="Times New Roman" w:hAnsi="Times New Roman" w:cs="Times New Roman"/>
        </w:rPr>
      </w:pPr>
      <w:r>
        <w:rPr>
          <w:rFonts w:ascii="Times New Roman" w:hAnsi="Times New Roman" w:cs="Times New Roman"/>
        </w:rPr>
        <w:t>Fourth, the frequency of CCAPS administration</w:t>
      </w:r>
      <w:ins w:id="94" w:author="Rebecca Janis" w:date="2020-05-27T19:50:00Z">
        <w:r w:rsidR="002244D3">
          <w:rPr>
            <w:rFonts w:ascii="Times New Roman" w:hAnsi="Times New Roman" w:cs="Times New Roman"/>
          </w:rPr>
          <w:t>s</w:t>
        </w:r>
      </w:ins>
      <w:r>
        <w:rPr>
          <w:rFonts w:ascii="Times New Roman" w:hAnsi="Times New Roman" w:cs="Times New Roman"/>
        </w:rPr>
        <w:t xml:space="preserve"> throughout treatment will be </w:t>
      </w:r>
      <w:r w:rsidR="00D8765A">
        <w:rPr>
          <w:rFonts w:ascii="Times New Roman" w:hAnsi="Times New Roman" w:cs="Times New Roman"/>
        </w:rPr>
        <w:t>captured by dividing each client’s total number of CCAPS administrations by their total number of individual sessions</w:t>
      </w:r>
      <w:r w:rsidR="00A401A4">
        <w:rPr>
          <w:rFonts w:ascii="Times New Roman" w:hAnsi="Times New Roman" w:cs="Times New Roman"/>
        </w:rPr>
        <w:t>, representing the proportion of sessions with a CCAPS</w:t>
      </w:r>
      <w:r w:rsidR="00A04A01">
        <w:rPr>
          <w:rFonts w:ascii="Times New Roman" w:hAnsi="Times New Roman" w:cs="Times New Roman"/>
        </w:rPr>
        <w:t>;</w:t>
      </w:r>
      <w:r w:rsidR="00033171">
        <w:rPr>
          <w:rFonts w:ascii="Times New Roman" w:hAnsi="Times New Roman" w:cs="Times New Roman"/>
        </w:rPr>
        <w:t xml:space="preserve"> variance in CCAPS administrations will be partitioned into client within center variance and between center variance</w:t>
      </w:r>
      <w:r w:rsidR="00D8765A">
        <w:rPr>
          <w:rFonts w:ascii="Times New Roman" w:hAnsi="Times New Roman" w:cs="Times New Roman"/>
        </w:rPr>
        <w:t xml:space="preserve">. </w:t>
      </w:r>
      <w:r w:rsidR="000C239C">
        <w:rPr>
          <w:rFonts w:ascii="Times New Roman" w:hAnsi="Times New Roman" w:cs="Times New Roman"/>
        </w:rPr>
        <w:t xml:space="preserve">It is anticipated that </w:t>
      </w:r>
      <w:r w:rsidR="00210E7A">
        <w:rPr>
          <w:rFonts w:ascii="Times New Roman" w:hAnsi="Times New Roman" w:cs="Times New Roman"/>
        </w:rPr>
        <w:t>outcomes will improve as CCAPS frequency increases and that this effect will be stronger in the feedback condition</w:t>
      </w:r>
      <w:r w:rsidR="000C239C">
        <w:rPr>
          <w:rFonts w:ascii="Times New Roman" w:hAnsi="Times New Roman" w:cs="Times New Roman"/>
        </w:rPr>
        <w:t xml:space="preserve">, since more frequent administrations will provide more data about </w:t>
      </w:r>
      <w:r w:rsidR="0044208F">
        <w:rPr>
          <w:rFonts w:ascii="Times New Roman" w:hAnsi="Times New Roman" w:cs="Times New Roman"/>
        </w:rPr>
        <w:t>client</w:t>
      </w:r>
      <w:r w:rsidR="000C239C">
        <w:rPr>
          <w:rFonts w:ascii="Times New Roman" w:hAnsi="Times New Roman" w:cs="Times New Roman"/>
        </w:rPr>
        <w:t xml:space="preserve"> progress, and therapists will have more opportunity to use the feedback to inform treatment. </w:t>
      </w:r>
      <w:r>
        <w:rPr>
          <w:rFonts w:ascii="Times New Roman" w:hAnsi="Times New Roman" w:cs="Times New Roman"/>
        </w:rPr>
        <w:t>Fifth</w:t>
      </w:r>
      <w:r w:rsidR="000C239C">
        <w:rPr>
          <w:rFonts w:ascii="Times New Roman" w:hAnsi="Times New Roman" w:cs="Times New Roman"/>
        </w:rPr>
        <w:t xml:space="preserve"> and finally</w:t>
      </w:r>
      <w:r>
        <w:rPr>
          <w:rFonts w:ascii="Times New Roman" w:hAnsi="Times New Roman" w:cs="Times New Roman"/>
        </w:rPr>
        <w:t xml:space="preserve">, the total number of individual therapy sessions will be </w:t>
      </w:r>
      <w:r w:rsidR="00033171">
        <w:rPr>
          <w:rFonts w:ascii="Times New Roman" w:hAnsi="Times New Roman" w:cs="Times New Roman"/>
        </w:rPr>
        <w:t>included and similarly partitioned into between and within center variance</w:t>
      </w:r>
      <w:r>
        <w:rPr>
          <w:rFonts w:ascii="Times New Roman" w:hAnsi="Times New Roman" w:cs="Times New Roman"/>
        </w:rPr>
        <w:t xml:space="preserve">. It is anticipated that more sessions will </w:t>
      </w:r>
      <w:r w:rsidR="00033171">
        <w:rPr>
          <w:rFonts w:ascii="Times New Roman" w:hAnsi="Times New Roman" w:cs="Times New Roman"/>
        </w:rPr>
        <w:t>be associated with</w:t>
      </w:r>
      <w:r>
        <w:rPr>
          <w:rFonts w:ascii="Times New Roman" w:hAnsi="Times New Roman" w:cs="Times New Roman"/>
        </w:rPr>
        <w:t xml:space="preserve"> better outcomes, and that this effect will </w:t>
      </w:r>
      <w:r w:rsidR="00210E7A">
        <w:rPr>
          <w:rFonts w:ascii="Times New Roman" w:hAnsi="Times New Roman" w:cs="Times New Roman"/>
        </w:rPr>
        <w:t xml:space="preserve">also </w:t>
      </w:r>
      <w:r>
        <w:rPr>
          <w:rFonts w:ascii="Times New Roman" w:hAnsi="Times New Roman" w:cs="Times New Roman"/>
        </w:rPr>
        <w:t xml:space="preserve">be stronger in the feedback condition. </w:t>
      </w:r>
    </w:p>
    <w:p w14:paraId="564DC9AF" w14:textId="77777777" w:rsidR="00200323" w:rsidRDefault="00200323" w:rsidP="00200323">
      <w:pPr>
        <w:pStyle w:val="Title"/>
        <w:spacing w:line="480" w:lineRule="auto"/>
      </w:pPr>
      <w:r>
        <w:t>Results</w:t>
      </w:r>
    </w:p>
    <w:p w14:paraId="013F2FCC" w14:textId="5EE9CCA4" w:rsidR="00200323" w:rsidRDefault="00200323" w:rsidP="00200323">
      <w:pPr>
        <w:pStyle w:val="FirstParagraph"/>
        <w:spacing w:line="480" w:lineRule="auto"/>
      </w:pPr>
      <w:r>
        <w:t xml:space="preserve">A total of 39,358 clients from 71 centers were included in analyses, although some subscales had reduced </w:t>
      </w:r>
      <w:del w:id="95" w:author="Rebecca Janis" w:date="2020-05-27T19:51:00Z">
        <w:r w:rsidDel="002244D3">
          <w:delText xml:space="preserve">numbers </w:delText>
        </w:r>
      </w:del>
      <w:ins w:id="96" w:author="Rebecca Janis" w:date="2020-05-27T19:51:00Z">
        <w:r w:rsidR="002244D3">
          <w:t xml:space="preserve">Ns </w:t>
        </w:r>
      </w:ins>
      <w:r>
        <w:t xml:space="preserve">due to clients not being able to go off track or deteriorate on those subscales. Total clients and centers for each subscale are included in the results table for each </w:t>
      </w:r>
      <w:r>
        <w:lastRenderedPageBreak/>
        <w:t>model. Of the 39,358 clients, 13,765 were in the no feedback condition and 25,593 were in the feedback condition. Table 1 shows the data reduction process and the number of clients and centers lost at each step.</w:t>
      </w:r>
    </w:p>
    <w:p w14:paraId="701943D4" w14:textId="6FA4EB8A" w:rsidR="00200323" w:rsidDel="00901027" w:rsidRDefault="00200323" w:rsidP="00200323">
      <w:pPr>
        <w:pStyle w:val="BodyText"/>
        <w:spacing w:line="480" w:lineRule="auto"/>
        <w:rPr>
          <w:del w:id="97" w:author="Rebecca Janis" w:date="2020-05-27T19:53:00Z"/>
        </w:rPr>
      </w:pPr>
      <w:r>
        <w:t xml:space="preserve">Internal consistencies for CCAPS subscales from data included in the present study were in line with established psychometrics for this scale, with alphas ranging from 0.81 on Generalized Anxiety and 0.9 on DI. After removing sessions above 20, clients attended from 3 to 20 individual sessions, with a mean of 7.93, a SD of 4.48, a median of 7, and a mode of 3. Clients in the feedback condition had higher starting CCAPS scores on some subscales, consistent with increasing trends in CCAPS scores during the time period the data was collected </w:t>
      </w:r>
      <w:r w:rsidR="0056404D">
        <w:fldChar w:fldCharType="begin" w:fldLock="1"/>
      </w:r>
      <w:r w:rsidR="0056404D">
        <w:instrText>ADDIN CSL_CITATION {"citationItems":[{"id":"ITEM-1","itemData":{"DOI":"10.1037/ser0000130","ISSN":"1541-1559","author":[{"dropping-particle":"","family":"Xiao","given":"Henry","non-dropping-particle":"","parse-names":false,"suffix":""},{"dropping-particle":"","family":"Carney","given":"Dever M.","non-dropping-particle":"","parse-names":false,"suffix":""},{"dropping-particle":"","family":"Janis","given":"Rebecca A","non-dropping-particle":"","parse-names":false,"suffix":""},{"dropping-particle":"","family":"Youn","given":"Soo Jeong","non-dropping-particle":"","parse-names":false,"suffix":""},{"dropping-particle":"","family":"Castonguay","given":"Louis G.","non-dropping-particle":"","parse-names":false,"suffix":""},{"dropping-particle":"","family":"Hayes","given":"Jeffrey A.","non-dropping-particle":"","parse-names":false,"suffix":""},{"dropping-particle":"","family":"Locke","given":"Benjamin D.","non-dropping-particle":"","parse-names":false,"suffix":""}],"container-title":"Psychological Services","id":"ITEM-1","issue":"4","issued":{"date-parts":[["2017"]]},"page":"407-415","title":"Are we in crisis? National mental health and treatment trends in college counseling centers.","type":"article-journal","volume":"14"},"uris":["http://www.mendeley.com/documents/?uuid=d2b8538b-4821-465c-842c-7bdaa2278541"]}],"mendeley":{"formattedCitation":"(Xiao, Carney, et al., 2017)","plainTextFormattedCitation":"(Xiao, Carney, et al., 2017)","previouslyFormattedCitation":"(Xiao, Carney, et al., 2017)"},"properties":{"noteIndex":0},"schema":"https://github.com/citation-style-language/schema/raw/master/csl-citation.json"}</w:instrText>
      </w:r>
      <w:r w:rsidR="0056404D">
        <w:fldChar w:fldCharType="separate"/>
      </w:r>
      <w:r w:rsidR="0056404D" w:rsidRPr="0056404D">
        <w:rPr>
          <w:noProof/>
        </w:rPr>
        <w:t>(Xiao, Carney, et al., 2017)</w:t>
      </w:r>
      <w:r w:rsidR="0056404D">
        <w:fldChar w:fldCharType="end"/>
      </w:r>
      <w:r>
        <w:t xml:space="preserve">. Clients in the feedback condition also attended </w:t>
      </w:r>
      <w:r w:rsidR="00F74EC9">
        <w:t>0</w:t>
      </w:r>
      <w:r>
        <w:t>.7 more sessions on average, had more frequent CCAPS administrations, and were less likely to have a prior hospitalization. Table 2 compares all moderators by feedback condition, as well as other demographic variables.</w:t>
      </w:r>
      <w:ins w:id="98" w:author="Rebecca Janis" w:date="2020-05-27T19:53:00Z">
        <w:r w:rsidR="00901027">
          <w:t xml:space="preserve"> </w:t>
        </w:r>
      </w:ins>
    </w:p>
    <w:p w14:paraId="144C07FE" w14:textId="23657193" w:rsidR="00200323" w:rsidRDefault="00200323" w:rsidP="00901027">
      <w:pPr>
        <w:pStyle w:val="BodyText"/>
        <w:spacing w:line="480" w:lineRule="auto"/>
      </w:pPr>
      <w:r>
        <w:t xml:space="preserve">Across both conditions, 64.33% of clients went off track on at least one subscale at some point during treatment, and this </w:t>
      </w:r>
      <w:del w:id="99" w:author="Rebecca Janis" w:date="2020-05-27T19:52:00Z">
        <w:r w:rsidDel="004F62B7">
          <w:delText xml:space="preserve">was </w:delText>
        </w:r>
        <w:r w:rsidDel="00FB1BB8">
          <w:delText xml:space="preserve">identical </w:delText>
        </w:r>
        <w:r w:rsidDel="004F62B7">
          <w:delText>across no feedback and</w:delText>
        </w:r>
      </w:del>
      <w:ins w:id="100" w:author="Rebecca Janis" w:date="2020-05-27T19:52:00Z">
        <w:r w:rsidR="004F62B7">
          <w:t>did not differ between</w:t>
        </w:r>
      </w:ins>
      <w:r>
        <w:t xml:space="preserve"> feedback conditions. The percentage of clients going off track on each subscale ranged from 15.15% on the DI to 27.27% on Academic</w:t>
      </w:r>
      <w:ins w:id="101" w:author="Rebecca Janis" w:date="2020-05-27T19:52:00Z">
        <w:r w:rsidR="00FB1BB8">
          <w:t xml:space="preserve"> Distress</w:t>
        </w:r>
      </w:ins>
      <w:del w:id="102" w:author="Rebecca Janis" w:date="2020-05-27T19:52:00Z">
        <w:r w:rsidDel="00FB1BB8">
          <w:delText>s</w:delText>
        </w:r>
      </w:del>
      <w:r>
        <w:t xml:space="preserve">. </w:t>
      </w:r>
      <w:del w:id="103" w:author="Rebecca Janis" w:date="2020-05-27T19:52:00Z">
        <w:r w:rsidDel="004F62B7">
          <w:delText xml:space="preserve">The proportion of clients going off track on each subscale also did not differ between conditions. </w:delText>
        </w:r>
      </w:del>
      <w:r>
        <w:t>Figure 1 shows the proportion of clients going off track at each session for both conditions.</w:t>
      </w:r>
    </w:p>
    <w:p w14:paraId="43DB508C" w14:textId="77777777" w:rsidR="00200323" w:rsidRDefault="00200323" w:rsidP="00200323">
      <w:pPr>
        <w:pStyle w:val="Heading2"/>
        <w:spacing w:line="480" w:lineRule="auto"/>
      </w:pPr>
      <w:bookmarkStart w:id="104" w:name="deterioration"/>
      <w:r>
        <w:t>Deterioration</w:t>
      </w:r>
      <w:bookmarkEnd w:id="104"/>
    </w:p>
    <w:p w14:paraId="4FADEA51" w14:textId="76E93FC8" w:rsidR="00200323" w:rsidRDefault="00200323" w:rsidP="00200323">
      <w:pPr>
        <w:pStyle w:val="FirstParagraph"/>
        <w:spacing w:line="480" w:lineRule="auto"/>
      </w:pPr>
      <w:r>
        <w:t>First, client deterioration</w:t>
      </w:r>
      <w:ins w:id="105" w:author="Rebecca Janis" w:date="2020-05-27T19:53:00Z">
        <w:r w:rsidR="007F72AB">
          <w:t>,</w:t>
        </w:r>
        <w:r w:rsidR="007F72AB" w:rsidRPr="007F72AB">
          <w:t xml:space="preserve"> </w:t>
        </w:r>
        <w:r w:rsidR="007F72AB">
          <w:t>or reliable worsening,</w:t>
        </w:r>
      </w:ins>
      <w:r>
        <w:t xml:space="preserve"> on each subscale</w:t>
      </w:r>
      <w:del w:id="106" w:author="Rebecca Janis" w:date="2020-05-27T19:53:00Z">
        <w:r w:rsidDel="007F72AB">
          <w:delText>,</w:delText>
        </w:r>
      </w:del>
      <w:r>
        <w:t xml:space="preserve"> </w:t>
      </w:r>
      <w:del w:id="107" w:author="Rebecca Janis" w:date="2020-05-27T19:53:00Z">
        <w:r w:rsidDel="007F72AB">
          <w:delText xml:space="preserve">or reliable worsening, </w:delText>
        </w:r>
      </w:del>
      <w:r>
        <w:t>was examined as an outcome. The direction of the effect on this outcome across all subscales was toward reduced deterioration in the feedback condition; however, the effect of feedback only significantly improved model fit on the DI (</w:t>
      </w:r>
      <m:oMath>
        <m:r>
          <w:rPr>
            <w:rFonts w:ascii="Cambria Math" w:hAnsi="Cambria Math"/>
          </w:rPr>
          <m:t>χ</m:t>
        </m:r>
      </m:oMath>
      <w:r>
        <w:rPr>
          <w:vertAlign w:val="superscript"/>
        </w:rPr>
        <w:t>2</w:t>
      </w:r>
      <w:r>
        <w:t xml:space="preserve">(1) = 7.18, </w:t>
      </w:r>
      <w:r>
        <w:rPr>
          <w:i/>
        </w:rPr>
        <w:t>p</w:t>
      </w:r>
      <w:r>
        <w:t xml:space="preserve"> = 0.007). </w:t>
      </w:r>
      <w:ins w:id="108" w:author="Rebecca Janis" w:date="2020-05-27T19:54:00Z">
        <w:r w:rsidR="007F72AB">
          <w:t xml:space="preserve">Clients in the feedback condition were 10% less likely to deteriorate on the DI. </w:t>
        </w:r>
      </w:ins>
      <w:r>
        <w:t>The effect was small, however, (</w:t>
      </w:r>
      <m:oMath>
        <m:r>
          <w:rPr>
            <w:rFonts w:ascii="Cambria Math" w:hAnsi="Cambria Math"/>
          </w:rPr>
          <m:t>β</m:t>
        </m:r>
      </m:oMath>
      <w:r>
        <w:t xml:space="preserve"> = -0.11, SE = 0.04, </w:t>
      </w:r>
      <w:r>
        <w:lastRenderedPageBreak/>
        <w:t xml:space="preserve">OR = 0.9, </w:t>
      </w:r>
      <w:r>
        <w:rPr>
          <w:i/>
        </w:rPr>
        <w:t>z</w:t>
      </w:r>
      <w:r>
        <w:t xml:space="preserve"> = -2.71, </w:t>
      </w:r>
      <w:r>
        <w:rPr>
          <w:i/>
        </w:rPr>
        <w:t>p</w:t>
      </w:r>
      <w:r>
        <w:t xml:space="preserve"> = 0.007), and the R</w:t>
      </w:r>
      <w:r>
        <w:rPr>
          <w:vertAlign w:val="superscript"/>
        </w:rPr>
        <w:t>2</w:t>
      </w:r>
      <w:r>
        <w:t xml:space="preserve"> was less than 1%, indicating that </w:t>
      </w:r>
      <w:del w:id="109" w:author="Rebecca Janis" w:date="2020-05-27T19:53:00Z">
        <w:r w:rsidDel="007F72AB">
          <w:delText>this was not a strong effect</w:delText>
        </w:r>
      </w:del>
      <w:ins w:id="110" w:author="Rebecca Janis" w:date="2020-05-27T19:53:00Z">
        <w:r w:rsidR="007F72AB">
          <w:t>feedback explained little variance in deteriora</w:t>
        </w:r>
      </w:ins>
      <w:ins w:id="111" w:author="Rebecca Janis" w:date="2020-05-27T19:54:00Z">
        <w:r w:rsidR="007F72AB">
          <w:t>tion</w:t>
        </w:r>
      </w:ins>
      <w:del w:id="112" w:author="Rebecca Janis" w:date="2020-05-27T19:54:00Z">
        <w:r w:rsidDel="007F72AB">
          <w:delText xml:space="preserve">, with clients in the feedback condition being 10% less likely to deteriorate on the DI. </w:delText>
        </w:r>
      </w:del>
      <w:ins w:id="113" w:author="Rebecca Janis" w:date="2020-05-27T19:54:00Z">
        <w:r w:rsidR="007F72AB">
          <w:t xml:space="preserve">. </w:t>
        </w:r>
      </w:ins>
      <w:r>
        <w:t xml:space="preserve">Table 3 shows the effect of feedback on all subscales, and </w:t>
      </w:r>
      <w:ins w:id="114" w:author="Rebecca Janis" w:date="2020-05-27T19:55:00Z">
        <w:r w:rsidR="006C4310">
          <w:t xml:space="preserve">Table 4 presents </w:t>
        </w:r>
      </w:ins>
      <w:r>
        <w:t>deterioration rates for each subscale by feedback condition</w:t>
      </w:r>
      <w:del w:id="115" w:author="Rebecca Janis" w:date="2020-05-27T19:55:00Z">
        <w:r w:rsidDel="006C4310">
          <w:delText xml:space="preserve"> are shown in Table 4</w:delText>
        </w:r>
      </w:del>
      <w:r>
        <w:t>.</w:t>
      </w:r>
    </w:p>
    <w:p w14:paraId="5E030F00" w14:textId="77777777" w:rsidR="00200323" w:rsidRDefault="00200323" w:rsidP="00200323">
      <w:pPr>
        <w:pStyle w:val="BodyText"/>
        <w:spacing w:line="480" w:lineRule="auto"/>
      </w:pPr>
      <w:r>
        <w:t>Addressing research question two, feedback had more of an impact on reducing deterioration on a general index of distress than on any of the domain specific subscales, although the effect was small. Addressing research question three, the random effect of feedback within centers did not significantly improve model fit on any of the subscales, and for several subscales, the inclusion of a random effect of feedback produced boundary estimates for the parameters and near singular fit warnings. This indicates that the effect of feedback on deterioration did not differ by center, and random effects of feedback were not included in subsequent models.</w:t>
      </w:r>
    </w:p>
    <w:p w14:paraId="36634A38" w14:textId="77777777" w:rsidR="00200323" w:rsidRDefault="00200323" w:rsidP="00200323">
      <w:pPr>
        <w:pStyle w:val="BodyText"/>
        <w:spacing w:line="480" w:lineRule="auto"/>
      </w:pPr>
      <w:r>
        <w:t>Finally, interactions were tested between feedback condition and each of the moderator variables. None of the moderators produced a significant effect. Looking at main effects in the absence of significant interactions, client baseline was related to deterioration on all subscales except Eating Concerns and Alcohol Use, such that higher client baseline scores decreased the odds of deterioration. Average center baseline did not have a main effect beyond the effect of client baseline. A higher frequency of CCAPS administrations at the client level was associated with decreased deterioration only on the DI, while a higher number of total appointments at the client level was associated with increased deterioration on all subscales except Alcohol Use. Neither variable had a significant effect at the center level. A history of hospitalizations was associated with increased deterioration on all subscales. Coefficients for moderators and main effects are shown in Table 5.</w:t>
      </w:r>
    </w:p>
    <w:p w14:paraId="1A230A4E" w14:textId="77777777" w:rsidR="00200323" w:rsidRDefault="00200323" w:rsidP="00200323">
      <w:pPr>
        <w:pStyle w:val="Heading2"/>
        <w:spacing w:line="480" w:lineRule="auto"/>
      </w:pPr>
      <w:bookmarkStart w:id="116" w:name="pre-to-post-change"/>
      <w:r>
        <w:lastRenderedPageBreak/>
        <w:t>Pre to Post Change</w:t>
      </w:r>
      <w:bookmarkEnd w:id="116"/>
    </w:p>
    <w:p w14:paraId="4D4F2282" w14:textId="5BCA3579" w:rsidR="00200323" w:rsidRDefault="00200323" w:rsidP="00200323">
      <w:pPr>
        <w:pStyle w:val="FirstParagraph"/>
        <w:spacing w:line="480" w:lineRule="auto"/>
      </w:pPr>
      <w:r>
        <w:t>Next, pre to post treatment change on each subscale was examined</w:t>
      </w:r>
      <w:del w:id="117" w:author="Rebecca Janis" w:date="2020-05-27T19:56:00Z">
        <w:r w:rsidDel="00DE5163">
          <w:delText xml:space="preserve"> as an outcome</w:delText>
        </w:r>
      </w:del>
      <w:r>
        <w:t xml:space="preserve">, with positive change indicating improvement. The addition of feedback condition improved model fit on </w:t>
      </w:r>
      <w:del w:id="118" w:author="Rebecca Janis" w:date="2020-05-27T20:02:00Z">
        <w:r w:rsidDel="008142AB">
          <w:delText>Generalized Anxiety</w:delText>
        </w:r>
      </w:del>
      <w:ins w:id="119" w:author="Rebecca Janis" w:date="2020-05-27T20:02:00Z">
        <w:r w:rsidR="008142AB">
          <w:t>Academic Distress</w:t>
        </w:r>
      </w:ins>
      <w:r>
        <w:t xml:space="preserve"> (</w:t>
      </w:r>
      <m:oMath>
        <m:r>
          <w:rPr>
            <w:rFonts w:ascii="Cambria Math" w:hAnsi="Cambria Math"/>
          </w:rPr>
          <m:t>χ</m:t>
        </m:r>
      </m:oMath>
      <w:r>
        <w:rPr>
          <w:vertAlign w:val="superscript"/>
        </w:rPr>
        <w:t>2</w:t>
      </w:r>
      <w:r>
        <w:t xml:space="preserve">(1) = </w:t>
      </w:r>
      <w:del w:id="120" w:author="Rebecca Janis" w:date="2020-05-27T20:02:00Z">
        <w:r w:rsidDel="008142AB">
          <w:delText>1.86</w:delText>
        </w:r>
      </w:del>
      <w:ins w:id="121" w:author="Rebecca Janis" w:date="2020-05-27T20:02:00Z">
        <w:r w:rsidR="008142AB">
          <w:t>8.04</w:t>
        </w:r>
      </w:ins>
      <w:r>
        <w:t xml:space="preserve">, </w:t>
      </w:r>
      <w:r>
        <w:rPr>
          <w:i/>
        </w:rPr>
        <w:t>p</w:t>
      </w:r>
      <w:r>
        <w:t xml:space="preserve"> = 0.</w:t>
      </w:r>
      <w:del w:id="122" w:author="Rebecca Janis" w:date="2020-05-27T20:02:00Z">
        <w:r w:rsidDel="008142AB">
          <w:delText>173</w:delText>
        </w:r>
      </w:del>
      <w:ins w:id="123" w:author="Rebecca Janis" w:date="2020-05-27T20:02:00Z">
        <w:r w:rsidR="008142AB">
          <w:t>005</w:t>
        </w:r>
      </w:ins>
      <w:r>
        <w:t xml:space="preserve">), </w:t>
      </w:r>
      <w:del w:id="124" w:author="Rebecca Janis" w:date="2020-05-27T20:04:00Z">
        <w:r w:rsidDel="008142AB">
          <w:delText>Social Anxiety</w:delText>
        </w:r>
      </w:del>
      <w:ins w:id="125" w:author="Rebecca Janis" w:date="2020-05-27T20:04:00Z">
        <w:r w:rsidR="008142AB">
          <w:t>Hostility</w:t>
        </w:r>
      </w:ins>
      <w:r>
        <w:t xml:space="preserve"> (</w:t>
      </w:r>
      <m:oMath>
        <m:r>
          <w:rPr>
            <w:rFonts w:ascii="Cambria Math" w:hAnsi="Cambria Math"/>
          </w:rPr>
          <m:t>χ</m:t>
        </m:r>
      </m:oMath>
      <w:r>
        <w:rPr>
          <w:vertAlign w:val="superscript"/>
        </w:rPr>
        <w:t>2</w:t>
      </w:r>
      <w:r>
        <w:t xml:space="preserve">(1) = </w:t>
      </w:r>
      <w:del w:id="126" w:author="Rebecca Janis" w:date="2020-05-27T20:04:00Z">
        <w:r w:rsidDel="008142AB">
          <w:delText>6.06</w:delText>
        </w:r>
      </w:del>
      <w:ins w:id="127" w:author="Rebecca Janis" w:date="2020-05-27T20:04:00Z">
        <w:r w:rsidR="008142AB">
          <w:t>7.58</w:t>
        </w:r>
      </w:ins>
      <w:r>
        <w:t xml:space="preserve">, </w:t>
      </w:r>
      <w:r>
        <w:rPr>
          <w:i/>
        </w:rPr>
        <w:t>p</w:t>
      </w:r>
      <w:r>
        <w:t xml:space="preserve"> = 0.</w:t>
      </w:r>
      <w:del w:id="128" w:author="Rebecca Janis" w:date="2020-05-27T20:04:00Z">
        <w:r w:rsidDel="008142AB">
          <w:delText>014</w:delText>
        </w:r>
      </w:del>
      <w:ins w:id="129" w:author="Rebecca Janis" w:date="2020-05-27T20:04:00Z">
        <w:r w:rsidR="008142AB">
          <w:t>006</w:t>
        </w:r>
      </w:ins>
      <w:r>
        <w:t xml:space="preserve">), and </w:t>
      </w:r>
      <w:del w:id="130" w:author="Rebecca Janis" w:date="2020-05-27T20:04:00Z">
        <w:r w:rsidDel="008142AB">
          <w:delText>Eating Concerns</w:delText>
        </w:r>
      </w:del>
      <w:ins w:id="131" w:author="Rebecca Janis" w:date="2020-05-27T20:04:00Z">
        <w:r w:rsidR="008142AB">
          <w:t>Alcohol Use</w:t>
        </w:r>
      </w:ins>
      <w:r>
        <w:t xml:space="preserve"> (</w:t>
      </w:r>
      <m:oMath>
        <m:r>
          <w:rPr>
            <w:rFonts w:ascii="Cambria Math" w:hAnsi="Cambria Math"/>
          </w:rPr>
          <m:t>χ</m:t>
        </m:r>
      </m:oMath>
      <w:r>
        <w:rPr>
          <w:vertAlign w:val="superscript"/>
        </w:rPr>
        <w:t>2</w:t>
      </w:r>
      <w:r>
        <w:t xml:space="preserve">(1) = </w:t>
      </w:r>
      <w:del w:id="132" w:author="Rebecca Janis" w:date="2020-05-27T20:04:00Z">
        <w:r w:rsidDel="008142AB">
          <w:delText>1.57</w:delText>
        </w:r>
      </w:del>
      <w:ins w:id="133" w:author="Rebecca Janis" w:date="2020-05-27T20:04:00Z">
        <w:r w:rsidR="008142AB">
          <w:t>7.86</w:t>
        </w:r>
      </w:ins>
      <w:r>
        <w:t xml:space="preserve">, </w:t>
      </w:r>
      <w:r>
        <w:rPr>
          <w:i/>
        </w:rPr>
        <w:t>p</w:t>
      </w:r>
      <w:r>
        <w:t xml:space="preserve"> = 0.</w:t>
      </w:r>
      <w:del w:id="134" w:author="Rebecca Janis" w:date="2020-05-27T20:04:00Z">
        <w:r w:rsidDel="008142AB">
          <w:delText>211</w:delText>
        </w:r>
      </w:del>
      <w:ins w:id="135" w:author="Rebecca Janis" w:date="2020-05-27T20:04:00Z">
        <w:r w:rsidR="00965488">
          <w:t>005</w:t>
        </w:r>
      </w:ins>
      <w:r>
        <w:t xml:space="preserve">). </w:t>
      </w:r>
      <w:ins w:id="136" w:author="Rebecca Janis" w:date="2020-05-27T20:03:00Z">
        <w:r w:rsidR="008142AB">
          <w:t>The coefficients themselves, however, were all 0 and non-significant, with R</w:t>
        </w:r>
        <w:r w:rsidR="008142AB">
          <w:rPr>
            <w:vertAlign w:val="superscript"/>
          </w:rPr>
          <w:t xml:space="preserve">2 </w:t>
        </w:r>
        <w:r w:rsidR="008142AB">
          <w:t xml:space="preserve">values of less than 1%, indicating that this was not a meaningful effect. </w:t>
        </w:r>
      </w:ins>
      <w:del w:id="137" w:author="Rebecca Janis" w:date="2020-05-27T20:03:00Z">
        <w:r w:rsidDel="008142AB">
          <w:delText>While the direction of the effect for all subscales was toward more change in the feedback condition, the standardized coefficients themselves were very small (</w:delText>
        </w:r>
        <m:oMath>
          <m:r>
            <w:rPr>
              <w:rFonts w:ascii="Cambria Math" w:hAnsi="Cambria Math"/>
            </w:rPr>
            <m:t>β</m:t>
          </m:r>
        </m:oMath>
        <w:r w:rsidDel="008142AB">
          <w:delText xml:space="preserve"> = .01) and not significant, and the R</w:delText>
        </w:r>
        <w:r w:rsidDel="008142AB">
          <w:rPr>
            <w:vertAlign w:val="superscript"/>
          </w:rPr>
          <w:delText>2</w:delText>
        </w:r>
        <w:r w:rsidDel="008142AB">
          <w:delText xml:space="preserve"> values associated with the effect were also less than 1%, indicating a very small effect. </w:delText>
        </w:r>
      </w:del>
      <w:r>
        <w:t>Table 6 shows the effect of feedback on each subscale, and Figure 2 shows the predicted amount of CCAPS improvement on each subscale for the two feedback conditions. Given the lack of meaningful effects on any subscale, there is no evidence that the effect of feedback differed by domain.</w:t>
      </w:r>
    </w:p>
    <w:p w14:paraId="6FEBBCB3" w14:textId="17640BA8" w:rsidR="00200323" w:rsidRDefault="00200323" w:rsidP="00200323">
      <w:pPr>
        <w:pStyle w:val="BodyText"/>
        <w:spacing w:line="480" w:lineRule="auto"/>
      </w:pPr>
      <w:r>
        <w:t>Addressing research question three, a center level random effect of feedback was tested. The random effect of feedback significantly improved model fit on models of Depression (</w:t>
      </w:r>
      <m:oMath>
        <m:r>
          <w:rPr>
            <w:rFonts w:ascii="Cambria Math" w:hAnsi="Cambria Math"/>
          </w:rPr>
          <m:t>χ</m:t>
        </m:r>
      </m:oMath>
      <w:r>
        <w:rPr>
          <w:vertAlign w:val="superscript"/>
        </w:rPr>
        <w:t>2</w:t>
      </w:r>
      <w:r>
        <w:t xml:space="preserve">(1) = 14.81, </w:t>
      </w:r>
      <w:r>
        <w:rPr>
          <w:i/>
        </w:rPr>
        <w:t>p</w:t>
      </w:r>
      <w:r>
        <w:t xml:space="preserve"> = 0.001), Generalized Anxiety (</w:t>
      </w:r>
      <m:oMath>
        <m:r>
          <w:rPr>
            <w:rFonts w:ascii="Cambria Math" w:hAnsi="Cambria Math"/>
          </w:rPr>
          <m:t>χ</m:t>
        </m:r>
      </m:oMath>
      <w:r>
        <w:rPr>
          <w:vertAlign w:val="superscript"/>
        </w:rPr>
        <w:t>2</w:t>
      </w:r>
      <w:r>
        <w:t xml:space="preserve">(1) = 17.16, </w:t>
      </w:r>
      <w:r>
        <w:rPr>
          <w:i/>
        </w:rPr>
        <w:t>p</w:t>
      </w:r>
      <w:r>
        <w:t xml:space="preserve"> &lt; .001), Social Anxiety (</w:t>
      </w:r>
      <m:oMath>
        <m:r>
          <w:rPr>
            <w:rFonts w:ascii="Cambria Math" w:hAnsi="Cambria Math"/>
          </w:rPr>
          <m:t>χ</m:t>
        </m:r>
      </m:oMath>
      <w:r>
        <w:rPr>
          <w:vertAlign w:val="superscript"/>
        </w:rPr>
        <w:t>2</w:t>
      </w:r>
      <w:r>
        <w:t xml:space="preserve">(1) = 10.43, </w:t>
      </w:r>
      <w:r>
        <w:rPr>
          <w:i/>
        </w:rPr>
        <w:t>p</w:t>
      </w:r>
      <w:r>
        <w:t xml:space="preserve"> = 0.005), Alcohol Use (</w:t>
      </w:r>
      <m:oMath>
        <m:r>
          <w:rPr>
            <w:rFonts w:ascii="Cambria Math" w:hAnsi="Cambria Math"/>
          </w:rPr>
          <m:t>χ</m:t>
        </m:r>
      </m:oMath>
      <w:r>
        <w:rPr>
          <w:vertAlign w:val="superscript"/>
        </w:rPr>
        <w:t>2</w:t>
      </w:r>
      <w:r>
        <w:t xml:space="preserve">(1) = 18.75, </w:t>
      </w:r>
      <w:r>
        <w:rPr>
          <w:i/>
        </w:rPr>
        <w:t>p</w:t>
      </w:r>
      <w:r>
        <w:t xml:space="preserve"> &lt; .001), and the DI (</w:t>
      </w:r>
      <m:oMath>
        <m:r>
          <w:rPr>
            <w:rFonts w:ascii="Cambria Math" w:hAnsi="Cambria Math"/>
          </w:rPr>
          <m:t>χ</m:t>
        </m:r>
      </m:oMath>
      <w:r>
        <w:rPr>
          <w:vertAlign w:val="superscript"/>
        </w:rPr>
        <w:t>2</w:t>
      </w:r>
      <w:r>
        <w:t xml:space="preserve">(1) = 21.7, </w:t>
      </w:r>
      <w:r>
        <w:rPr>
          <w:i/>
        </w:rPr>
        <w:t>p</w:t>
      </w:r>
      <w:r>
        <w:t xml:space="preserve"> &lt; .001), and random effects of feedback were retained for subsequent models of pre to post change on </w:t>
      </w:r>
      <w:del w:id="138" w:author="Rebecca Janis" w:date="2020-05-27T20:05:00Z">
        <w:r w:rsidDel="00DE57C1">
          <w:delText xml:space="preserve">only </w:delText>
        </w:r>
      </w:del>
      <w:r>
        <w:t xml:space="preserve">those subscales. These random effects indicate the presence of center variation around the overall effect of feedback; however, this effect was </w:t>
      </w:r>
      <w:ins w:id="139" w:author="Rebecca Janis" w:date="2020-05-27T20:05:00Z">
        <w:r w:rsidR="00DE57C1">
          <w:t xml:space="preserve">again </w:t>
        </w:r>
      </w:ins>
      <w:r>
        <w:t>small, accounting for less than 1% of the variance, while other</w:t>
      </w:r>
      <w:r w:rsidR="0056404D">
        <w:t>, unexplained,</w:t>
      </w:r>
      <w:r>
        <w:t xml:space="preserve"> differences between centers accounted for 1.2% to 3.</w:t>
      </w:r>
      <w:del w:id="140" w:author="Rebecca Janis" w:date="2020-05-27T20:07:00Z">
        <w:r w:rsidDel="004B08BF">
          <w:delText>1</w:delText>
        </w:r>
      </w:del>
      <w:ins w:id="141" w:author="Rebecca Janis" w:date="2020-05-27T20:07:00Z">
        <w:r w:rsidR="004B08BF">
          <w:t>2</w:t>
        </w:r>
      </w:ins>
      <w:r>
        <w:t>% of the variance on those same subscales. Table 6 shows the random effects variance for all subscales and the percent of variance accounted for</w:t>
      </w:r>
      <w:ins w:id="142" w:author="Rebecca Janis" w:date="2020-05-27T20:06:00Z">
        <w:r w:rsidR="00DE57C1">
          <w:t xml:space="preserve"> (ICCs)</w:t>
        </w:r>
      </w:ins>
      <w:r>
        <w:t xml:space="preserve">. The small random effects variance components indicate that while feedback may have been more effective at some centers than others, it was not a large effect. Understanding differences in how CCAPS feedback is utilized within each center may help explain these small differences. Although outside the scope of this </w:t>
      </w:r>
      <w:r>
        <w:lastRenderedPageBreak/>
        <w:t>study, the discussion will explore possible center policies and characteristics that may be associated with more positive feedback effects.</w:t>
      </w:r>
    </w:p>
    <w:p w14:paraId="41B3194F" w14:textId="1C400A16" w:rsidR="00200323" w:rsidRDefault="00200323" w:rsidP="00200323">
      <w:pPr>
        <w:pStyle w:val="BodyText"/>
        <w:spacing w:line="480" w:lineRule="auto"/>
      </w:pPr>
      <w:r>
        <w:t>Finally, five moderator variables were added to the model to address research question four. Client baseline CCAPS score was a significant moderator on four subscales, although the direction of the effect was not consistent. For Generalized Anxiety (</w:t>
      </w:r>
      <m:oMath>
        <m:r>
          <w:rPr>
            <w:rFonts w:ascii="Cambria Math" w:hAnsi="Cambria Math"/>
          </w:rPr>
          <m:t>β</m:t>
        </m:r>
      </m:oMath>
      <w:r>
        <w:t xml:space="preserve"> = -0.01, SE = 0, </w:t>
      </w:r>
      <w:r>
        <w:rPr>
          <w:i/>
        </w:rPr>
        <w:t>t</w:t>
      </w:r>
      <w:r>
        <w:t xml:space="preserve">(36966) = -2.88, </w:t>
      </w:r>
      <w:r>
        <w:rPr>
          <w:i/>
        </w:rPr>
        <w:t>p</w:t>
      </w:r>
      <w:r>
        <w:t xml:space="preserve"> = 0.004) and the Distress Index (</w:t>
      </w:r>
      <m:oMath>
        <m:r>
          <w:rPr>
            <w:rFonts w:ascii="Cambria Math" w:hAnsi="Cambria Math"/>
          </w:rPr>
          <m:t>β</m:t>
        </m:r>
      </m:oMath>
      <w:r>
        <w:t xml:space="preserve"> = -0.01, SE = 0, </w:t>
      </w:r>
      <w:r>
        <w:rPr>
          <w:i/>
        </w:rPr>
        <w:t>t</w:t>
      </w:r>
      <w:r>
        <w:t xml:space="preserve">(39273) = -3.05, </w:t>
      </w:r>
      <w:r>
        <w:rPr>
          <w:i/>
        </w:rPr>
        <w:t>p</w:t>
      </w:r>
      <w:r>
        <w:t xml:space="preserve"> = 0.002), as baseline CCAPS increased, feedback became less effective. On the other hand, for Hostility (</w:t>
      </w:r>
      <m:oMath>
        <m:r>
          <w:rPr>
            <w:rFonts w:ascii="Cambria Math" w:hAnsi="Cambria Math"/>
          </w:rPr>
          <m:t>β</m:t>
        </m:r>
      </m:oMath>
      <w:r>
        <w:t xml:space="preserve"> = 0.01, SE = 0, </w:t>
      </w:r>
      <w:r>
        <w:rPr>
          <w:i/>
        </w:rPr>
        <w:t>t</w:t>
      </w:r>
      <w:r>
        <w:t xml:space="preserve">(39273) = 2.75, </w:t>
      </w:r>
      <w:r>
        <w:rPr>
          <w:i/>
        </w:rPr>
        <w:t>p</w:t>
      </w:r>
      <w:r>
        <w:t xml:space="preserve"> = 0.006) and Alcohol Use (</w:t>
      </w:r>
      <m:oMath>
        <m:r>
          <w:rPr>
            <w:rFonts w:ascii="Cambria Math" w:hAnsi="Cambria Math"/>
          </w:rPr>
          <m:t>β</m:t>
        </m:r>
      </m:oMath>
      <w:r>
        <w:t xml:space="preserve"> = 0.01, SE = 0, </w:t>
      </w:r>
      <w:r>
        <w:rPr>
          <w:i/>
        </w:rPr>
        <w:t>t</w:t>
      </w:r>
      <w:r>
        <w:t xml:space="preserve">(39273) = 3.53, </w:t>
      </w:r>
      <w:r>
        <w:rPr>
          <w:i/>
        </w:rPr>
        <w:t>p</w:t>
      </w:r>
      <w:r>
        <w:t xml:space="preserve"> &lt; .001), as baseline CCAPS increased, feedback became more effective. Center baseline was a significant moderator for Social Anxiety (</w:t>
      </w:r>
      <m:oMath>
        <m:r>
          <w:rPr>
            <w:rFonts w:ascii="Cambria Math" w:hAnsi="Cambria Math"/>
          </w:rPr>
          <m:t>β</m:t>
        </m:r>
      </m:oMath>
      <w:r>
        <w:t xml:space="preserve"> = 0.02, SE = 0.01, </w:t>
      </w:r>
      <w:r>
        <w:rPr>
          <w:i/>
        </w:rPr>
        <w:t>t</w:t>
      </w:r>
      <w:r>
        <w:t xml:space="preserve">(35707) = 3.31, </w:t>
      </w:r>
      <w:r>
        <w:rPr>
          <w:i/>
        </w:rPr>
        <w:t>p</w:t>
      </w:r>
      <w:r>
        <w:t xml:space="preserve"> = 0.001), indicating that as the average center baseline level of Social Anxiety increased, feedback became more effective. While significant, these moderators had a </w:t>
      </w:r>
      <w:ins w:id="143" w:author="Rebecca Janis" w:date="2020-05-27T20:07:00Z">
        <w:r w:rsidR="00FF0E9F">
          <w:t xml:space="preserve">very </w:t>
        </w:r>
      </w:ins>
      <w:r>
        <w:t>small effect, with standardized coefficients of .01-.02 and R</w:t>
      </w:r>
      <w:r>
        <w:rPr>
          <w:vertAlign w:val="superscript"/>
        </w:rPr>
        <w:t>2</w:t>
      </w:r>
      <w:r>
        <w:t xml:space="preserve"> values less than 1%. Other moderators did not have a significant effect.</w:t>
      </w:r>
    </w:p>
    <w:p w14:paraId="0EDED653" w14:textId="1F0AA084" w:rsidR="00200323" w:rsidRDefault="00200323" w:rsidP="00200323">
      <w:pPr>
        <w:pStyle w:val="BodyText"/>
        <w:spacing w:line="480" w:lineRule="auto"/>
      </w:pPr>
      <w:r>
        <w:t xml:space="preserve">There was a strong main effect for going off track on all subscales, and the lack of significant interaction indicates that this effect did not differ by feedback status. Even in the feedback condition where clients who went off track received an off track alert, receiving this alert did not result in returning to an on track trajectory and achieving outcomes similar to clients who did not go off track. Other main effects indicated that, consistent with prior research </w:t>
      </w:r>
      <w:r w:rsidR="0056404D">
        <w:fldChar w:fldCharType="begin" w:fldLock="1"/>
      </w:r>
      <w:r w:rsidR="0056404D">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56404D">
        <w:fldChar w:fldCharType="separate"/>
      </w:r>
      <w:r w:rsidR="0056404D" w:rsidRPr="0056404D">
        <w:rPr>
          <w:noProof/>
        </w:rPr>
        <w:t>(Carney et al., 2020)</w:t>
      </w:r>
      <w:r w:rsidR="0056404D">
        <w:fldChar w:fldCharType="end"/>
      </w:r>
      <w:r>
        <w:t xml:space="preserve">, clients with higher baseline CCAPS achieved more positive change. Diverging from models of deterioration, there were also significant main effects on every subscale for CCAPS frequency and number of appointments at the client level, such that independent of feedback condition, clients with more frequent CCAPS administrations and more </w:t>
      </w:r>
      <w:r>
        <w:lastRenderedPageBreak/>
        <w:t>appointments achieved more change. Interestingly, the average number of appoi</w:t>
      </w:r>
      <w:r w:rsidR="00C93083">
        <w:t>n</w:t>
      </w:r>
      <w:r>
        <w:t>tments at the center level had a negative effect on Hostility, such that centers with a higher average number of appointments produced less change on Hostility, while clients within each center that received more appointments achieved more change. Consistent with models of deterioration, clients with prior hospitalizations achieved less change on most subscales. The effects for all moderators and main effects are presented in Table 7.</w:t>
      </w:r>
    </w:p>
    <w:p w14:paraId="15D0F3D7" w14:textId="77777777" w:rsidR="00200323" w:rsidRDefault="00200323" w:rsidP="00200323">
      <w:pPr>
        <w:pStyle w:val="Heading2"/>
        <w:spacing w:line="480" w:lineRule="auto"/>
      </w:pPr>
      <w:bookmarkStart w:id="144" w:name="rate-of-change"/>
      <w:r>
        <w:t>Rate of Change</w:t>
      </w:r>
      <w:bookmarkEnd w:id="144"/>
    </w:p>
    <w:p w14:paraId="0C272FBD" w14:textId="4B5184A7" w:rsidR="00200323" w:rsidRDefault="00200323" w:rsidP="00200323">
      <w:pPr>
        <w:pStyle w:val="FirstParagraph"/>
        <w:spacing w:line="480" w:lineRule="auto"/>
      </w:pPr>
      <w:r>
        <w:t>Finally, the rate at which CCAPS scores changed during treatment was examined</w:t>
      </w:r>
      <w:del w:id="145" w:author="Rebecca Janis" w:date="2020-05-27T20:09:00Z">
        <w:r w:rsidDel="00FF0E9F">
          <w:delText xml:space="preserve"> as an outcome</w:delText>
        </w:r>
      </w:del>
      <w:r>
        <w:t>. Prior to examining the predictors of interest, different transformations of session number were tested to determine which shape of change provided the best fit for the data. A log transformation provided the best fit on all subscales. The resulting shapes of change can be seen in Figure 3.</w:t>
      </w:r>
    </w:p>
    <w:p w14:paraId="565F14B7" w14:textId="442770DD" w:rsidR="00200323" w:rsidDel="00181728" w:rsidRDefault="00200323" w:rsidP="00200323">
      <w:pPr>
        <w:pStyle w:val="BodyText"/>
        <w:spacing w:line="480" w:lineRule="auto"/>
        <w:rPr>
          <w:del w:id="146" w:author="Rebecca Janis" w:date="2020-05-27T20:11:00Z"/>
        </w:rPr>
      </w:pPr>
      <w:r>
        <w:t>The effect of feedback on rate of change significantly improved model fit on Depression (</w:t>
      </w:r>
      <m:oMath>
        <m:r>
          <w:rPr>
            <w:rFonts w:ascii="Cambria Math" w:hAnsi="Cambria Math"/>
          </w:rPr>
          <m:t>χ</m:t>
        </m:r>
      </m:oMath>
      <w:r>
        <w:rPr>
          <w:vertAlign w:val="superscript"/>
        </w:rPr>
        <w:t>2</w:t>
      </w:r>
      <w:r>
        <w:t xml:space="preserve">(1) = 15.3, </w:t>
      </w:r>
      <w:r>
        <w:rPr>
          <w:i/>
        </w:rPr>
        <w:t>p</w:t>
      </w:r>
      <w:r>
        <w:t xml:space="preserve"> &lt; .001), Generalized Anxiety (</w:t>
      </w:r>
      <m:oMath>
        <m:r>
          <w:rPr>
            <w:rFonts w:ascii="Cambria Math" w:hAnsi="Cambria Math"/>
          </w:rPr>
          <m:t>χ</m:t>
        </m:r>
      </m:oMath>
      <w:r>
        <w:rPr>
          <w:vertAlign w:val="superscript"/>
        </w:rPr>
        <w:t>2</w:t>
      </w:r>
      <w:r>
        <w:t xml:space="preserve">(1) = 16.35, </w:t>
      </w:r>
      <w:r>
        <w:rPr>
          <w:i/>
        </w:rPr>
        <w:t>p</w:t>
      </w:r>
      <w:r>
        <w:t xml:space="preserve"> &lt; .001), Social Anxiety (</w:t>
      </w:r>
      <m:oMath>
        <m:r>
          <w:rPr>
            <w:rFonts w:ascii="Cambria Math" w:hAnsi="Cambria Math"/>
          </w:rPr>
          <m:t>χ</m:t>
        </m:r>
      </m:oMath>
      <w:r>
        <w:rPr>
          <w:vertAlign w:val="superscript"/>
        </w:rPr>
        <w:t>2</w:t>
      </w:r>
      <w:r>
        <w:t xml:space="preserve">(1) = 29.6, </w:t>
      </w:r>
      <w:r>
        <w:rPr>
          <w:i/>
        </w:rPr>
        <w:t>p</w:t>
      </w:r>
      <w:r>
        <w:t xml:space="preserve"> &lt; .001), Eating Concerns (</w:t>
      </w:r>
      <m:oMath>
        <m:r>
          <w:rPr>
            <w:rFonts w:ascii="Cambria Math" w:hAnsi="Cambria Math"/>
          </w:rPr>
          <m:t>χ</m:t>
        </m:r>
      </m:oMath>
      <w:r>
        <w:rPr>
          <w:vertAlign w:val="superscript"/>
        </w:rPr>
        <w:t>2</w:t>
      </w:r>
      <w:r>
        <w:t xml:space="preserve">(1) = 10.42, </w:t>
      </w:r>
      <w:r>
        <w:rPr>
          <w:i/>
        </w:rPr>
        <w:t>p</w:t>
      </w:r>
      <w:r>
        <w:t xml:space="preserve"> = 0.001), and the DI (</w:t>
      </w:r>
      <m:oMath>
        <m:r>
          <w:rPr>
            <w:rFonts w:ascii="Cambria Math" w:hAnsi="Cambria Math"/>
          </w:rPr>
          <m:t>χ</m:t>
        </m:r>
      </m:oMath>
      <w:r>
        <w:rPr>
          <w:vertAlign w:val="superscript"/>
        </w:rPr>
        <w:t>2</w:t>
      </w:r>
      <w:r>
        <w:t xml:space="preserve">(1) = 20.57, </w:t>
      </w:r>
      <w:r>
        <w:rPr>
          <w:i/>
        </w:rPr>
        <w:t>p</w:t>
      </w:r>
      <w:r>
        <w:t xml:space="preserve"> &lt; .001). Although model fit was improved, the coefficients for the effect of feedback on slope (represented by the Slope * Feedback coefficients) were not significant, and the standardized coefficients were quite small (</w:t>
      </w:r>
      <m:oMath>
        <m:r>
          <w:rPr>
            <w:rFonts w:ascii="Cambria Math" w:hAnsi="Cambria Math"/>
          </w:rPr>
          <m:t>β</m:t>
        </m:r>
      </m:oMath>
      <w:r>
        <w:t xml:space="preserve"> = 0 to -.01), indicating that clients in the feedback condition experienced </w:t>
      </w:r>
      <w:ins w:id="147" w:author="Rebecca Janis" w:date="2020-05-27T20:10:00Z">
        <w:r w:rsidR="001B6A80">
          <w:t xml:space="preserve">at most </w:t>
        </w:r>
      </w:ins>
      <w:r>
        <w:t xml:space="preserve">.01 standardized units of CCAPS change more per standardized session than clients in the no feedback condition. The overall effects of slope indicate that clients did improve during treatment on all subscales, and the main effects for feedback indicate that clients in the feedback condition started treatment with slightly higher scores on Depression, Generalized Anxiety, Social Anxiety, and the DI, and slightly lower scores on Hostility and Alcohol Use. Table 8 shows the effect of feedback on each subscale, and Figure 3 shows the predicted </w:t>
      </w:r>
      <w:r>
        <w:lastRenderedPageBreak/>
        <w:t>trajectories for the two feedback conditions.</w:t>
      </w:r>
      <w:ins w:id="148" w:author="Rebecca Janis" w:date="2020-05-27T20:11:00Z">
        <w:r w:rsidR="00181728">
          <w:t xml:space="preserve"> </w:t>
        </w:r>
      </w:ins>
    </w:p>
    <w:p w14:paraId="3035B209" w14:textId="77777777" w:rsidR="00181728" w:rsidRDefault="00200323" w:rsidP="00181728">
      <w:pPr>
        <w:pStyle w:val="BodyText"/>
        <w:spacing w:line="480" w:lineRule="auto"/>
        <w:rPr>
          <w:ins w:id="149" w:author="Rebecca Janis" w:date="2020-05-27T20:11:00Z"/>
        </w:rPr>
      </w:pPr>
      <w:r>
        <w:t xml:space="preserve">Addressing research question two, there is no evidence that feedback had a differential effect across domains. </w:t>
      </w:r>
    </w:p>
    <w:p w14:paraId="18AA8D05" w14:textId="04914A1F" w:rsidR="00200323" w:rsidRDefault="00200323" w:rsidP="00181728">
      <w:pPr>
        <w:pStyle w:val="BodyText"/>
        <w:spacing w:line="480" w:lineRule="auto"/>
      </w:pPr>
      <w:r>
        <w:t xml:space="preserve">Addressing research question three, the random effect of feedback </w:t>
      </w:r>
      <w:del w:id="150" w:author="Rebecca Janis" w:date="2020-05-27T20:11:00Z">
        <w:r w:rsidDel="009611CF">
          <w:delText xml:space="preserve">within </w:delText>
        </w:r>
      </w:del>
      <w:ins w:id="151" w:author="Rebecca Janis" w:date="2020-05-27T20:11:00Z">
        <w:r w:rsidR="009611CF">
          <w:t xml:space="preserve">at the center level </w:t>
        </w:r>
      </w:ins>
      <w:r>
        <w:t>improved model fit on Depression (</w:t>
      </w:r>
      <m:oMath>
        <m:r>
          <w:rPr>
            <w:rFonts w:ascii="Cambria Math" w:hAnsi="Cambria Math"/>
          </w:rPr>
          <m:t>χ</m:t>
        </m:r>
      </m:oMath>
      <w:r>
        <w:rPr>
          <w:vertAlign w:val="superscript"/>
        </w:rPr>
        <w:t>2</w:t>
      </w:r>
      <w:r>
        <w:t xml:space="preserve">(1) = 25.73, </w:t>
      </w:r>
      <w:r>
        <w:rPr>
          <w:i/>
        </w:rPr>
        <w:t>p</w:t>
      </w:r>
      <w:r>
        <w:t xml:space="preserve"> &lt; .001), Generalized Anxiety (</w:t>
      </w:r>
      <m:oMath>
        <m:r>
          <w:rPr>
            <w:rFonts w:ascii="Cambria Math" w:hAnsi="Cambria Math"/>
          </w:rPr>
          <m:t>χ</m:t>
        </m:r>
      </m:oMath>
      <w:r>
        <w:rPr>
          <w:vertAlign w:val="superscript"/>
        </w:rPr>
        <w:t>2</w:t>
      </w:r>
      <w:r>
        <w:t xml:space="preserve">(1) = 38.41, </w:t>
      </w:r>
      <w:r>
        <w:rPr>
          <w:i/>
        </w:rPr>
        <w:t>p</w:t>
      </w:r>
      <w:r>
        <w:t xml:space="preserve"> &lt; .001), Social Anxiety (</w:t>
      </w:r>
      <m:oMath>
        <m:r>
          <w:rPr>
            <w:rFonts w:ascii="Cambria Math" w:hAnsi="Cambria Math"/>
          </w:rPr>
          <m:t>χ</m:t>
        </m:r>
      </m:oMath>
      <w:r>
        <w:rPr>
          <w:vertAlign w:val="superscript"/>
        </w:rPr>
        <w:t>2</w:t>
      </w:r>
      <w:r>
        <w:t xml:space="preserve">(1) = 31.88, </w:t>
      </w:r>
      <w:r>
        <w:rPr>
          <w:i/>
        </w:rPr>
        <w:t>p</w:t>
      </w:r>
      <w:r>
        <w:t xml:space="preserve"> &lt; .001), Hostility (</w:t>
      </w:r>
      <m:oMath>
        <m:r>
          <w:rPr>
            <w:rFonts w:ascii="Cambria Math" w:hAnsi="Cambria Math"/>
          </w:rPr>
          <m:t>χ</m:t>
        </m:r>
      </m:oMath>
      <w:r>
        <w:rPr>
          <w:vertAlign w:val="superscript"/>
        </w:rPr>
        <w:t>2</w:t>
      </w:r>
      <w:r>
        <w:t xml:space="preserve">(1) = 39.19, </w:t>
      </w:r>
      <w:r>
        <w:rPr>
          <w:i/>
        </w:rPr>
        <w:t>p</w:t>
      </w:r>
      <w:r>
        <w:t xml:space="preserve"> &lt; .001), Alcohol Use (</w:t>
      </w:r>
      <m:oMath>
        <m:r>
          <w:rPr>
            <w:rFonts w:ascii="Cambria Math" w:hAnsi="Cambria Math"/>
          </w:rPr>
          <m:t>χ</m:t>
        </m:r>
      </m:oMath>
      <w:r>
        <w:rPr>
          <w:vertAlign w:val="superscript"/>
        </w:rPr>
        <w:t>2</w:t>
      </w:r>
      <w:r>
        <w:t xml:space="preserve">(1) = 43.71, </w:t>
      </w:r>
      <w:r>
        <w:rPr>
          <w:i/>
        </w:rPr>
        <w:t>p</w:t>
      </w:r>
      <w:r>
        <w:t xml:space="preserve"> &lt; .001), and the DI (</w:t>
      </w:r>
      <m:oMath>
        <m:r>
          <w:rPr>
            <w:rFonts w:ascii="Cambria Math" w:hAnsi="Cambria Math"/>
          </w:rPr>
          <m:t>χ</m:t>
        </m:r>
      </m:oMath>
      <w:r>
        <w:rPr>
          <w:vertAlign w:val="superscript"/>
        </w:rPr>
        <w:t>2</w:t>
      </w:r>
      <w:r>
        <w:t xml:space="preserve">(1) = 48.35, </w:t>
      </w:r>
      <w:r>
        <w:rPr>
          <w:i/>
        </w:rPr>
        <w:t>p</w:t>
      </w:r>
      <w:r>
        <w:t xml:space="preserve"> &lt; .001). Although random effects of feedback were retained for these subscales in subsequent models, differences between centers in the effect of feedback on rate of change accounted for less than 1% of the variance on each subscale, while other center effects accounted for 2.2% to 7.0% of the variance in slope, and differences between clients accounted for 90.7% to 97.6% of the variance. Similar to models of pre to post change, this indicates that while there may be differences between centers in the effect of feedback, these differences are small, as are general differences between centers in change trajectories. Random effects variance and ICCs are presented in Table 9.</w:t>
      </w:r>
    </w:p>
    <w:p w14:paraId="61F0B8CE" w14:textId="13156910" w:rsidR="00200323" w:rsidRDefault="00200323" w:rsidP="00200323">
      <w:pPr>
        <w:pStyle w:val="BodyText"/>
        <w:spacing w:line="480" w:lineRule="auto"/>
      </w:pPr>
      <w:r>
        <w:t>Finally, moderator variables were tested</w:t>
      </w:r>
      <w:del w:id="152" w:author="Rebecca Janis" w:date="2020-05-27T20:12:00Z">
        <w:r w:rsidDel="00AB3AD0">
          <w:delText xml:space="preserve"> as interactions between slope and feedback</w:delText>
        </w:r>
      </w:del>
      <w:r>
        <w:t>. After the inclusion of moderator variables, a random effects structure without a random client intercept provided the best fit. Moderators of the effect of feedback on client rate of change are represented by the three</w:t>
      </w:r>
      <w:r w:rsidR="0093169D">
        <w:t>-</w:t>
      </w:r>
      <w:r>
        <w:t xml:space="preserve">way interaction terms </w:t>
      </w:r>
      <w:ins w:id="153" w:author="Rebecca Janis" w:date="2020-05-27T20:12:00Z">
        <w:r w:rsidR="00AB3AD0">
          <w:t xml:space="preserve">with slope and feedback </w:t>
        </w:r>
      </w:ins>
      <w:r>
        <w:t xml:space="preserve">(e.g. Slope * Feedback * Client baseline). The </w:t>
      </w:r>
      <w:ins w:id="154" w:author="Rebecca Janis" w:date="2020-05-27T20:12:00Z">
        <w:r w:rsidR="00ED346F">
          <w:t xml:space="preserve">moderating </w:t>
        </w:r>
      </w:ins>
      <w:r>
        <w:t>effect of client baseline was significant for Hostility (</w:t>
      </w:r>
      <m:oMath>
        <m:r>
          <w:rPr>
            <w:rFonts w:ascii="Cambria Math" w:hAnsi="Cambria Math"/>
          </w:rPr>
          <m:t>β</m:t>
        </m:r>
      </m:oMath>
      <w:r w:rsidR="005C7AD1" w:rsidRPr="005C7AD1">
        <w:t xml:space="preserve"> = -0.01, SE = 0, </w:t>
      </w:r>
      <w:r w:rsidR="005C7AD1" w:rsidRPr="00667BE4">
        <w:rPr>
          <w:i/>
        </w:rPr>
        <w:t>t</w:t>
      </w:r>
      <w:r w:rsidR="005C7AD1" w:rsidRPr="005C7AD1">
        <w:t xml:space="preserve">(65792) = -3.84, </w:t>
      </w:r>
      <w:r w:rsidR="005C7AD1" w:rsidRPr="00667BE4">
        <w:rPr>
          <w:i/>
        </w:rPr>
        <w:t>p</w:t>
      </w:r>
      <w:r w:rsidR="005C7AD1" w:rsidRPr="005C7AD1">
        <w:t xml:space="preserve"> &lt; .001</w:t>
      </w:r>
      <w:r>
        <w:t>) and Alcohol use (</w:t>
      </w:r>
      <m:oMath>
        <m:r>
          <w:rPr>
            <w:rFonts w:ascii="Cambria Math" w:hAnsi="Cambria Math"/>
          </w:rPr>
          <m:t>β</m:t>
        </m:r>
      </m:oMath>
      <w:r w:rsidR="005C7AD1" w:rsidRPr="005C7AD1">
        <w:t xml:space="preserve"> = -0.01, SE = 0, </w:t>
      </w:r>
      <w:r w:rsidR="005C7AD1" w:rsidRPr="00667BE4">
        <w:rPr>
          <w:i/>
        </w:rPr>
        <w:t>t</w:t>
      </w:r>
      <w:r w:rsidR="005C7AD1" w:rsidRPr="005C7AD1">
        <w:t xml:space="preserve">(65214) = -4.76, </w:t>
      </w:r>
      <w:r w:rsidR="005C7AD1" w:rsidRPr="00667BE4">
        <w:rPr>
          <w:i/>
        </w:rPr>
        <w:t>p</w:t>
      </w:r>
      <w:r w:rsidR="005C7AD1" w:rsidRPr="005C7AD1">
        <w:t xml:space="preserve"> &lt; .001</w:t>
      </w:r>
      <w:r>
        <w:t>), such that as client baseline increased, the effect of feedback became stronger, resulting in steeper slopes, although the effect was very small, indicating that for clients in the feedback condition a one standardized unit increase in the moderator was associated with an additional .01 standardized unit of CCAPS change per standardized session. Standardized coefficients for all other moderators were 0.</w:t>
      </w:r>
    </w:p>
    <w:p w14:paraId="6AEE9551" w14:textId="77777777" w:rsidR="00200323" w:rsidRDefault="00200323" w:rsidP="00200323">
      <w:pPr>
        <w:pStyle w:val="BodyText"/>
        <w:spacing w:line="480" w:lineRule="auto"/>
      </w:pPr>
      <w:r>
        <w:lastRenderedPageBreak/>
        <w:t>Looking at main effects of the moderator variables on client rate of change, as client baseline increased, clients experienced more rapid decreases in symptoms across all subscales. Similar to analyses of pre to post change, clients who went off track during treatment exhibited slower recovery trajectories. As CCAPS frequency increased, clients experienced more rapid decreases in symptoms; conversely, as total number of appointments increased, clients experienced slower change, although both effects were small. Finally, hospitalization had a small effect such that clients with prior hospitalizations experienced slower change. Coefficients for all moderators and main effects are presented in Table 10.</w:t>
      </w:r>
    </w:p>
    <w:p w14:paraId="0FD93894" w14:textId="77777777" w:rsidR="0094184C" w:rsidRDefault="00864FA2" w:rsidP="009453CF">
      <w:pPr>
        <w:spacing w:line="480" w:lineRule="auto"/>
        <w:ind w:firstLine="0"/>
        <w:contextualSpacing/>
        <w:jc w:val="center"/>
        <w:rPr>
          <w:rFonts w:ascii="Times New Roman" w:hAnsi="Times New Roman" w:cs="Times New Roman"/>
          <w:b/>
        </w:rPr>
      </w:pPr>
      <w:r>
        <w:rPr>
          <w:rFonts w:ascii="Times New Roman" w:hAnsi="Times New Roman" w:cs="Times New Roman"/>
          <w:b/>
        </w:rPr>
        <w:t>Discussion</w:t>
      </w:r>
    </w:p>
    <w:p w14:paraId="40940883" w14:textId="465C1AFC" w:rsidR="00864FA2" w:rsidRPr="0094184C" w:rsidRDefault="0094184C" w:rsidP="00C3758B">
      <w:pPr>
        <w:spacing w:line="480" w:lineRule="auto"/>
        <w:rPr>
          <w:rFonts w:ascii="Times New Roman" w:hAnsi="Times New Roman" w:cs="Times New Roman"/>
        </w:rPr>
      </w:pPr>
      <w:r w:rsidRPr="0094184C">
        <w:rPr>
          <w:rFonts w:ascii="Times New Roman" w:hAnsi="Times New Roman" w:cs="Times New Roman"/>
        </w:rPr>
        <w:t xml:space="preserve"> </w:t>
      </w:r>
      <w:r>
        <w:rPr>
          <w:rFonts w:ascii="Times New Roman" w:hAnsi="Times New Roman" w:cs="Times New Roman"/>
        </w:rPr>
        <w:t xml:space="preserve">The present study evaluated the effectiveness of </w:t>
      </w:r>
      <w:del w:id="155" w:author="Rebecca Janis" w:date="2020-05-23T09:57:00Z">
        <w:r w:rsidDel="00F02EC7">
          <w:rPr>
            <w:rFonts w:ascii="Times New Roman" w:hAnsi="Times New Roman" w:cs="Times New Roman"/>
          </w:rPr>
          <w:delText xml:space="preserve">the </w:delText>
        </w:r>
      </w:del>
      <w:ins w:id="156" w:author="Rebecca Janis" w:date="2020-05-23T09:57:00Z">
        <w:r w:rsidR="00F02EC7">
          <w:rPr>
            <w:rFonts w:ascii="Times New Roman" w:hAnsi="Times New Roman" w:cs="Times New Roman"/>
          </w:rPr>
          <w:t xml:space="preserve">psychotherapy feedback on the CCAPS outcome measure </w:t>
        </w:r>
      </w:ins>
      <w:del w:id="157" w:author="Rebecca Janis" w:date="2020-05-23T09:57:00Z">
        <w:r w:rsidDel="00F02EC7">
          <w:rPr>
            <w:rFonts w:ascii="Times New Roman" w:hAnsi="Times New Roman" w:cs="Times New Roman"/>
          </w:rPr>
          <w:delText>ROM feedback system developed for the CCAPS for use in college counseling centers</w:delText>
        </w:r>
      </w:del>
      <w:ins w:id="158" w:author="Rebecca Janis" w:date="2020-05-23T09:54:00Z">
        <w:r w:rsidR="00404B2E">
          <w:rPr>
            <w:rFonts w:ascii="Times New Roman" w:hAnsi="Times New Roman" w:cs="Times New Roman"/>
          </w:rPr>
          <w:t>and explored differences in the effect of feedback by domain, by center, and by client characteristics</w:t>
        </w:r>
      </w:ins>
      <w:r>
        <w:rPr>
          <w:rFonts w:ascii="Times New Roman" w:hAnsi="Times New Roman" w:cs="Times New Roman"/>
        </w:rPr>
        <w:t xml:space="preserve">. </w:t>
      </w:r>
      <w:del w:id="159" w:author="Rebecca Janis" w:date="2020-05-23T09:54:00Z">
        <w:r w:rsidDel="00404B2E">
          <w:rPr>
            <w:rFonts w:ascii="Times New Roman" w:hAnsi="Times New Roman" w:cs="Times New Roman"/>
          </w:rPr>
          <w:delText xml:space="preserve">It also tests for differential effects of feedback across different domains of distress, explores client moderators of feedback’s effectiveness, and assesses for differential effects by counseling center. </w:delText>
        </w:r>
      </w:del>
      <w:ins w:id="160" w:author="Rebecca Janis" w:date="2020-05-23T09:53:00Z">
        <w:r w:rsidR="00404B2E">
          <w:rPr>
            <w:rFonts w:ascii="Times New Roman" w:hAnsi="Times New Roman" w:cs="Times New Roman"/>
          </w:rPr>
          <w:t xml:space="preserve">The study had four aims. </w:t>
        </w:r>
      </w:ins>
      <w:ins w:id="161" w:author="Rebecca Janis" w:date="2020-05-23T09:57:00Z">
        <w:r w:rsidR="00F02EC7">
          <w:rPr>
            <w:rFonts w:ascii="Times New Roman" w:hAnsi="Times New Roman" w:cs="Times New Roman"/>
          </w:rPr>
          <w:t xml:space="preserve">The first aim, consistent with prior research, was to test the hypothesis that </w:t>
        </w:r>
      </w:ins>
      <w:ins w:id="162" w:author="Rebecca Janis" w:date="2020-05-23T10:00:00Z">
        <w:r w:rsidR="00F02EC7">
          <w:rPr>
            <w:rFonts w:ascii="Times New Roman" w:hAnsi="Times New Roman" w:cs="Times New Roman"/>
          </w:rPr>
          <w:t xml:space="preserve">client outcomes were improved in the </w:t>
        </w:r>
      </w:ins>
      <w:ins w:id="163" w:author="Rebecca Janis" w:date="2020-05-23T10:01:00Z">
        <w:r w:rsidR="00F02EC7">
          <w:rPr>
            <w:rFonts w:ascii="Times New Roman" w:hAnsi="Times New Roman" w:cs="Times New Roman"/>
          </w:rPr>
          <w:t>feedback condition. The other three aims were more exploratory in nature</w:t>
        </w:r>
        <w:r w:rsidR="00C3758B">
          <w:rPr>
            <w:rFonts w:ascii="Times New Roman" w:hAnsi="Times New Roman" w:cs="Times New Roman"/>
          </w:rPr>
          <w:t>: first, evaluate differenc</w:t>
        </w:r>
      </w:ins>
      <w:ins w:id="164" w:author="Rebecca Janis" w:date="2020-05-23T10:02:00Z">
        <w:r w:rsidR="00C3758B">
          <w:rPr>
            <w:rFonts w:ascii="Times New Roman" w:hAnsi="Times New Roman" w:cs="Times New Roman"/>
          </w:rPr>
          <w:t>es in the effect of feedback by domain of distress</w:t>
        </w:r>
      </w:ins>
      <w:ins w:id="165" w:author="Rebecca Janis" w:date="2020-05-23T10:04:00Z">
        <w:r w:rsidR="00C3758B">
          <w:rPr>
            <w:rFonts w:ascii="Times New Roman" w:hAnsi="Times New Roman" w:cs="Times New Roman"/>
          </w:rPr>
          <w:t>;</w:t>
        </w:r>
      </w:ins>
      <w:ins w:id="166" w:author="Rebecca Janis" w:date="2020-05-23T10:02:00Z">
        <w:r w:rsidR="00C3758B">
          <w:rPr>
            <w:rFonts w:ascii="Times New Roman" w:hAnsi="Times New Roman" w:cs="Times New Roman"/>
          </w:rPr>
          <w:t xml:space="preserve"> second</w:t>
        </w:r>
      </w:ins>
      <w:ins w:id="167" w:author="Rebecca Janis" w:date="2020-05-23T10:03:00Z">
        <w:r w:rsidR="00C3758B">
          <w:rPr>
            <w:rFonts w:ascii="Times New Roman" w:hAnsi="Times New Roman" w:cs="Times New Roman"/>
          </w:rPr>
          <w:t>, test for differences in the effect of feedback by ce</w:t>
        </w:r>
      </w:ins>
      <w:ins w:id="168" w:author="Rebecca Janis" w:date="2020-05-23T10:04:00Z">
        <w:r w:rsidR="00C3758B">
          <w:rPr>
            <w:rFonts w:ascii="Times New Roman" w:hAnsi="Times New Roman" w:cs="Times New Roman"/>
          </w:rPr>
          <w:t xml:space="preserve">nter; and third, </w:t>
        </w:r>
      </w:ins>
      <w:ins w:id="169" w:author="Rebecca Janis" w:date="2020-05-23T10:05:00Z">
        <w:r w:rsidR="00C3758B">
          <w:rPr>
            <w:rFonts w:ascii="Times New Roman" w:hAnsi="Times New Roman" w:cs="Times New Roman"/>
          </w:rPr>
          <w:t>assess the impact of client moderators on the effect of feedback.</w:t>
        </w:r>
      </w:ins>
    </w:p>
    <w:p w14:paraId="4A2CB0B2" w14:textId="5988A034" w:rsidR="006D419D" w:rsidRPr="006D419D" w:rsidRDefault="006D419D" w:rsidP="00195F68">
      <w:pPr>
        <w:spacing w:line="480" w:lineRule="auto"/>
        <w:ind w:firstLine="0"/>
        <w:contextualSpacing/>
        <w:rPr>
          <w:rFonts w:ascii="Times New Roman" w:hAnsi="Times New Roman" w:cs="Times New Roman"/>
          <w:b/>
        </w:rPr>
      </w:pPr>
      <w:r>
        <w:rPr>
          <w:rFonts w:ascii="Times New Roman" w:hAnsi="Times New Roman" w:cs="Times New Roman"/>
          <w:b/>
        </w:rPr>
        <w:t>Research question 1: Did feedback improve outcomes?</w:t>
      </w:r>
    </w:p>
    <w:p w14:paraId="0480C57B" w14:textId="031B937B" w:rsidR="00101F66" w:rsidRDefault="00101F66" w:rsidP="00195F68">
      <w:pPr>
        <w:spacing w:line="480" w:lineRule="auto"/>
        <w:contextualSpacing/>
        <w:rPr>
          <w:rFonts w:ascii="Times New Roman" w:hAnsi="Times New Roman" w:cs="Times New Roman"/>
        </w:rPr>
      </w:pPr>
      <w:r>
        <w:rPr>
          <w:rFonts w:ascii="Times New Roman" w:hAnsi="Times New Roman" w:cs="Times New Roman"/>
        </w:rPr>
        <w:t>Research question one examined whether feedback improved outcomes on the CCAPS</w:t>
      </w:r>
      <w:r w:rsidR="008F5CDE">
        <w:rPr>
          <w:rFonts w:ascii="Times New Roman" w:hAnsi="Times New Roman" w:cs="Times New Roman"/>
        </w:rPr>
        <w:t>. Although it was hypothesized based on prior research that feedback would improve outcomes, a</w:t>
      </w:r>
      <w:r>
        <w:rPr>
          <w:rFonts w:ascii="Times New Roman" w:hAnsi="Times New Roman" w:cs="Times New Roman"/>
        </w:rPr>
        <w:t xml:space="preserve">cross three operationalizations of client outcome </w:t>
      </w:r>
      <w:r w:rsidR="008F5CDE">
        <w:rPr>
          <w:rFonts w:ascii="Times New Roman" w:hAnsi="Times New Roman" w:cs="Times New Roman"/>
        </w:rPr>
        <w:t xml:space="preserve">tested here </w:t>
      </w:r>
      <w:r>
        <w:rPr>
          <w:rFonts w:ascii="Times New Roman" w:hAnsi="Times New Roman" w:cs="Times New Roman"/>
        </w:rPr>
        <w:t>(deterioration, pre to post treatment change, and rate of change</w:t>
      </w:r>
      <w:r w:rsidR="008F5CDE">
        <w:rPr>
          <w:rFonts w:ascii="Times New Roman" w:hAnsi="Times New Roman" w:cs="Times New Roman"/>
        </w:rPr>
        <w:t>)</w:t>
      </w:r>
      <w:r>
        <w:rPr>
          <w:rFonts w:ascii="Times New Roman" w:hAnsi="Times New Roman" w:cs="Times New Roman"/>
        </w:rPr>
        <w:t xml:space="preserve">, </w:t>
      </w:r>
      <w:r w:rsidR="008F5CDE">
        <w:rPr>
          <w:rFonts w:ascii="Times New Roman" w:hAnsi="Times New Roman" w:cs="Times New Roman"/>
        </w:rPr>
        <w:t>feedback did not meaningfully improve client outcomes</w:t>
      </w:r>
      <w:r>
        <w:rPr>
          <w:rFonts w:ascii="Times New Roman" w:hAnsi="Times New Roman" w:cs="Times New Roman"/>
        </w:rPr>
        <w:t xml:space="preserve">. </w:t>
      </w:r>
      <w:r w:rsidR="008F5CDE">
        <w:rPr>
          <w:rFonts w:ascii="Times New Roman" w:hAnsi="Times New Roman" w:cs="Times New Roman"/>
        </w:rPr>
        <w:t>While</w:t>
      </w:r>
      <w:r>
        <w:rPr>
          <w:rFonts w:ascii="Times New Roman" w:hAnsi="Times New Roman" w:cs="Times New Roman"/>
        </w:rPr>
        <w:t xml:space="preserve"> many </w:t>
      </w:r>
      <w:r w:rsidR="00377AE0">
        <w:rPr>
          <w:rFonts w:ascii="Times New Roman" w:hAnsi="Times New Roman" w:cs="Times New Roman"/>
        </w:rPr>
        <w:t>previous studies have found an effect of feedback, this effect is far from universal</w:t>
      </w:r>
      <w:r w:rsidR="008F5CDE">
        <w:rPr>
          <w:rFonts w:ascii="Times New Roman" w:hAnsi="Times New Roman" w:cs="Times New Roman"/>
        </w:rPr>
        <w:t>, and some possible reasons why this effect was not replicated within CCMH are discussed below</w:t>
      </w:r>
      <w:r w:rsidR="00377AE0">
        <w:rPr>
          <w:rFonts w:ascii="Times New Roman" w:hAnsi="Times New Roman" w:cs="Times New Roman"/>
        </w:rPr>
        <w:t>.</w:t>
      </w:r>
      <w:r w:rsidR="00DE18C2">
        <w:rPr>
          <w:rFonts w:ascii="Times New Roman" w:hAnsi="Times New Roman" w:cs="Times New Roman"/>
        </w:rPr>
        <w:t xml:space="preserve"> </w:t>
      </w:r>
    </w:p>
    <w:p w14:paraId="2BE6F6FD" w14:textId="31630A56" w:rsidR="00377AE0" w:rsidRDefault="00377AE0" w:rsidP="008F5CDE">
      <w:pPr>
        <w:spacing w:line="480" w:lineRule="auto"/>
        <w:rPr>
          <w:rFonts w:ascii="Times New Roman" w:hAnsi="Times New Roman" w:cs="Times New Roman"/>
        </w:rPr>
      </w:pPr>
      <w:r>
        <w:rPr>
          <w:rFonts w:ascii="Times New Roman" w:hAnsi="Times New Roman" w:cs="Times New Roman"/>
        </w:rPr>
        <w:lastRenderedPageBreak/>
        <w:t xml:space="preserve">A majority of psychotherapy feedback research has been done on the OQ, which has some notable differences from the CCAPS. First, the OQ is a unidimensional general measure of distress, while the CCAPS comprises 7 domain specific subscales. </w:t>
      </w:r>
      <w:r w:rsidR="008F5CDE">
        <w:rPr>
          <w:rFonts w:ascii="Times New Roman" w:hAnsi="Times New Roman" w:cs="Times New Roman"/>
        </w:rPr>
        <w:t xml:space="preserve">Although the CCAPS does also offer a general distress index, it is largely made up of questions from the domains of anxiety and depression. While the OQ does assess symptomology similar to some of the subscales of the CCAPS, it also includes items assessing interpersonal relationships and social functioning. The broader content area assessed by the OQ may </w:t>
      </w:r>
      <w:r w:rsidR="00D2499A">
        <w:rPr>
          <w:rFonts w:ascii="Times New Roman" w:hAnsi="Times New Roman" w:cs="Times New Roman"/>
        </w:rPr>
        <w:t xml:space="preserve">thus </w:t>
      </w:r>
      <w:r w:rsidR="008F5CDE">
        <w:rPr>
          <w:rFonts w:ascii="Times New Roman" w:hAnsi="Times New Roman" w:cs="Times New Roman"/>
        </w:rPr>
        <w:t xml:space="preserve">have allowed it to </w:t>
      </w:r>
      <w:del w:id="170" w:author="Rebecca Janis" w:date="2020-05-27T20:22:00Z">
        <w:r w:rsidR="008F5CDE" w:rsidDel="00A1681B">
          <w:rPr>
            <w:rFonts w:ascii="Times New Roman" w:hAnsi="Times New Roman" w:cs="Times New Roman"/>
          </w:rPr>
          <w:delText xml:space="preserve">detect </w:delText>
        </w:r>
      </w:del>
      <w:ins w:id="171" w:author="Rebecca Janis" w:date="2020-05-27T20:22:00Z">
        <w:r w:rsidR="00A1681B">
          <w:rPr>
            <w:rFonts w:ascii="Times New Roman" w:hAnsi="Times New Roman" w:cs="Times New Roman"/>
          </w:rPr>
          <w:t>produ</w:t>
        </w:r>
      </w:ins>
      <w:ins w:id="172" w:author="Rebecca Janis" w:date="2020-05-27T20:23:00Z">
        <w:r w:rsidR="00A1681B">
          <w:rPr>
            <w:rFonts w:ascii="Times New Roman" w:hAnsi="Times New Roman" w:cs="Times New Roman"/>
          </w:rPr>
          <w:t>ce</w:t>
        </w:r>
      </w:ins>
      <w:ins w:id="173" w:author="Rebecca Janis" w:date="2020-05-27T20:22:00Z">
        <w:r w:rsidR="00A1681B">
          <w:rPr>
            <w:rFonts w:ascii="Times New Roman" w:hAnsi="Times New Roman" w:cs="Times New Roman"/>
          </w:rPr>
          <w:t xml:space="preserve"> </w:t>
        </w:r>
      </w:ins>
      <w:r w:rsidR="008F5CDE">
        <w:rPr>
          <w:rFonts w:ascii="Times New Roman" w:hAnsi="Times New Roman" w:cs="Times New Roman"/>
        </w:rPr>
        <w:t>stronger feedback effects</w:t>
      </w:r>
      <w:r w:rsidR="00D2499A">
        <w:rPr>
          <w:rFonts w:ascii="Times New Roman" w:hAnsi="Times New Roman" w:cs="Times New Roman"/>
        </w:rPr>
        <w:t xml:space="preserve">. It </w:t>
      </w:r>
      <w:r w:rsidR="008F5CDE">
        <w:rPr>
          <w:rFonts w:ascii="Times New Roman" w:hAnsi="Times New Roman" w:cs="Times New Roman"/>
        </w:rPr>
        <w:t xml:space="preserve">may </w:t>
      </w:r>
      <w:r w:rsidR="00D2499A">
        <w:rPr>
          <w:rFonts w:ascii="Times New Roman" w:hAnsi="Times New Roman" w:cs="Times New Roman"/>
        </w:rPr>
        <w:t xml:space="preserve">also </w:t>
      </w:r>
      <w:r w:rsidR="008F5CDE">
        <w:rPr>
          <w:rFonts w:ascii="Times New Roman" w:hAnsi="Times New Roman" w:cs="Times New Roman"/>
        </w:rPr>
        <w:t xml:space="preserve">be that feedback is more effective on a general distress measure than on domain specific measures like the CCAPS subscales. </w:t>
      </w:r>
      <w:r w:rsidR="00D2499A">
        <w:rPr>
          <w:rFonts w:ascii="Times New Roman" w:hAnsi="Times New Roman" w:cs="Times New Roman"/>
        </w:rPr>
        <w:t>Importantly, w</w:t>
      </w:r>
      <w:r>
        <w:rPr>
          <w:rFonts w:ascii="Times New Roman" w:hAnsi="Times New Roman" w:cs="Times New Roman"/>
        </w:rPr>
        <w:t xml:space="preserve">hen measuring similar college student populations, the general OQ score does not suffer from </w:t>
      </w:r>
      <w:r w:rsidR="00532E39">
        <w:rPr>
          <w:rFonts w:ascii="Times New Roman" w:hAnsi="Times New Roman" w:cs="Times New Roman"/>
        </w:rPr>
        <w:t xml:space="preserve">ceiling effects and clients who start treatment at an elevation such that they </w:t>
      </w:r>
      <w:del w:id="174" w:author="Rebecca Janis" w:date="2020-05-27T20:24:00Z">
        <w:r w:rsidR="00532E39" w:rsidDel="00A64E17">
          <w:rPr>
            <w:rFonts w:ascii="Times New Roman" w:hAnsi="Times New Roman" w:cs="Times New Roman"/>
          </w:rPr>
          <w:delText xml:space="preserve">can’t </w:delText>
        </w:r>
      </w:del>
      <w:ins w:id="175" w:author="Rebecca Janis" w:date="2020-05-27T20:24:00Z">
        <w:r w:rsidR="00A64E17">
          <w:rPr>
            <w:rFonts w:ascii="Times New Roman" w:hAnsi="Times New Roman" w:cs="Times New Roman"/>
          </w:rPr>
          <w:t xml:space="preserve">are not able to </w:t>
        </w:r>
      </w:ins>
      <w:r w:rsidR="00532E39">
        <w:rPr>
          <w:rFonts w:ascii="Times New Roman" w:hAnsi="Times New Roman" w:cs="Times New Roman"/>
        </w:rPr>
        <w:t xml:space="preserve">deteriorate. </w:t>
      </w:r>
      <w:r w:rsidR="00D2499A">
        <w:rPr>
          <w:rFonts w:ascii="Times New Roman" w:hAnsi="Times New Roman" w:cs="Times New Roman"/>
        </w:rPr>
        <w:t>In fact</w:t>
      </w:r>
      <w:r w:rsidR="00532E39">
        <w:rPr>
          <w:rFonts w:ascii="Times New Roman" w:hAnsi="Times New Roman" w:cs="Times New Roman"/>
        </w:rPr>
        <w:t xml:space="preserve">, published deterioration rates </w:t>
      </w:r>
      <w:r w:rsidR="0002417D">
        <w:rPr>
          <w:rFonts w:ascii="Times New Roman" w:hAnsi="Times New Roman" w:cs="Times New Roman"/>
        </w:rPr>
        <w:t>on</w:t>
      </w:r>
      <w:r w:rsidR="00532E39">
        <w:rPr>
          <w:rFonts w:ascii="Times New Roman" w:hAnsi="Times New Roman" w:cs="Times New Roman"/>
        </w:rPr>
        <w:t xml:space="preserve"> the OQ </w:t>
      </w:r>
      <w:r w:rsidR="0002417D">
        <w:rPr>
          <w:rFonts w:ascii="Times New Roman" w:hAnsi="Times New Roman" w:cs="Times New Roman"/>
        </w:rPr>
        <w:t xml:space="preserve">in college counseling center settings </w:t>
      </w:r>
      <w:r w:rsidR="00532E39">
        <w:rPr>
          <w:rFonts w:ascii="Times New Roman" w:hAnsi="Times New Roman" w:cs="Times New Roman"/>
        </w:rPr>
        <w:t xml:space="preserve">are </w:t>
      </w:r>
      <w:r w:rsidR="0002417D">
        <w:rPr>
          <w:rFonts w:ascii="Times New Roman" w:hAnsi="Times New Roman" w:cs="Times New Roman"/>
        </w:rPr>
        <w:t xml:space="preserve">typically around 10%, which is higher </w:t>
      </w:r>
      <w:r w:rsidR="00532E39">
        <w:rPr>
          <w:rFonts w:ascii="Times New Roman" w:hAnsi="Times New Roman" w:cs="Times New Roman"/>
        </w:rPr>
        <w:t xml:space="preserve">than </w:t>
      </w:r>
      <w:r w:rsidR="0002417D">
        <w:rPr>
          <w:rFonts w:ascii="Times New Roman" w:hAnsi="Times New Roman" w:cs="Times New Roman"/>
        </w:rPr>
        <w:t xml:space="preserve">deterioration rates on </w:t>
      </w:r>
      <w:r w:rsidR="00532E39">
        <w:rPr>
          <w:rFonts w:ascii="Times New Roman" w:hAnsi="Times New Roman" w:cs="Times New Roman"/>
        </w:rPr>
        <w:t>any single subscale of the CCAPS (2-6%)</w:t>
      </w:r>
      <w:r w:rsidR="00E153EA">
        <w:rPr>
          <w:rFonts w:ascii="Times New Roman" w:hAnsi="Times New Roman" w:cs="Times New Roman"/>
        </w:rPr>
        <w:t xml:space="preserve"> </w:t>
      </w:r>
      <w:r w:rsidR="00E153EA">
        <w:rPr>
          <w:rFonts w:ascii="Times New Roman" w:hAnsi="Times New Roman" w:cs="Times New Roman"/>
        </w:rPr>
        <w:fldChar w:fldCharType="begin" w:fldLock="1"/>
      </w:r>
      <w:r w:rsidR="00BF282A">
        <w:rPr>
          <w:rFonts w:ascii="Times New Roman" w:hAnsi="Times New Roman" w:cs="Times New Roman"/>
        </w:rPr>
        <w:instrText>ADDIN CSL_CITATION {"citationItems":[{"id":"ITEM-1","itemData":{"author":[{"dropping-particle":"","family":"Hansen","given":"Nathan B","non-dropping-particle":"","parse-names":false,"suffix":""},{"dropping-particle":"","family":"Lambert","given":"Michael J","non-dropping-particle":"","parse-names":false,"suffix":""},{"dropping-particle":"","family":"Forman","given":"Evan M","non-dropping-particle":"","parse-names":false,"suffix":""}],"container-title":"Clinical Psychology: Science and Practice","id":"ITEM-1","issue":"3","issued":{"date-parts":[["2002"]]},"page":"329-343","title":"The Psychotherapy Dose-Response Effect and Its implications for Treatment Delivery Services","type":"article-journal","volume":"9"},"uris":["http://www.mendeley.com/documents/?uuid=86b06f23-55dd-4741-a9fa-82e5dff62ff4"]}],"mendeley":{"formattedCitation":"(Hansen, Lambert, &amp; Forman, 2002)","plainTextFormattedCitation":"(Hansen, Lambert, &amp; Forman, 2002)","previouslyFormattedCitation":"(Hansen, Lambert, &amp; Forman, 2002)"},"properties":{"noteIndex":0},"schema":"https://github.com/citation-style-language/schema/raw/master/csl-citation.json"}</w:instrText>
      </w:r>
      <w:r w:rsidR="00E153EA">
        <w:rPr>
          <w:rFonts w:ascii="Times New Roman" w:hAnsi="Times New Roman" w:cs="Times New Roman"/>
        </w:rPr>
        <w:fldChar w:fldCharType="separate"/>
      </w:r>
      <w:r w:rsidR="00E153EA" w:rsidRPr="00E153EA">
        <w:rPr>
          <w:rFonts w:ascii="Times New Roman" w:hAnsi="Times New Roman" w:cs="Times New Roman"/>
          <w:noProof/>
        </w:rPr>
        <w:t>(Hansen, Lambert, &amp; Forman, 2002)</w:t>
      </w:r>
      <w:r w:rsidR="00E153EA">
        <w:rPr>
          <w:rFonts w:ascii="Times New Roman" w:hAnsi="Times New Roman" w:cs="Times New Roman"/>
        </w:rPr>
        <w:fldChar w:fldCharType="end"/>
      </w:r>
      <w:r w:rsidR="00532E39">
        <w:rPr>
          <w:rFonts w:ascii="Times New Roman" w:hAnsi="Times New Roman" w:cs="Times New Roman"/>
        </w:rPr>
        <w:t xml:space="preserve">. The higher rates of deterioration captured on the OQ may </w:t>
      </w:r>
      <w:r w:rsidR="00D2499A">
        <w:rPr>
          <w:rFonts w:ascii="Times New Roman" w:hAnsi="Times New Roman" w:cs="Times New Roman"/>
        </w:rPr>
        <w:t xml:space="preserve">thus </w:t>
      </w:r>
      <w:r w:rsidR="00532E39">
        <w:rPr>
          <w:rFonts w:ascii="Times New Roman" w:hAnsi="Times New Roman" w:cs="Times New Roman"/>
        </w:rPr>
        <w:t xml:space="preserve">have </w:t>
      </w:r>
      <w:ins w:id="176" w:author="Rebecca Janis" w:date="2020-05-27T20:24:00Z">
        <w:r w:rsidR="00A64E17">
          <w:rPr>
            <w:rFonts w:ascii="Times New Roman" w:hAnsi="Times New Roman" w:cs="Times New Roman"/>
          </w:rPr>
          <w:t xml:space="preserve">allowed </w:t>
        </w:r>
      </w:ins>
      <w:del w:id="177" w:author="Rebecca Janis" w:date="2020-05-27T20:24:00Z">
        <w:r w:rsidR="00532E39" w:rsidDel="00A64E17">
          <w:rPr>
            <w:rFonts w:ascii="Times New Roman" w:hAnsi="Times New Roman" w:cs="Times New Roman"/>
          </w:rPr>
          <w:delText xml:space="preserve">made </w:delText>
        </w:r>
      </w:del>
      <w:r w:rsidR="00532E39">
        <w:rPr>
          <w:rFonts w:ascii="Times New Roman" w:hAnsi="Times New Roman" w:cs="Times New Roman"/>
        </w:rPr>
        <w:t xml:space="preserve">the scale </w:t>
      </w:r>
      <w:del w:id="178" w:author="Rebecca Janis" w:date="2020-05-27T20:24:00Z">
        <w:r w:rsidR="00532E39" w:rsidDel="00A64E17">
          <w:rPr>
            <w:rFonts w:ascii="Times New Roman" w:hAnsi="Times New Roman" w:cs="Times New Roman"/>
          </w:rPr>
          <w:delText xml:space="preserve">more able </w:delText>
        </w:r>
      </w:del>
      <w:r w:rsidR="00532E39">
        <w:rPr>
          <w:rFonts w:ascii="Times New Roman" w:hAnsi="Times New Roman" w:cs="Times New Roman"/>
        </w:rPr>
        <w:t xml:space="preserve">to pick up on effects of feedback in reducing deterioration, one of the main outcomes that has shown an effect of feedback </w:t>
      </w:r>
      <w:r w:rsidR="00E66C70">
        <w:rPr>
          <w:rFonts w:ascii="Times New Roman" w:hAnsi="Times New Roman" w:cs="Times New Roman"/>
        </w:rPr>
        <w:fldChar w:fldCharType="begin" w:fldLock="1"/>
      </w:r>
      <w:r w:rsidR="007219A1">
        <w:rPr>
          <w:rFonts w:ascii="Times New Roman" w:hAnsi="Times New Roman" w:cs="Times New Roman"/>
        </w:rPr>
        <w:instrText>ADDIN CSL_CITATION {"citationItems":[{"id":"ITEM-1","itemData":{"DOI":"10.1037/pst0000167","ISSN":"19391536","abstract":"This systematic review and meta-analysis examines the impact of measuring, monitoring, and feeding back information on client progress to clinicians while they deliver psychotherapy. It considers the effects of the 2 most frequently studied routine outcome monitoring (ROM) practices: The Partners for Change Outcome Management System and the Outcome Questionnaire System. Like other ROM practices, they typify attempts to enhance routine care by assisting psychotherapists in recognizing problematic treatment response and increasing collaboration between therapist and client to overcome poor treatment response. A total of 24 studies were identified and considered suitable for analysis. Two-thirds of the studies found that ROM-assisted psychotherapy was superior to treatment-as-usual offered by the same practitioners. Mean standardized effect sizes indicated that the effects ranged from small to moderate. Feedback practices reduced deterioration rates and nearly doubled clinically significant/reliable change rates in clients who were predicted to have a poor outcome. Clinical examples, diversity considerations. and therapeutic advances are provided.","author":[{"dropping-particle":"","family":"Lambert","given":"Michael J.","non-dropping-particle":"","parse-names":false,"suffix":""},{"dropping-particle":"","family":"Whipple","given":"Jason L.","non-dropping-particle":"","parse-names":false,"suffix":""},{"dropping-particle":"","family":"Kleinstäuber","given":"Maria","non-dropping-particle":"","parse-names":false,"suffix":""}],"container-title":"Psychotherapy","id":"ITEM-1","issue":"4","issued":{"date-parts":[["2018"]]},"page":"520-537","title":"Collecting and Delivering Progress Feedback: A Meta-Analysis of Routine Outcome Monitoring","type":"article-journal","volume":"55"},"uris":["http://www.mendeley.com/documents/?uuid=5a9826e4-0ebc-4e46-84c7-9a2062bfcb36"]}],"mendeley":{"formattedCitation":"(Lambert et al., 2018)","plainTextFormattedCitation":"(Lambert et al., 2018)","previouslyFormattedCitation":"(Lambert et al., 2018)"},"properties":{"noteIndex":0},"schema":"https://github.com/citation-style-language/schema/raw/master/csl-citation.json"}</w:instrText>
      </w:r>
      <w:r w:rsidR="00E66C70">
        <w:rPr>
          <w:rFonts w:ascii="Times New Roman" w:hAnsi="Times New Roman" w:cs="Times New Roman"/>
        </w:rPr>
        <w:fldChar w:fldCharType="separate"/>
      </w:r>
      <w:r w:rsidR="00E66C70" w:rsidRPr="00E66C70">
        <w:rPr>
          <w:rFonts w:ascii="Times New Roman" w:hAnsi="Times New Roman" w:cs="Times New Roman"/>
          <w:noProof/>
        </w:rPr>
        <w:t>(Lambert et al., 2018)</w:t>
      </w:r>
      <w:r w:rsidR="00E66C70">
        <w:rPr>
          <w:rFonts w:ascii="Times New Roman" w:hAnsi="Times New Roman" w:cs="Times New Roman"/>
        </w:rPr>
        <w:fldChar w:fldCharType="end"/>
      </w:r>
      <w:r w:rsidR="00532E39">
        <w:rPr>
          <w:rFonts w:ascii="Times New Roman" w:hAnsi="Times New Roman" w:cs="Times New Roman"/>
        </w:rPr>
        <w:t xml:space="preserve">. </w:t>
      </w:r>
    </w:p>
    <w:p w14:paraId="04A81CFE" w14:textId="3B327516" w:rsidR="006D419D" w:rsidRPr="00FA286B" w:rsidRDefault="00E515EC" w:rsidP="00195F68">
      <w:pPr>
        <w:spacing w:line="480" w:lineRule="auto"/>
        <w:rPr>
          <w:rFonts w:ascii="Times New Roman" w:hAnsi="Times New Roman" w:cs="Times New Roman"/>
        </w:rPr>
      </w:pPr>
      <w:r>
        <w:rPr>
          <w:rFonts w:ascii="Times New Roman" w:hAnsi="Times New Roman" w:cs="Times New Roman"/>
        </w:rPr>
        <w:t xml:space="preserve">Beyond differences in </w:t>
      </w:r>
      <w:r w:rsidR="00B6618F">
        <w:rPr>
          <w:rFonts w:ascii="Times New Roman" w:hAnsi="Times New Roman" w:cs="Times New Roman"/>
        </w:rPr>
        <w:t xml:space="preserve">the instrument used for feedback and routine outcome monitoring, there are also differences between the setting in which treatment was delivered in the present study and some previous studies of feedback that found a stronger effect. Most notably, the treatment length in college counseling centers is often much shorter than in community or private practice treatment settings, and the short length of treatment may have limited </w:t>
      </w:r>
      <w:del w:id="179" w:author="Rebecca Janis" w:date="2020-05-27T20:25:00Z">
        <w:r w:rsidR="008F5CDE" w:rsidDel="00A64E17">
          <w:rPr>
            <w:rFonts w:ascii="Times New Roman" w:hAnsi="Times New Roman" w:cs="Times New Roman"/>
          </w:rPr>
          <w:delText xml:space="preserve">the </w:delText>
        </w:r>
      </w:del>
      <w:r w:rsidR="00B6618F">
        <w:rPr>
          <w:rFonts w:ascii="Times New Roman" w:hAnsi="Times New Roman" w:cs="Times New Roman"/>
        </w:rPr>
        <w:t>feedback’s effectiveness</w:t>
      </w:r>
      <w:r w:rsidR="008F5CDE">
        <w:rPr>
          <w:rFonts w:ascii="Times New Roman" w:hAnsi="Times New Roman" w:cs="Times New Roman"/>
        </w:rPr>
        <w:t xml:space="preserve">, as treatment may not have been </w:t>
      </w:r>
      <w:del w:id="180" w:author="Rebecca Janis" w:date="2020-05-27T20:25:00Z">
        <w:r w:rsidR="008F5CDE" w:rsidDel="00A64E17">
          <w:rPr>
            <w:rFonts w:ascii="Times New Roman" w:hAnsi="Times New Roman" w:cs="Times New Roman"/>
          </w:rPr>
          <w:delText xml:space="preserve">sufficiently </w:delText>
        </w:r>
      </w:del>
      <w:r w:rsidR="008F5CDE">
        <w:rPr>
          <w:rFonts w:ascii="Times New Roman" w:hAnsi="Times New Roman" w:cs="Times New Roman"/>
        </w:rPr>
        <w:t xml:space="preserve">long enough for therapists </w:t>
      </w:r>
      <w:r w:rsidR="007219A1">
        <w:rPr>
          <w:rFonts w:ascii="Times New Roman" w:hAnsi="Times New Roman" w:cs="Times New Roman"/>
        </w:rPr>
        <w:t>to respond to off track feedback</w:t>
      </w:r>
      <w:r w:rsidR="00B6618F">
        <w:rPr>
          <w:rFonts w:ascii="Times New Roman" w:hAnsi="Times New Roman" w:cs="Times New Roman"/>
        </w:rPr>
        <w:t xml:space="preserve">. </w:t>
      </w:r>
      <w:r w:rsidR="00377AE0">
        <w:rPr>
          <w:rFonts w:ascii="Times New Roman" w:hAnsi="Times New Roman" w:cs="Times New Roman"/>
        </w:rPr>
        <w:t xml:space="preserve">Another important consideration in comparing the present study to previous research is </w:t>
      </w:r>
      <w:r w:rsidR="00377AE0">
        <w:rPr>
          <w:rFonts w:ascii="Times New Roman" w:hAnsi="Times New Roman" w:cs="Times New Roman"/>
        </w:rPr>
        <w:lastRenderedPageBreak/>
        <w:t>that this was a naturalistic study before and after implementation</w:t>
      </w:r>
      <w:r w:rsidR="007219A1">
        <w:rPr>
          <w:rFonts w:ascii="Times New Roman" w:hAnsi="Times New Roman" w:cs="Times New Roman"/>
        </w:rPr>
        <w:t xml:space="preserve"> of the feedback system</w:t>
      </w:r>
      <w:r w:rsidR="00377AE0">
        <w:rPr>
          <w:rFonts w:ascii="Times New Roman" w:hAnsi="Times New Roman" w:cs="Times New Roman"/>
        </w:rPr>
        <w:t xml:space="preserve">, not an RCT. While the same centers contributed data in both conditions, providing some control for types of clients seen and center policies, it was impossible to control for all such confounding effects, which may have added noise to the data, making it difficult to pick up on an effect of feedback. </w:t>
      </w:r>
    </w:p>
    <w:p w14:paraId="10C4394D" w14:textId="370595ED" w:rsidR="006D419D" w:rsidRDefault="006D419D" w:rsidP="00195F68">
      <w:pPr>
        <w:spacing w:line="480" w:lineRule="auto"/>
        <w:ind w:firstLine="0"/>
        <w:rPr>
          <w:rFonts w:ascii="Times New Roman" w:hAnsi="Times New Roman" w:cs="Times New Roman"/>
          <w:b/>
        </w:rPr>
      </w:pPr>
      <w:r>
        <w:rPr>
          <w:rFonts w:ascii="Times New Roman" w:hAnsi="Times New Roman" w:cs="Times New Roman"/>
          <w:b/>
        </w:rPr>
        <w:t xml:space="preserve">Research question 2: Did </w:t>
      </w:r>
      <w:r w:rsidR="00A76174">
        <w:rPr>
          <w:rFonts w:ascii="Times New Roman" w:hAnsi="Times New Roman" w:cs="Times New Roman"/>
          <w:b/>
        </w:rPr>
        <w:t xml:space="preserve">the </w:t>
      </w:r>
      <w:r>
        <w:rPr>
          <w:rFonts w:ascii="Times New Roman" w:hAnsi="Times New Roman" w:cs="Times New Roman"/>
          <w:b/>
        </w:rPr>
        <w:t>effect of feedback differ by domain?</w:t>
      </w:r>
    </w:p>
    <w:p w14:paraId="6C5565AF" w14:textId="0FB073E8" w:rsidR="00101F66" w:rsidRDefault="00101F66" w:rsidP="00195F68">
      <w:pPr>
        <w:spacing w:line="480" w:lineRule="auto"/>
        <w:rPr>
          <w:rFonts w:ascii="Times New Roman" w:hAnsi="Times New Roman" w:cs="Times New Roman"/>
        </w:rPr>
      </w:pPr>
      <w:r>
        <w:rPr>
          <w:rFonts w:ascii="Times New Roman" w:hAnsi="Times New Roman" w:cs="Times New Roman"/>
        </w:rPr>
        <w:t xml:space="preserve">Research question two examined whether there were differences </w:t>
      </w:r>
      <w:r w:rsidR="007219A1">
        <w:rPr>
          <w:rFonts w:ascii="Times New Roman" w:hAnsi="Times New Roman" w:cs="Times New Roman"/>
        </w:rPr>
        <w:t xml:space="preserve">in the effectiveness of feedback </w:t>
      </w:r>
      <w:r>
        <w:rPr>
          <w:rFonts w:ascii="Times New Roman" w:hAnsi="Times New Roman" w:cs="Times New Roman"/>
        </w:rPr>
        <w:t xml:space="preserve">across </w:t>
      </w:r>
      <w:r w:rsidR="007219A1">
        <w:rPr>
          <w:rFonts w:ascii="Times New Roman" w:hAnsi="Times New Roman" w:cs="Times New Roman"/>
        </w:rPr>
        <w:t xml:space="preserve">the </w:t>
      </w:r>
      <w:r>
        <w:rPr>
          <w:rFonts w:ascii="Times New Roman" w:hAnsi="Times New Roman" w:cs="Times New Roman"/>
        </w:rPr>
        <w:t>domains captured by the CCAPS</w:t>
      </w:r>
      <w:r w:rsidR="00532E39">
        <w:rPr>
          <w:rFonts w:ascii="Times New Roman" w:hAnsi="Times New Roman" w:cs="Times New Roman"/>
        </w:rPr>
        <w:t xml:space="preserve">. </w:t>
      </w:r>
      <w:r>
        <w:rPr>
          <w:rFonts w:ascii="Times New Roman" w:hAnsi="Times New Roman" w:cs="Times New Roman"/>
        </w:rPr>
        <w:t xml:space="preserve">In the context of largely null results of feedback across all CCAPS subscales, there is not evidence to suggest that the effect of feedback on the CCAPS differs by domain. This research question was </w:t>
      </w:r>
      <w:r w:rsidR="00532E39">
        <w:rPr>
          <w:rFonts w:ascii="Times New Roman" w:hAnsi="Times New Roman" w:cs="Times New Roman"/>
        </w:rPr>
        <w:t>driven by two aims</w:t>
      </w:r>
      <w:r w:rsidR="0059553D">
        <w:rPr>
          <w:rFonts w:ascii="Times New Roman" w:hAnsi="Times New Roman" w:cs="Times New Roman"/>
        </w:rPr>
        <w:t xml:space="preserve">. First, an empirical question of understanding whether certain domains are more responsive to feedback, and second, identifying subscales on the CCAPS that would benefit from more work on the feedback system to improve the feedback provided. While the present analyses did not produce results supportive of the </w:t>
      </w:r>
      <w:r w:rsidR="00E172EB">
        <w:rPr>
          <w:rFonts w:ascii="Times New Roman" w:hAnsi="Times New Roman" w:cs="Times New Roman"/>
        </w:rPr>
        <w:t xml:space="preserve">either of these </w:t>
      </w:r>
      <w:r w:rsidR="0059553D">
        <w:rPr>
          <w:rFonts w:ascii="Times New Roman" w:hAnsi="Times New Roman" w:cs="Times New Roman"/>
        </w:rPr>
        <w:t>aim</w:t>
      </w:r>
      <w:r w:rsidR="00E172EB">
        <w:rPr>
          <w:rFonts w:ascii="Times New Roman" w:hAnsi="Times New Roman" w:cs="Times New Roman"/>
        </w:rPr>
        <w:t>s</w:t>
      </w:r>
      <w:r w:rsidR="0059553D">
        <w:rPr>
          <w:rFonts w:ascii="Times New Roman" w:hAnsi="Times New Roman" w:cs="Times New Roman"/>
        </w:rPr>
        <w:t xml:space="preserve">, they do suggest </w:t>
      </w:r>
      <w:ins w:id="181" w:author="Rebecca Janis" w:date="2020-05-23T10:14:00Z">
        <w:r w:rsidR="00667BE4">
          <w:rPr>
            <w:rFonts w:ascii="Times New Roman" w:hAnsi="Times New Roman" w:cs="Times New Roman"/>
          </w:rPr>
          <w:t xml:space="preserve">that </w:t>
        </w:r>
      </w:ins>
      <w:del w:id="182" w:author="Rebecca Janis" w:date="2020-05-23T10:14:00Z">
        <w:r w:rsidR="00A733EE" w:rsidDel="00667BE4">
          <w:rPr>
            <w:rFonts w:ascii="Times New Roman" w:hAnsi="Times New Roman" w:cs="Times New Roman"/>
          </w:rPr>
          <w:delText xml:space="preserve">possible </w:delText>
        </w:r>
      </w:del>
      <w:r w:rsidR="00A733EE">
        <w:rPr>
          <w:rFonts w:ascii="Times New Roman" w:hAnsi="Times New Roman" w:cs="Times New Roman"/>
        </w:rPr>
        <w:t xml:space="preserve">future work can be done to improve CCAPS feedback across the entire measure. </w:t>
      </w:r>
      <w:ins w:id="183" w:author="Rebecca Janis" w:date="2020-05-23T10:14:00Z">
        <w:r w:rsidR="00667BE4">
          <w:rPr>
            <w:rFonts w:ascii="Times New Roman" w:hAnsi="Times New Roman" w:cs="Times New Roman"/>
          </w:rPr>
          <w:t>While the CCAPS feedback system was based on the methods used for the OQ feedback system, i</w:t>
        </w:r>
      </w:ins>
      <w:del w:id="184" w:author="Rebecca Janis" w:date="2020-05-23T10:14:00Z">
        <w:r w:rsidR="00A733EE" w:rsidDel="00667BE4">
          <w:rPr>
            <w:rFonts w:ascii="Times New Roman" w:hAnsi="Times New Roman" w:cs="Times New Roman"/>
          </w:rPr>
          <w:delText>I</w:delText>
        </w:r>
      </w:del>
      <w:r w:rsidR="00A733EE">
        <w:rPr>
          <w:rFonts w:ascii="Times New Roman" w:hAnsi="Times New Roman" w:cs="Times New Roman"/>
        </w:rPr>
        <w:t xml:space="preserve">t might be fruitful to explore </w:t>
      </w:r>
      <w:r w:rsidR="007219A1">
        <w:rPr>
          <w:rFonts w:ascii="Times New Roman" w:hAnsi="Times New Roman" w:cs="Times New Roman"/>
        </w:rPr>
        <w:t xml:space="preserve">statistical </w:t>
      </w:r>
      <w:r w:rsidR="00A733EE">
        <w:rPr>
          <w:rFonts w:ascii="Times New Roman" w:hAnsi="Times New Roman" w:cs="Times New Roman"/>
        </w:rPr>
        <w:t>methods beyond the ones currently used to derive feedback</w:t>
      </w:r>
      <w:del w:id="185" w:author="Rebecca Janis" w:date="2020-05-23T10:14:00Z">
        <w:r w:rsidR="00A733EE" w:rsidDel="00667BE4">
          <w:rPr>
            <w:rFonts w:ascii="Times New Roman" w:hAnsi="Times New Roman" w:cs="Times New Roman"/>
          </w:rPr>
          <w:delText>, which were based on the system the OQ uses</w:delText>
        </w:r>
      </w:del>
      <w:r w:rsidR="00A733EE">
        <w:rPr>
          <w:rFonts w:ascii="Times New Roman" w:hAnsi="Times New Roman" w:cs="Times New Roman"/>
        </w:rPr>
        <w:t xml:space="preserve">. </w:t>
      </w:r>
      <w:ins w:id="186" w:author="Rebecca Janis" w:date="2020-05-18T09:47:00Z">
        <w:r w:rsidR="003C396C">
          <w:rPr>
            <w:rFonts w:ascii="Times New Roman" w:hAnsi="Times New Roman" w:cs="Times New Roman"/>
          </w:rPr>
          <w:t xml:space="preserve">For example, there is evidence that </w:t>
        </w:r>
        <w:r w:rsidR="00264EC2">
          <w:rPr>
            <w:rFonts w:ascii="Times New Roman" w:hAnsi="Times New Roman" w:cs="Times New Roman"/>
          </w:rPr>
          <w:t>client rate of change differs based on the total number of sessions they utilize</w:t>
        </w:r>
      </w:ins>
      <w:ins w:id="187" w:author="Rebecca Janis" w:date="2020-05-23T09:53:00Z">
        <w:r w:rsidR="00404B2E">
          <w:rPr>
            <w:rFonts w:ascii="Times New Roman" w:hAnsi="Times New Roman" w:cs="Times New Roman"/>
          </w:rPr>
          <w:t xml:space="preserve"> </w:t>
        </w:r>
        <w:r w:rsidR="00404B2E">
          <w:rPr>
            <w:rFonts w:ascii="Times New Roman" w:hAnsi="Times New Roman" w:cs="Times New Roman"/>
          </w:rPr>
          <w:fldChar w:fldCharType="begin" w:fldLock="1"/>
        </w:r>
      </w:ins>
      <w:r w:rsidR="00821D53">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Berkeljon, Atkins, Olsen, &amp; Nielsen, 2009)","plainTextFormattedCitation":"(Baldwin, Berkeljon, Atkins, Olsen, &amp; Nielsen, 2009)","previouslyFormattedCitation":"(Baldwin, Berkeljon, Atkins, Olsen, &amp; Nielsen, 2009)"},"properties":{"noteIndex":0},"schema":"https://github.com/citation-style-language/schema/raw/master/csl-citation.json"}</w:instrText>
      </w:r>
      <w:r w:rsidR="00404B2E">
        <w:rPr>
          <w:rFonts w:ascii="Times New Roman" w:hAnsi="Times New Roman" w:cs="Times New Roman"/>
        </w:rPr>
        <w:fldChar w:fldCharType="separate"/>
      </w:r>
      <w:r w:rsidR="00404B2E" w:rsidRPr="00404B2E">
        <w:rPr>
          <w:rFonts w:ascii="Times New Roman" w:hAnsi="Times New Roman" w:cs="Times New Roman"/>
          <w:noProof/>
        </w:rPr>
        <w:t>(Baldwin, Berkeljon, Atkins, Olsen, &amp; Nielsen, 2009)</w:t>
      </w:r>
      <w:ins w:id="188" w:author="Rebecca Janis" w:date="2020-05-23T09:53:00Z">
        <w:r w:rsidR="00404B2E">
          <w:rPr>
            <w:rFonts w:ascii="Times New Roman" w:hAnsi="Times New Roman" w:cs="Times New Roman"/>
          </w:rPr>
          <w:fldChar w:fldCharType="end"/>
        </w:r>
      </w:ins>
      <w:ins w:id="189" w:author="Rebecca Janis" w:date="2020-05-18T09:47:00Z">
        <w:r w:rsidR="00264EC2">
          <w:rPr>
            <w:rFonts w:ascii="Times New Roman" w:hAnsi="Times New Roman" w:cs="Times New Roman"/>
          </w:rPr>
          <w:t xml:space="preserve">. </w:t>
        </w:r>
      </w:ins>
      <w:ins w:id="190" w:author="Rebecca Janis" w:date="2020-05-18T09:48:00Z">
        <w:r w:rsidR="00264EC2">
          <w:rPr>
            <w:rFonts w:ascii="Times New Roman" w:hAnsi="Times New Roman" w:cs="Times New Roman"/>
          </w:rPr>
          <w:t>While this i</w:t>
        </w:r>
      </w:ins>
      <w:ins w:id="191" w:author="Rebecca Janis" w:date="2020-05-18T09:49:00Z">
        <w:r w:rsidR="00264EC2">
          <w:rPr>
            <w:rFonts w:ascii="Times New Roman" w:hAnsi="Times New Roman" w:cs="Times New Roman"/>
          </w:rPr>
          <w:t xml:space="preserve">nformation is not available at the beginning of treatment, predicted recovery trajectories and feedback could be updated </w:t>
        </w:r>
      </w:ins>
      <w:ins w:id="192" w:author="Rebecca Janis" w:date="2020-05-27T20:31:00Z">
        <w:r w:rsidR="00A64E17">
          <w:rPr>
            <w:rFonts w:ascii="Times New Roman" w:hAnsi="Times New Roman" w:cs="Times New Roman"/>
          </w:rPr>
          <w:t xml:space="preserve">at </w:t>
        </w:r>
      </w:ins>
      <w:ins w:id="193" w:author="Rebecca Janis" w:date="2020-05-18T09:49:00Z">
        <w:r w:rsidR="00264EC2">
          <w:rPr>
            <w:rFonts w:ascii="Times New Roman" w:hAnsi="Times New Roman" w:cs="Times New Roman"/>
          </w:rPr>
          <w:t xml:space="preserve">each session based on </w:t>
        </w:r>
      </w:ins>
      <w:r w:rsidR="00404B2E">
        <w:rPr>
          <w:rFonts w:ascii="Times New Roman" w:hAnsi="Times New Roman" w:cs="Times New Roman"/>
        </w:rPr>
        <w:t xml:space="preserve">trajectories from </w:t>
      </w:r>
      <w:ins w:id="194" w:author="Rebecca Janis" w:date="2020-05-18T09:49:00Z">
        <w:r w:rsidR="00264EC2">
          <w:rPr>
            <w:rFonts w:ascii="Times New Roman" w:hAnsi="Times New Roman" w:cs="Times New Roman"/>
          </w:rPr>
          <w:t xml:space="preserve">clients who attended </w:t>
        </w:r>
      </w:ins>
      <w:ins w:id="195" w:author="Rebecca Janis" w:date="2020-05-23T09:52:00Z">
        <w:r w:rsidR="00404B2E">
          <w:rPr>
            <w:rFonts w:ascii="Times New Roman" w:hAnsi="Times New Roman" w:cs="Times New Roman"/>
          </w:rPr>
          <w:t>the same</w:t>
        </w:r>
      </w:ins>
      <w:ins w:id="196" w:author="Rebecca Janis" w:date="2020-05-18T09:49:00Z">
        <w:r w:rsidR="00264EC2">
          <w:rPr>
            <w:rFonts w:ascii="Times New Roman" w:hAnsi="Times New Roman" w:cs="Times New Roman"/>
          </w:rPr>
          <w:t xml:space="preserve"> number of sessions or more. This feedback may be more </w:t>
        </w:r>
      </w:ins>
      <w:ins w:id="197" w:author="Rebecca Janis" w:date="2020-05-18T09:50:00Z">
        <w:r w:rsidR="00264EC2">
          <w:rPr>
            <w:rFonts w:ascii="Times New Roman" w:hAnsi="Times New Roman" w:cs="Times New Roman"/>
          </w:rPr>
          <w:t xml:space="preserve">responsive to differences in rate of change by total number of sessions attended. </w:t>
        </w:r>
      </w:ins>
      <w:del w:id="198" w:author="Rebecca Janis" w:date="2020-05-23T10:15:00Z">
        <w:r w:rsidR="00A733EE" w:rsidDel="00372A39">
          <w:rPr>
            <w:rFonts w:ascii="Times New Roman" w:hAnsi="Times New Roman" w:cs="Times New Roman"/>
          </w:rPr>
          <w:delText xml:space="preserve">As highlighted above, however, there are meaningful differences between the OQ and the CCAPS, </w:delText>
        </w:r>
        <w:commentRangeStart w:id="199"/>
        <w:r w:rsidR="00A733EE" w:rsidDel="00372A39">
          <w:rPr>
            <w:rFonts w:ascii="Times New Roman" w:hAnsi="Times New Roman" w:cs="Times New Roman"/>
          </w:rPr>
          <w:delText>and these differences may warrant the use of different methods</w:delText>
        </w:r>
        <w:r w:rsidR="007219A1" w:rsidDel="00372A39">
          <w:rPr>
            <w:rFonts w:ascii="Times New Roman" w:hAnsi="Times New Roman" w:cs="Times New Roman"/>
          </w:rPr>
          <w:delText xml:space="preserve"> entirely</w:delText>
        </w:r>
        <w:commentRangeEnd w:id="199"/>
        <w:r w:rsidR="00FE33F3" w:rsidDel="00372A39">
          <w:rPr>
            <w:rStyle w:val="CommentReference"/>
          </w:rPr>
          <w:commentReference w:id="199"/>
        </w:r>
        <w:r w:rsidR="00A733EE" w:rsidDel="00372A39">
          <w:rPr>
            <w:rFonts w:ascii="Times New Roman" w:hAnsi="Times New Roman" w:cs="Times New Roman"/>
          </w:rPr>
          <w:delText xml:space="preserve">. </w:delText>
        </w:r>
      </w:del>
    </w:p>
    <w:p w14:paraId="1E508A1B" w14:textId="10353F85" w:rsidR="0025630B" w:rsidRPr="002C06AE" w:rsidRDefault="00A733EE" w:rsidP="006160A0">
      <w:pPr>
        <w:spacing w:line="480" w:lineRule="auto"/>
        <w:rPr>
          <w:rFonts w:ascii="Times New Roman" w:hAnsi="Times New Roman" w:cs="Times New Roman"/>
        </w:rPr>
      </w:pPr>
      <w:r>
        <w:rPr>
          <w:rFonts w:ascii="Times New Roman" w:hAnsi="Times New Roman" w:cs="Times New Roman"/>
        </w:rPr>
        <w:lastRenderedPageBreak/>
        <w:t xml:space="preserve">These findings also suggest an opportunity to explore other </w:t>
      </w:r>
      <w:r w:rsidR="007219A1">
        <w:rPr>
          <w:rFonts w:ascii="Times New Roman" w:hAnsi="Times New Roman" w:cs="Times New Roman"/>
        </w:rPr>
        <w:t>forms of feedback</w:t>
      </w:r>
      <w:r>
        <w:rPr>
          <w:rFonts w:ascii="Times New Roman" w:hAnsi="Times New Roman" w:cs="Times New Roman"/>
        </w:rPr>
        <w:t xml:space="preserve"> </w:t>
      </w:r>
      <w:ins w:id="200" w:author="Rebecca Janis" w:date="2020-05-23T10:15:00Z">
        <w:r w:rsidR="00372A39">
          <w:rPr>
            <w:rFonts w:ascii="Times New Roman" w:hAnsi="Times New Roman" w:cs="Times New Roman"/>
          </w:rPr>
          <w:t xml:space="preserve">beyond </w:t>
        </w:r>
      </w:ins>
      <w:ins w:id="201" w:author="Rebecca Janis" w:date="2020-05-27T20:31:00Z">
        <w:r w:rsidR="00A64E17">
          <w:rPr>
            <w:rFonts w:ascii="Times New Roman" w:hAnsi="Times New Roman" w:cs="Times New Roman"/>
          </w:rPr>
          <w:t xml:space="preserve">those based on </w:t>
        </w:r>
      </w:ins>
      <w:ins w:id="202" w:author="Rebecca Janis" w:date="2020-05-23T10:15:00Z">
        <w:r w:rsidR="00372A39">
          <w:rPr>
            <w:rFonts w:ascii="Times New Roman" w:hAnsi="Times New Roman" w:cs="Times New Roman"/>
          </w:rPr>
          <w:t xml:space="preserve">rate of CCAPS change </w:t>
        </w:r>
      </w:ins>
      <w:r>
        <w:rPr>
          <w:rFonts w:ascii="Times New Roman" w:hAnsi="Times New Roman" w:cs="Times New Roman"/>
        </w:rPr>
        <w:t>that may be more attuned to the context of counseling centers and outcomes that are especially re</w:t>
      </w:r>
      <w:r w:rsidR="007219A1">
        <w:rPr>
          <w:rFonts w:ascii="Times New Roman" w:hAnsi="Times New Roman" w:cs="Times New Roman"/>
        </w:rPr>
        <w:t xml:space="preserve">levant to that setting. </w:t>
      </w:r>
      <w:r w:rsidR="00FE33F3">
        <w:rPr>
          <w:rFonts w:ascii="Times New Roman" w:hAnsi="Times New Roman" w:cs="Times New Roman"/>
        </w:rPr>
        <w:t xml:space="preserve">For example, since </w:t>
      </w:r>
      <w:r>
        <w:rPr>
          <w:rFonts w:ascii="Times New Roman" w:hAnsi="Times New Roman" w:cs="Times New Roman"/>
        </w:rPr>
        <w:t xml:space="preserve">the modal number of sessions in the original sample </w:t>
      </w:r>
      <w:r w:rsidR="00FE33F3">
        <w:rPr>
          <w:rFonts w:ascii="Times New Roman" w:hAnsi="Times New Roman" w:cs="Times New Roman"/>
        </w:rPr>
        <w:t xml:space="preserve">(before excluding clients with only one or two sessions) </w:t>
      </w:r>
      <w:r>
        <w:rPr>
          <w:rFonts w:ascii="Times New Roman" w:hAnsi="Times New Roman" w:cs="Times New Roman"/>
        </w:rPr>
        <w:t>was one, followed next by two sessions</w:t>
      </w:r>
      <w:r w:rsidR="007219A1">
        <w:rPr>
          <w:rFonts w:ascii="Times New Roman" w:hAnsi="Times New Roman" w:cs="Times New Roman"/>
        </w:rPr>
        <w:t xml:space="preserve">, </w:t>
      </w:r>
      <w:r>
        <w:rPr>
          <w:rFonts w:ascii="Times New Roman" w:hAnsi="Times New Roman" w:cs="Times New Roman"/>
        </w:rPr>
        <w:t>creating feedback systems based around the rate at which a client changes may not be optimal.</w:t>
      </w:r>
      <w:r w:rsidR="007349D3">
        <w:rPr>
          <w:rFonts w:ascii="Times New Roman" w:hAnsi="Times New Roman" w:cs="Times New Roman"/>
        </w:rPr>
        <w:t xml:space="preserve"> </w:t>
      </w:r>
      <w:r w:rsidR="00FE33F3">
        <w:rPr>
          <w:rFonts w:ascii="Times New Roman" w:hAnsi="Times New Roman" w:cs="Times New Roman"/>
        </w:rPr>
        <w:t>Moreover, f</w:t>
      </w:r>
      <w:r w:rsidR="003A4B2F" w:rsidRPr="001847B6">
        <w:rPr>
          <w:rFonts w:ascii="Times New Roman" w:hAnsi="Times New Roman" w:cs="Times New Roman"/>
        </w:rPr>
        <w:t xml:space="preserve">eedback </w:t>
      </w:r>
      <w:r w:rsidR="001847B6">
        <w:rPr>
          <w:rFonts w:ascii="Times New Roman" w:hAnsi="Times New Roman" w:cs="Times New Roman"/>
        </w:rPr>
        <w:t xml:space="preserve">on other areas </w:t>
      </w:r>
      <w:r w:rsidR="00FE33F3">
        <w:rPr>
          <w:rFonts w:ascii="Times New Roman" w:hAnsi="Times New Roman" w:cs="Times New Roman"/>
        </w:rPr>
        <w:t xml:space="preserve">than client progress </w:t>
      </w:r>
      <w:r w:rsidR="00515513">
        <w:rPr>
          <w:rFonts w:ascii="Times New Roman" w:hAnsi="Times New Roman" w:cs="Times New Roman"/>
        </w:rPr>
        <w:t>should be considered</w:t>
      </w:r>
      <w:r w:rsidR="003A4B2F" w:rsidRPr="001847B6">
        <w:rPr>
          <w:rFonts w:ascii="Times New Roman" w:hAnsi="Times New Roman" w:cs="Times New Roman"/>
        </w:rPr>
        <w:t xml:space="preserve">. </w:t>
      </w:r>
      <w:ins w:id="203" w:author="Rebecca Janis" w:date="2020-05-27T20:32:00Z">
        <w:r w:rsidR="00A64E17">
          <w:rPr>
            <w:rFonts w:ascii="Times New Roman" w:hAnsi="Times New Roman" w:cs="Times New Roman"/>
          </w:rPr>
          <w:t>I</w:t>
        </w:r>
      </w:ins>
      <w:del w:id="204" w:author="Rebecca Janis" w:date="2020-05-27T20:32:00Z">
        <w:r w:rsidR="00A2456C" w:rsidRPr="001847B6" w:rsidDel="00A64E17">
          <w:rPr>
            <w:rFonts w:ascii="Times New Roman" w:hAnsi="Times New Roman" w:cs="Times New Roman"/>
          </w:rPr>
          <w:delText xml:space="preserve">For example, </w:delText>
        </w:r>
        <w:r w:rsidR="001847B6" w:rsidDel="00A64E17">
          <w:rPr>
            <w:rFonts w:ascii="Times New Roman" w:hAnsi="Times New Roman" w:cs="Times New Roman"/>
          </w:rPr>
          <w:delText>i</w:delText>
        </w:r>
      </w:del>
      <w:r w:rsidR="001847B6">
        <w:rPr>
          <w:rFonts w:ascii="Times New Roman" w:hAnsi="Times New Roman" w:cs="Times New Roman"/>
        </w:rPr>
        <w:t xml:space="preserve">n the context </w:t>
      </w:r>
      <w:r w:rsidR="00515513">
        <w:rPr>
          <w:rFonts w:ascii="Times New Roman" w:hAnsi="Times New Roman" w:cs="Times New Roman"/>
        </w:rPr>
        <w:t xml:space="preserve">of </w:t>
      </w:r>
      <w:r w:rsidR="005C7AD1">
        <w:rPr>
          <w:rFonts w:ascii="Times New Roman" w:hAnsi="Times New Roman" w:cs="Times New Roman"/>
        </w:rPr>
        <w:t xml:space="preserve">high demand for services </w:t>
      </w:r>
      <w:r w:rsidR="00085818">
        <w:rPr>
          <w:rFonts w:ascii="Times New Roman" w:hAnsi="Times New Roman" w:cs="Times New Roman"/>
        </w:rPr>
        <w:t xml:space="preserve">within which </w:t>
      </w:r>
      <w:r w:rsidR="00515513">
        <w:rPr>
          <w:rFonts w:ascii="Times New Roman" w:hAnsi="Times New Roman" w:cs="Times New Roman"/>
        </w:rPr>
        <w:t xml:space="preserve">university counseling centers </w:t>
      </w:r>
      <w:r w:rsidR="00085818">
        <w:rPr>
          <w:rFonts w:ascii="Times New Roman" w:hAnsi="Times New Roman" w:cs="Times New Roman"/>
        </w:rPr>
        <w:t xml:space="preserve">are operating </w:t>
      </w:r>
      <w:r w:rsidR="00515513">
        <w:rPr>
          <w:rFonts w:ascii="Times New Roman" w:hAnsi="Times New Roman" w:cs="Times New Roman"/>
        </w:rPr>
        <w:t>(Xiao et al., 2017)</w:t>
      </w:r>
      <w:r w:rsidR="001847B6">
        <w:rPr>
          <w:rFonts w:ascii="Times New Roman" w:hAnsi="Times New Roman" w:cs="Times New Roman"/>
        </w:rPr>
        <w:t xml:space="preserve">, </w:t>
      </w:r>
      <w:r w:rsidR="00A2456C" w:rsidRPr="001847B6">
        <w:rPr>
          <w:rFonts w:ascii="Times New Roman" w:hAnsi="Times New Roman" w:cs="Times New Roman"/>
        </w:rPr>
        <w:t xml:space="preserve">feedback on </w:t>
      </w:r>
      <w:r w:rsidR="001847B6">
        <w:rPr>
          <w:rFonts w:ascii="Times New Roman" w:hAnsi="Times New Roman" w:cs="Times New Roman"/>
        </w:rPr>
        <w:t xml:space="preserve">outcomes that directly impact </w:t>
      </w:r>
      <w:del w:id="205" w:author="Rebecca Janis" w:date="2020-05-27T20:32:00Z">
        <w:r w:rsidR="00515513" w:rsidDel="00A64E17">
          <w:rPr>
            <w:rFonts w:ascii="Times New Roman" w:hAnsi="Times New Roman" w:cs="Times New Roman"/>
          </w:rPr>
          <w:delText xml:space="preserve">their </w:delText>
        </w:r>
      </w:del>
      <w:ins w:id="206" w:author="Rebecca Janis" w:date="2020-05-27T20:32:00Z">
        <w:r w:rsidR="00A64E17">
          <w:rPr>
            <w:rFonts w:ascii="Times New Roman" w:hAnsi="Times New Roman" w:cs="Times New Roman"/>
          </w:rPr>
          <w:t>a center’s</w:t>
        </w:r>
        <w:r w:rsidR="00A64E17">
          <w:rPr>
            <w:rFonts w:ascii="Times New Roman" w:hAnsi="Times New Roman" w:cs="Times New Roman"/>
          </w:rPr>
          <w:t xml:space="preserve"> </w:t>
        </w:r>
      </w:ins>
      <w:r w:rsidR="001847B6">
        <w:rPr>
          <w:rFonts w:ascii="Times New Roman" w:hAnsi="Times New Roman" w:cs="Times New Roman"/>
        </w:rPr>
        <w:t xml:space="preserve">ability to provide </w:t>
      </w:r>
      <w:r w:rsidR="00085818">
        <w:rPr>
          <w:rFonts w:ascii="Times New Roman" w:hAnsi="Times New Roman" w:cs="Times New Roman"/>
        </w:rPr>
        <w:t xml:space="preserve">efficient </w:t>
      </w:r>
      <w:r w:rsidR="001847B6">
        <w:rPr>
          <w:rFonts w:ascii="Times New Roman" w:hAnsi="Times New Roman" w:cs="Times New Roman"/>
        </w:rPr>
        <w:t xml:space="preserve">clinical services may be </w:t>
      </w:r>
      <w:r w:rsidR="00085818">
        <w:rPr>
          <w:rFonts w:ascii="Times New Roman" w:hAnsi="Times New Roman" w:cs="Times New Roman"/>
        </w:rPr>
        <w:t xml:space="preserve">particularly </w:t>
      </w:r>
      <w:r w:rsidR="001847B6">
        <w:rPr>
          <w:rFonts w:ascii="Times New Roman" w:hAnsi="Times New Roman" w:cs="Times New Roman"/>
        </w:rPr>
        <w:t xml:space="preserve">useful, such as a client’s predicted service utilization </w:t>
      </w:r>
      <w:r w:rsidR="00FA286B">
        <w:rPr>
          <w:rFonts w:ascii="Times New Roman" w:hAnsi="Times New Roman" w:cs="Times New Roman"/>
        </w:rPr>
        <w:fldChar w:fldCharType="begin" w:fldLock="1"/>
      </w:r>
      <w:r w:rsidR="00697121">
        <w:rPr>
          <w:rFonts w:ascii="Times New Roman" w:hAnsi="Times New Roman" w:cs="Times New Roman"/>
        </w:rPr>
        <w:instrText>ADDIN CSL_CITATION {"citationItems":[{"id":"ITEM-1","itemData":{"author":[{"dropping-particle":"","family":"Janis","given":"Rebecca A","non-dropping-particle":"","parse-names":false,"suffix":""}],"id":"ITEM-1","issued":{"date-parts":[["2017"]]},"title":"Prediction of psychotherapy treatment utilization","type":"thesis"},"uris":["http://www.mendeley.com/documents/?uuid=191787d6-9ae2-484e-aec2-a8b7ec401430"]}],"mendeley":{"formattedCitation":"(Janis, 2017)","plainTextFormattedCitation":"(Janis, 2017)","previouslyFormattedCitation":"(Janis,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(Janis, 2017)</w:t>
      </w:r>
      <w:r w:rsidR="00FA286B">
        <w:rPr>
          <w:rFonts w:ascii="Times New Roman" w:hAnsi="Times New Roman" w:cs="Times New Roman"/>
        </w:rPr>
        <w:fldChar w:fldCharType="end"/>
      </w:r>
      <w:r w:rsidR="001847B6">
        <w:rPr>
          <w:rFonts w:ascii="Times New Roman" w:hAnsi="Times New Roman" w:cs="Times New Roman"/>
        </w:rPr>
        <w:t xml:space="preserve">, </w:t>
      </w:r>
      <w:r w:rsidR="00A2456C" w:rsidRPr="001847B6">
        <w:rPr>
          <w:rFonts w:ascii="Times New Roman" w:hAnsi="Times New Roman" w:cs="Times New Roman"/>
        </w:rPr>
        <w:t xml:space="preserve">risk of </w:t>
      </w:r>
      <w:r w:rsidR="00792DB2" w:rsidRPr="001847B6">
        <w:rPr>
          <w:rFonts w:ascii="Times New Roman" w:hAnsi="Times New Roman" w:cs="Times New Roman"/>
        </w:rPr>
        <w:t xml:space="preserve">poor attendance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pst0000103","ISBN":"978-1-4338-9052-9","ISSN":"1939-1536","author":[{"dropping-particle":"","family":"Xiao","given":"Henry","non-dropping-particle":"","parse-names":false,"suffix":""},{"dropping-particle":"","family":"Hayes","given":"Jeffrey A.","non-dropping-particle":"","parse-names":false,"suffix":""},{"dropping-particle":"","family":"Castonguay","given":"Louis G.","non-dropping-particle":"","parse-names":false,"suffix":""},{"dropping-particle":"","family":"McAleavey","given":"Andrew A.","non-dropping-particle":"","parse-names":false,"suffix":""},{"dropping-particle":"","family":"Locke","given":"Benjamin D.","non-dropping-particle":"","parse-names":false,"suffix":""}],"container-title":"Psychotherapy","id":"ITEM-1","issue":"1","issued":{"date-parts":[["2017"]]},"page":"58-65","title":"Therapist effects and the impacts of therapy nonattendance.","type":"article-journal","volume":"54"},"uris":["http://www.mendeley.com/documents/?uuid=a32d7aaf-902d-45be-a603-0f0ae7dfce0b"]}],"mendeley":{"formattedCitation":"(Xiao, Hayes, Castonguay, McAleavey, &amp; Locke, 2017)","plainTextFormattedCitation":"(Xiao, Hayes, Castonguay, McAleavey, &amp; Locke, 2017)","previouslyFormattedCitation":"(Xiao, Hayes, Castonguay, McAleavey, &amp; Locke,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Hayes, Castonguay, McAleavey, &amp; Locke, 2017)</w:t>
      </w:r>
      <w:r w:rsidR="00FA286B">
        <w:rPr>
          <w:rFonts w:ascii="Times New Roman" w:hAnsi="Times New Roman" w:cs="Times New Roman"/>
        </w:rPr>
        <w:fldChar w:fldCharType="end"/>
      </w:r>
      <w:r w:rsidR="00FA286B">
        <w:rPr>
          <w:rFonts w:ascii="Times New Roman" w:hAnsi="Times New Roman" w:cs="Times New Roman"/>
        </w:rPr>
        <w:t xml:space="preserve"> </w:t>
      </w:r>
      <w:r w:rsidR="001847B6">
        <w:rPr>
          <w:rFonts w:ascii="Times New Roman" w:hAnsi="Times New Roman" w:cs="Times New Roman"/>
        </w:rPr>
        <w:t xml:space="preserve">or risk of drop out </w:t>
      </w:r>
      <w:del w:id="207" w:author="Rebecca Janis" w:date="2020-05-27T20:32:00Z">
        <w:r w:rsidR="00A2456C" w:rsidRPr="001847B6" w:rsidDel="00A64E17">
          <w:rPr>
            <w:rFonts w:ascii="Times New Roman" w:hAnsi="Times New Roman" w:cs="Times New Roman"/>
          </w:rPr>
          <w:delText xml:space="preserve">drop out </w:delText>
        </w:r>
      </w:del>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{"citationItems":[{"id":"ITEM-1","itemData":{"DOI":"10.1037/cou0000208","ISBN":"0022-0167","ISSN":"00220167","abstract":"Dropout has been a pervasive and costly problem in psychotherapy, particularly for college counseling centers. The present study examined potential predictors of dropout using a large data set (N = 10,147 clients, 481 therapists) that was gathered through a college counseling center practice research network as a replication and extension of recent findings regarding therapist effects on dropout. The final model resulted in a dropout rate of 15.9% and a therapist effect of 9.51% on dropout variance. Therapist demographic variables were investigated, though none were found to be significant. Variables found to be predictive of increased likelihood of dropping out included higher levels of general presenting concerns, alcohol-related distress, and current financial stress. Ultimately, this study showed that therapists may play an important role in the likelihood of client dropout, and that additional research should be conducted to identify additional predictors, particularly at the therapist and center level. (PsycINFO Database Record © 2017 APA, all rights reserved).","author":[{"dropping-particle":"","family":"Xiao","given":"Henry","non-dropping-particle":"","parse-names":false,"suffix":""},{"dropping-particle":"","family":"Castonguay","given":"Louis G.","non-dropping-particle":"","parse-names":false,"suffix":""},{"dropping-particle":"","family":"Janis","given":"Rebecca A.","non-dropping-particle":"","parse-names":false,"suffix":""},{"dropping-particle":"","family":"Youn","given":"Soo Jeong","non-dropping-particle":"","parse-names":false,"suffix":""},{"dropping-particle":"","family":"Hayes","given":"Jeffrey A.","non-dropping-particle":"","parse-names":false,"suffix":""},{"dropping-particle":"","family":"Locke","given":"Benjamin D.","non-dropping-particle":"","parse-names":false,"suffix":""}],"container-title":"Journal of Counseling Psychology","id":"ITEM-1","issue":"4","issued":{"date-parts":[["2017"]]},"page":"424-431","title":"Therapist effects on dropout from a college counseling center practice research network","type":"article-journal","volume":"64"},"uris":["http://www.mendeley.com/documents/?uuid=94c02d76-6a51-4a78-ae42-7f31c05655ca"]}],"mendeley":{"formattedCitation":"(Xiao, Castonguay, et al., 2017)","plainTextFormattedCitation":"(Xiao, Castonguay, et al., 2017)","previouslyFormattedCitation":"(Xiao, Castonguay, et al., 2017)"},"properties":{"noteIndex":0},"schema":"https://github.com/citation-style-language/schema/raw/master/csl-citation.json"}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(Xiao, Castonguay, et al., 2017)</w:t>
      </w:r>
      <w:r w:rsidR="00FA286B">
        <w:rPr>
          <w:rFonts w:ascii="Times New Roman" w:hAnsi="Times New Roman" w:cs="Times New Roman"/>
        </w:rPr>
        <w:fldChar w:fldCharType="end"/>
      </w:r>
      <w:r w:rsidR="001847B6">
        <w:rPr>
          <w:rFonts w:ascii="Times New Roman" w:hAnsi="Times New Roman" w:cs="Times New Roman"/>
        </w:rPr>
        <w:t>.</w:t>
      </w:r>
      <w:r w:rsidR="00A2456C" w:rsidRPr="001847B6">
        <w:rPr>
          <w:rFonts w:ascii="Times New Roman" w:hAnsi="Times New Roman" w:cs="Times New Roman"/>
        </w:rPr>
        <w:t xml:space="preserve"> </w:t>
      </w:r>
      <w:r w:rsidR="001847B6">
        <w:rPr>
          <w:rFonts w:ascii="Times New Roman" w:hAnsi="Times New Roman" w:cs="Times New Roman"/>
        </w:rPr>
        <w:t>Feedback on</w:t>
      </w:r>
      <w:r w:rsidR="00A2456C" w:rsidRPr="001847B6">
        <w:rPr>
          <w:rFonts w:ascii="Times New Roman" w:hAnsi="Times New Roman" w:cs="Times New Roman"/>
        </w:rPr>
        <w:t xml:space="preserve"> </w:t>
      </w:r>
      <w:r w:rsidR="003A4B2F" w:rsidRPr="001847B6">
        <w:rPr>
          <w:rFonts w:ascii="Times New Roman" w:hAnsi="Times New Roman" w:cs="Times New Roman"/>
        </w:rPr>
        <w:t>more severe negative outcomes</w:t>
      </w:r>
      <w:r w:rsidR="001847B6">
        <w:rPr>
          <w:rFonts w:ascii="Times New Roman" w:hAnsi="Times New Roman" w:cs="Times New Roman"/>
        </w:rPr>
        <w:t>,</w:t>
      </w:r>
      <w:r w:rsidR="003A4B2F" w:rsidRPr="001847B6">
        <w:rPr>
          <w:rFonts w:ascii="Times New Roman" w:hAnsi="Times New Roman" w:cs="Times New Roman"/>
        </w:rPr>
        <w:t xml:space="preserve"> like </w:t>
      </w:r>
      <w:r w:rsidR="00A2456C" w:rsidRPr="001847B6">
        <w:rPr>
          <w:rFonts w:ascii="Times New Roman" w:hAnsi="Times New Roman" w:cs="Times New Roman"/>
        </w:rPr>
        <w:t xml:space="preserve">suicide </w:t>
      </w:r>
      <w:r w:rsidR="00FA286B">
        <w:rPr>
          <w:rFonts w:ascii="Times New Roman" w:hAnsi="Times New Roman" w:cs="Times New Roman"/>
        </w:rPr>
        <w:fldChar w:fldCharType="begin" w:fldLock="1"/>
      </w:r>
      <w:r w:rsidR="00FA286B">
        <w:rPr>
          <w:rFonts w:ascii="Times New Roman" w:hAnsi="Times New Roman" w:cs="Times New Roman"/>
        </w:rPr>
        <w:instrText>ADDIN CSL_CITATION {"citationItems":[{"id":"ITEM-1","itemData":{"author":[{"dropping-particle":"","family":"Hayes","given":"Jeffrey A","non-dropping-particle":"","parse-names":false,"suffix":""},{"dropping-particle":"","family":"Petrovich","given":"Justin","non-dropping-particle":"","parse-names":false,"suffix":""},{"dropping-particle":"","family":"Janis","given":"Rebecca A","non-dropping-particle":"","parse-names":false,"suffix":""},{"dropping-particle":"","family":"Yang","given":"Ying","non-dropping-particle":"","parse-names":false,"suffix":""},{"dropping-particle":"","family":"Castonguay","given":"Louis G","non-dropping-particle":"","parse-names":false,"suffix":""},{"dropping-particle":"","family":"Locke","given":"Benjamin D","non-dropping-particle":"","parse-names":false,"suffix":""}],"container-title":"Journal of Counseling Psychology","id":"ITEM-1","issue":"1","issued":{"date-parts":[["2019"]]},"page":"104-114","title":"Suicide among college students in psychotherapy: Individual predictors and latent classes","type":"article-journal","volume":"67"},"uris":["http://www.mendeley.com/documents/?uuid=a1519509-e3c3-460f-8b15-d7d367877556"]}],"mendeley":{"formattedCitation":"(Hayes et al., 2019)","plainTextFormattedCitation":"(Hayes et al., 2019)","previouslyFormattedCitation":"(Hayes et al., 2019)"},"properties":{"noteIndex":0},"schema":"https://github.com/citation-style-language/schema/raw/master/csl-citation.json"}</w:instrText>
      </w:r>
      <w:r w:rsidR="00FA286B">
        <w:rPr>
          <w:rFonts w:ascii="Times New Roman" w:hAnsi="Times New Roman" w:cs="Times New Roman"/>
        </w:rPr>
        <w:fldChar w:fldCharType="separate"/>
      </w:r>
      <w:r w:rsidR="00FA286B" w:rsidRPr="00FA286B">
        <w:rPr>
          <w:rFonts w:ascii="Times New Roman" w:hAnsi="Times New Roman" w:cs="Times New Roman"/>
          <w:noProof/>
        </w:rPr>
        <w:t>(Hayes et al., 2019)</w:t>
      </w:r>
      <w:r w:rsidR="00FA286B">
        <w:rPr>
          <w:rFonts w:ascii="Times New Roman" w:hAnsi="Times New Roman" w:cs="Times New Roman"/>
        </w:rPr>
        <w:fldChar w:fldCharType="end"/>
      </w:r>
      <w:r w:rsidR="001847B6">
        <w:rPr>
          <w:rFonts w:ascii="Times New Roman" w:hAnsi="Times New Roman" w:cs="Times New Roman"/>
        </w:rPr>
        <w:t xml:space="preserve">, may also be </w:t>
      </w:r>
      <w:del w:id="208" w:author="Rebecca Janis" w:date="2020-05-27T20:32:00Z">
        <w:r w:rsidR="001847B6" w:rsidDel="00A64E17">
          <w:rPr>
            <w:rFonts w:ascii="Times New Roman" w:hAnsi="Times New Roman" w:cs="Times New Roman"/>
          </w:rPr>
          <w:delText xml:space="preserve">more </w:delText>
        </w:r>
      </w:del>
      <w:r w:rsidR="001847B6">
        <w:rPr>
          <w:rFonts w:ascii="Times New Roman" w:hAnsi="Times New Roman" w:cs="Times New Roman"/>
        </w:rPr>
        <w:t>impactful.</w:t>
      </w:r>
      <w:r w:rsidR="007349D3">
        <w:rPr>
          <w:rFonts w:ascii="Times New Roman" w:hAnsi="Times New Roman" w:cs="Times New Roman"/>
        </w:rPr>
        <w:t xml:space="preserve"> </w:t>
      </w:r>
      <w:r w:rsidR="00480849">
        <w:rPr>
          <w:rFonts w:ascii="Times New Roman" w:hAnsi="Times New Roman" w:cs="Times New Roman"/>
        </w:rPr>
        <w:t>Furthermore, a</w:t>
      </w:r>
      <w:r w:rsidR="00085818">
        <w:rPr>
          <w:rFonts w:ascii="Times New Roman" w:hAnsi="Times New Roman" w:cs="Times New Roman"/>
        </w:rPr>
        <w:t>ttempt</w:t>
      </w:r>
      <w:r w:rsidR="005C7AD1">
        <w:rPr>
          <w:rFonts w:ascii="Times New Roman" w:hAnsi="Times New Roman" w:cs="Times New Roman"/>
        </w:rPr>
        <w:t>s</w:t>
      </w:r>
      <w:r w:rsidR="00085818">
        <w:rPr>
          <w:rFonts w:ascii="Times New Roman" w:hAnsi="Times New Roman" w:cs="Times New Roman"/>
        </w:rPr>
        <w:t xml:space="preserve"> to improve</w:t>
      </w:r>
      <w:r w:rsidR="007349D3">
        <w:rPr>
          <w:rFonts w:ascii="Times New Roman" w:hAnsi="Times New Roman" w:cs="Times New Roman"/>
        </w:rPr>
        <w:t xml:space="preserve"> </w:t>
      </w:r>
      <w:r w:rsidR="002C17F9">
        <w:rPr>
          <w:rFonts w:ascii="Times New Roman" w:hAnsi="Times New Roman" w:cs="Times New Roman"/>
        </w:rPr>
        <w:t xml:space="preserve">the </w:t>
      </w:r>
      <w:r w:rsidR="007349D3">
        <w:rPr>
          <w:rFonts w:ascii="Times New Roman" w:hAnsi="Times New Roman" w:cs="Times New Roman"/>
        </w:rPr>
        <w:t>CCAPS feedback system</w:t>
      </w:r>
      <w:r w:rsidR="00085818">
        <w:rPr>
          <w:rFonts w:ascii="Times New Roman" w:hAnsi="Times New Roman" w:cs="Times New Roman"/>
        </w:rPr>
        <w:t xml:space="preserve"> should rely on clinician</w:t>
      </w:r>
      <w:del w:id="209" w:author="Rebecca Janis" w:date="2020-05-27T20:32:00Z">
        <w:r w:rsidR="00085818" w:rsidDel="00A64E17">
          <w:rPr>
            <w:rFonts w:ascii="Times New Roman" w:hAnsi="Times New Roman" w:cs="Times New Roman"/>
          </w:rPr>
          <w:delText>s’</w:delText>
        </w:r>
      </w:del>
      <w:r w:rsidR="00085818">
        <w:rPr>
          <w:rFonts w:ascii="Times New Roman" w:hAnsi="Times New Roman" w:cs="Times New Roman"/>
        </w:rPr>
        <w:t xml:space="preserve"> experience. </w:t>
      </w:r>
      <w:r w:rsidR="00480849">
        <w:rPr>
          <w:rFonts w:ascii="Times New Roman" w:hAnsi="Times New Roman" w:cs="Times New Roman"/>
        </w:rPr>
        <w:t xml:space="preserve">Gathering </w:t>
      </w:r>
      <w:r w:rsidR="007349D3">
        <w:rPr>
          <w:rFonts w:ascii="Times New Roman" w:hAnsi="Times New Roman" w:cs="Times New Roman"/>
        </w:rPr>
        <w:t xml:space="preserve">qualitative data from therapists using the CCAPS on ways in which the feedback </w:t>
      </w:r>
      <w:del w:id="210" w:author="Rebecca Janis" w:date="2020-05-27T20:33:00Z">
        <w:r w:rsidR="007349D3" w:rsidDel="00A64E17">
          <w:rPr>
            <w:rFonts w:ascii="Times New Roman" w:hAnsi="Times New Roman" w:cs="Times New Roman"/>
          </w:rPr>
          <w:delText>has or has not been helpful to their clinical practice</w:delText>
        </w:r>
      </w:del>
      <w:ins w:id="211" w:author="Rebecca Janis" w:date="2020-05-27T20:33:00Z">
        <w:r w:rsidR="00A64E17">
          <w:rPr>
            <w:rFonts w:ascii="Times New Roman" w:hAnsi="Times New Roman" w:cs="Times New Roman"/>
          </w:rPr>
          <w:t>could be improved</w:t>
        </w:r>
      </w:ins>
      <w:r w:rsidR="007349D3">
        <w:rPr>
          <w:rFonts w:ascii="Times New Roman" w:hAnsi="Times New Roman" w:cs="Times New Roman"/>
        </w:rPr>
        <w:t>, as well as what types of clinical feedback would be most relevant to their work</w:t>
      </w:r>
      <w:r w:rsidR="00480849">
        <w:rPr>
          <w:rFonts w:ascii="Times New Roman" w:hAnsi="Times New Roman" w:cs="Times New Roman"/>
        </w:rPr>
        <w:t>, might be particularly beneficial</w:t>
      </w:r>
      <w:r w:rsidR="007349D3">
        <w:rPr>
          <w:rFonts w:ascii="Times New Roman" w:hAnsi="Times New Roman" w:cs="Times New Roman"/>
        </w:rPr>
        <w:t xml:space="preserve">. </w:t>
      </w:r>
      <w:r w:rsidR="00480849">
        <w:rPr>
          <w:rFonts w:ascii="Times New Roman" w:hAnsi="Times New Roman" w:cs="Times New Roman"/>
        </w:rPr>
        <w:t xml:space="preserve">Such data gathering would also </w:t>
      </w:r>
      <w:r w:rsidR="007349D3" w:rsidRPr="00616C0C">
        <w:rPr>
          <w:rFonts w:ascii="Times New Roman" w:hAnsi="Times New Roman" w:cs="Times New Roman"/>
        </w:rPr>
        <w:t>serves the purposes of a PRN in bridging the gap between science and practice</w:t>
      </w:r>
      <w:r w:rsidR="007349D3">
        <w:rPr>
          <w:rFonts w:ascii="Times New Roman" w:hAnsi="Times New Roman" w:cs="Times New Roman"/>
        </w:rPr>
        <w:t xml:space="preserve"> and allowing research and practice to inform each other. </w:t>
      </w:r>
    </w:p>
    <w:p w14:paraId="2D2556B6" w14:textId="1A1C1893"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Research question 3: Did</w:t>
      </w:r>
      <w:r w:rsidR="00A95339">
        <w:rPr>
          <w:rFonts w:ascii="Times New Roman" w:hAnsi="Times New Roman" w:cs="Times New Roman"/>
          <w:b/>
        </w:rPr>
        <w:t xml:space="preserve"> the</w:t>
      </w:r>
      <w:r>
        <w:rPr>
          <w:rFonts w:ascii="Times New Roman" w:hAnsi="Times New Roman" w:cs="Times New Roman"/>
          <w:b/>
        </w:rPr>
        <w:t xml:space="preserve"> effect of feedback differ by center?</w:t>
      </w:r>
    </w:p>
    <w:p w14:paraId="7708E2FB" w14:textId="2F3C36FB" w:rsidR="00C918A0" w:rsidRDefault="00C918A0" w:rsidP="00195F68">
      <w:pPr>
        <w:spacing w:line="480" w:lineRule="auto"/>
        <w:rPr>
          <w:rFonts w:ascii="Times New Roman" w:hAnsi="Times New Roman" w:cs="Times New Roman"/>
        </w:rPr>
      </w:pPr>
      <w:r>
        <w:rPr>
          <w:rFonts w:ascii="Times New Roman" w:hAnsi="Times New Roman" w:cs="Times New Roman"/>
        </w:rPr>
        <w:t xml:space="preserve">Research question three assessed whether the effect of feedback differed by center. Although some </w:t>
      </w:r>
      <w:r w:rsidR="00234474">
        <w:rPr>
          <w:rFonts w:ascii="Times New Roman" w:hAnsi="Times New Roman" w:cs="Times New Roman"/>
        </w:rPr>
        <w:t xml:space="preserve">small </w:t>
      </w:r>
      <w:r>
        <w:rPr>
          <w:rFonts w:ascii="Times New Roman" w:hAnsi="Times New Roman" w:cs="Times New Roman"/>
        </w:rPr>
        <w:t xml:space="preserve">center effects </w:t>
      </w:r>
      <w:r w:rsidR="0070758F">
        <w:rPr>
          <w:rFonts w:ascii="Times New Roman" w:hAnsi="Times New Roman" w:cs="Times New Roman"/>
        </w:rPr>
        <w:t xml:space="preserve">for feedback </w:t>
      </w:r>
      <w:r>
        <w:rPr>
          <w:rFonts w:ascii="Times New Roman" w:hAnsi="Times New Roman" w:cs="Times New Roman"/>
        </w:rPr>
        <w:t xml:space="preserve">were identified, </w:t>
      </w:r>
      <w:r w:rsidR="00234474">
        <w:rPr>
          <w:rFonts w:ascii="Times New Roman" w:hAnsi="Times New Roman" w:cs="Times New Roman"/>
        </w:rPr>
        <w:t xml:space="preserve">they were in the context of generally small </w:t>
      </w:r>
      <w:r w:rsidR="0070758F">
        <w:rPr>
          <w:rFonts w:ascii="Times New Roman" w:hAnsi="Times New Roman" w:cs="Times New Roman"/>
        </w:rPr>
        <w:t>differences between centers in the outcomes they produce</w:t>
      </w:r>
      <w:r w:rsidR="00234474">
        <w:rPr>
          <w:rFonts w:ascii="Times New Roman" w:hAnsi="Times New Roman" w:cs="Times New Roman"/>
        </w:rPr>
        <w:t>. Consistent with prior research</w:t>
      </w:r>
      <w:r w:rsidR="00AA5C16">
        <w:rPr>
          <w:rFonts w:ascii="Times New Roman" w:hAnsi="Times New Roman" w:cs="Times New Roman"/>
        </w:rPr>
        <w:t xml:space="preserve"> </w:t>
      </w:r>
      <w:ins w:id="212" w:author="Rebecca Janis" w:date="2020-05-18T10:10:00Z">
        <w:r w:rsidR="002C17F9">
          <w:rPr>
            <w:rFonts w:ascii="Times New Roman" w:hAnsi="Times New Roman" w:cs="Times New Roman"/>
          </w:rPr>
          <w:fldChar w:fldCharType="begin" w:fldLock="1"/>
        </w:r>
      </w:ins>
      <w:r w:rsidR="00404B2E">
        <w:rPr>
          <w:rFonts w:ascii="Times New Roman" w:hAnsi="Times New Roman" w:cs="Times New Roman"/>
        </w:rPr>
        <w:instrText>ADDIN CSL_CITATION {"citationItems":[{"id":"ITEM-1","itemData":{"author":[{"dropping-particle":"","family":"Carney","given":"Dever M.","non-dropping-particle":"","parse-names":false,"suffix":""},{"dropping-particle":"","family":"Castonguay","given":"Louis G","non-dropping-particle":"","parse-names":false,"suffix":""},{"dropping-particle":"","family":"Janis","given":"Rebecca A","non-dropping-particle":"","parse-names":false,"suffix":""},{"dropping-particle":"","family":"Scofield","given":"Brett E","non-dropping-particle":"","parse-names":false,"suffix":""},{"dropping-particle":"","family":"Hayes","given":"Jeffrey A","non-dropping-particle":"","parse-names":false,"suffix":""},{"dropping-particle":"","family":"Locke","given":"Benjamin D","non-dropping-particle":"","parse-names":false,"suffix":""}],"container-title":"Manuscript submitted for publication","id":"ITEM-1","issued":{"date-parts":[["2020"]]},"title":"Center effects: Counseling center variables as predictors of psychotherapy outcomes","type":"article-journal"},"uris":["http://www.mendeley.com/documents/?uuid=d9c23e74-a17b-4c7d-bfd6-7fac4462cb19"]}],"mendeley":{"formattedCitation":"(Carney et al., 2020)","plainTextFormattedCitation":"(Carney et al., 2020)","previouslyFormattedCitation":"(Carney et al., 2020)"},"properties":{"noteIndex":0},"schema":"https://github.com/citation-style-language/schema/raw/master/csl-citation.json"}</w:instrText>
      </w:r>
      <w:r w:rsidR="002C17F9">
        <w:rPr>
          <w:rFonts w:ascii="Times New Roman" w:hAnsi="Times New Roman" w:cs="Times New Roman"/>
        </w:rPr>
        <w:fldChar w:fldCharType="separate"/>
      </w:r>
      <w:r w:rsidR="002C17F9" w:rsidRPr="002C17F9">
        <w:rPr>
          <w:rFonts w:ascii="Times New Roman" w:hAnsi="Times New Roman" w:cs="Times New Roman"/>
          <w:noProof/>
        </w:rPr>
        <w:t>(Carney et al., 2020)</w:t>
      </w:r>
      <w:ins w:id="213" w:author="Rebecca Janis" w:date="2020-05-18T10:10:00Z">
        <w:r w:rsidR="002C17F9">
          <w:rPr>
            <w:rFonts w:ascii="Times New Roman" w:hAnsi="Times New Roman" w:cs="Times New Roman"/>
          </w:rPr>
          <w:fldChar w:fldCharType="end"/>
        </w:r>
      </w:ins>
      <w:ins w:id="214" w:author="Rebecca Janis" w:date="2020-05-27T20:33:00Z">
        <w:r w:rsidR="0033770B">
          <w:rPr>
            <w:rFonts w:ascii="Times New Roman" w:hAnsi="Times New Roman" w:cs="Times New Roman"/>
          </w:rPr>
          <w:t>,</w:t>
        </w:r>
      </w:ins>
      <w:ins w:id="215" w:author="Rebecca Janis" w:date="2020-05-18T10:11:00Z">
        <w:r w:rsidR="002C17F9">
          <w:rPr>
            <w:rFonts w:ascii="Times New Roman" w:hAnsi="Times New Roman" w:cs="Times New Roman"/>
          </w:rPr>
          <w:t xml:space="preserve"> </w:t>
        </w:r>
      </w:ins>
      <w:r w:rsidR="00234474">
        <w:rPr>
          <w:rFonts w:ascii="Times New Roman" w:hAnsi="Times New Roman" w:cs="Times New Roman"/>
        </w:rPr>
        <w:t xml:space="preserve">the results indicate that the specific counseling center at which a </w:t>
      </w:r>
      <w:r w:rsidR="00234474">
        <w:rPr>
          <w:rFonts w:ascii="Times New Roman" w:hAnsi="Times New Roman" w:cs="Times New Roman"/>
        </w:rPr>
        <w:lastRenderedPageBreak/>
        <w:t xml:space="preserve">client receives treatment does not have a large impact on their outcomes, and this extends to the effect of feedback. </w:t>
      </w:r>
    </w:p>
    <w:p w14:paraId="6106A84C" w14:textId="09A780FD" w:rsidR="006D419D" w:rsidRDefault="00234474" w:rsidP="00195F68">
      <w:pPr>
        <w:spacing w:line="480" w:lineRule="auto"/>
        <w:rPr>
          <w:rFonts w:ascii="Times New Roman" w:hAnsi="Times New Roman" w:cs="Times New Roman"/>
        </w:rPr>
      </w:pPr>
      <w:r>
        <w:rPr>
          <w:rFonts w:ascii="Times New Roman" w:hAnsi="Times New Roman" w:cs="Times New Roman"/>
        </w:rPr>
        <w:t xml:space="preserve">Although small, </w:t>
      </w:r>
      <w:r w:rsidR="0064182C">
        <w:rPr>
          <w:rFonts w:ascii="Times New Roman" w:hAnsi="Times New Roman" w:cs="Times New Roman"/>
        </w:rPr>
        <w:t xml:space="preserve">examining </w:t>
      </w:r>
      <w:r w:rsidR="00D435F9">
        <w:rPr>
          <w:rFonts w:ascii="Times New Roman" w:hAnsi="Times New Roman" w:cs="Times New Roman"/>
        </w:rPr>
        <w:t>the between center variance</w:t>
      </w:r>
      <w:r>
        <w:rPr>
          <w:rFonts w:ascii="Times New Roman" w:hAnsi="Times New Roman" w:cs="Times New Roman"/>
        </w:rPr>
        <w:t xml:space="preserve"> related to feedback may </w:t>
      </w:r>
      <w:r w:rsidR="0064182C">
        <w:rPr>
          <w:rFonts w:ascii="Times New Roman" w:hAnsi="Times New Roman" w:cs="Times New Roman"/>
        </w:rPr>
        <w:t xml:space="preserve">lead to center policy suggestions that </w:t>
      </w:r>
      <w:r>
        <w:rPr>
          <w:rFonts w:ascii="Times New Roman" w:hAnsi="Times New Roman" w:cs="Times New Roman"/>
        </w:rPr>
        <w:t xml:space="preserve">help other centers more effectively implement and use the CCAPS. </w:t>
      </w:r>
      <w:r w:rsidR="0064182C">
        <w:rPr>
          <w:rFonts w:ascii="Times New Roman" w:hAnsi="Times New Roman" w:cs="Times New Roman"/>
        </w:rPr>
        <w:t>These center effects may be explained by differences in how the CCAPS feedback system was initially introduced to therapists within a center, center culture around the C</w:t>
      </w:r>
      <w:r w:rsidR="008B51EA">
        <w:rPr>
          <w:rFonts w:ascii="Times New Roman" w:hAnsi="Times New Roman" w:cs="Times New Roman"/>
        </w:rPr>
        <w:t>CAPS</w:t>
      </w:r>
      <w:r w:rsidR="0064182C">
        <w:rPr>
          <w:rFonts w:ascii="Times New Roman" w:hAnsi="Times New Roman" w:cs="Times New Roman"/>
        </w:rPr>
        <w:t xml:space="preserve">, or how the CCAPS </w:t>
      </w:r>
      <w:r w:rsidR="008B51EA">
        <w:rPr>
          <w:rFonts w:ascii="Times New Roman" w:hAnsi="Times New Roman" w:cs="Times New Roman"/>
        </w:rPr>
        <w:t xml:space="preserve">is </w:t>
      </w:r>
      <w:r w:rsidR="0064182C">
        <w:rPr>
          <w:rFonts w:ascii="Times New Roman" w:hAnsi="Times New Roman" w:cs="Times New Roman"/>
        </w:rPr>
        <w:t>typically used</w:t>
      </w:r>
      <w:r w:rsidR="008B51EA">
        <w:rPr>
          <w:rFonts w:ascii="Times New Roman" w:hAnsi="Times New Roman" w:cs="Times New Roman"/>
        </w:rPr>
        <w:t xml:space="preserve"> in treatment</w:t>
      </w:r>
      <w:r w:rsidR="0064182C">
        <w:rPr>
          <w:rFonts w:ascii="Times New Roman" w:hAnsi="Times New Roman" w:cs="Times New Roman"/>
        </w:rPr>
        <w:t xml:space="preserve">. For example, do clinicians routinely look at the CCAPS before every session when it is administered? </w:t>
      </w:r>
      <w:ins w:id="216" w:author="Rebecca Janis" w:date="2020-05-27T20:33:00Z">
        <w:r w:rsidR="0033770B">
          <w:rPr>
            <w:rFonts w:ascii="Times New Roman" w:hAnsi="Times New Roman" w:cs="Times New Roman"/>
          </w:rPr>
          <w:t xml:space="preserve">Do clinicians review the CCAPS in sessions with their clients? </w:t>
        </w:r>
      </w:ins>
      <w:r w:rsidR="00D435F9">
        <w:rPr>
          <w:rFonts w:ascii="Times New Roman" w:hAnsi="Times New Roman" w:cs="Times New Roman"/>
        </w:rPr>
        <w:t xml:space="preserve">Overall, however, despite differences between characteristics, operations, and policies, </w:t>
      </w:r>
      <w:r w:rsidR="0077693B">
        <w:rPr>
          <w:rFonts w:ascii="Times New Roman" w:hAnsi="Times New Roman" w:cs="Times New Roman"/>
        </w:rPr>
        <w:t xml:space="preserve">there is much </w:t>
      </w:r>
      <w:r w:rsidR="008B51EA">
        <w:rPr>
          <w:rFonts w:ascii="Times New Roman" w:hAnsi="Times New Roman" w:cs="Times New Roman"/>
        </w:rPr>
        <w:t xml:space="preserve">more variation within centers than there is between centers. </w:t>
      </w:r>
    </w:p>
    <w:p w14:paraId="6A022A51" w14:textId="43243305" w:rsidR="006D419D" w:rsidRPr="006D419D" w:rsidRDefault="006D419D" w:rsidP="00195F68">
      <w:pPr>
        <w:spacing w:line="480" w:lineRule="auto"/>
        <w:ind w:firstLine="0"/>
        <w:rPr>
          <w:rFonts w:ascii="Times New Roman" w:hAnsi="Times New Roman" w:cs="Times New Roman"/>
          <w:b/>
        </w:rPr>
      </w:pPr>
      <w:r>
        <w:rPr>
          <w:rFonts w:ascii="Times New Roman" w:hAnsi="Times New Roman" w:cs="Times New Roman"/>
          <w:b/>
        </w:rPr>
        <w:t xml:space="preserve">Research question 4: </w:t>
      </w:r>
      <w:r w:rsidR="00466A4F">
        <w:rPr>
          <w:rFonts w:ascii="Times New Roman" w:hAnsi="Times New Roman" w:cs="Times New Roman"/>
          <w:b/>
        </w:rPr>
        <w:t>Were there moderators of the effect of feedback</w:t>
      </w:r>
      <w:r>
        <w:rPr>
          <w:rFonts w:ascii="Times New Roman" w:hAnsi="Times New Roman" w:cs="Times New Roman"/>
          <w:b/>
        </w:rPr>
        <w:t>?</w:t>
      </w:r>
    </w:p>
    <w:p w14:paraId="4C878358" w14:textId="4133D739" w:rsidR="00D435F9" w:rsidRDefault="00D435F9" w:rsidP="00195F68">
      <w:pPr>
        <w:spacing w:line="480" w:lineRule="auto"/>
        <w:rPr>
          <w:ins w:id="217" w:author="Rebecca Janis" w:date="2020-05-23T10:16:00Z"/>
          <w:rFonts w:ascii="Times New Roman" w:hAnsi="Times New Roman" w:cs="Times New Roman"/>
        </w:rPr>
      </w:pPr>
      <w:r>
        <w:rPr>
          <w:rFonts w:ascii="Times New Roman" w:hAnsi="Times New Roman" w:cs="Times New Roman"/>
        </w:rPr>
        <w:t xml:space="preserve">Research question four aimed to address some of the ways that clients </w:t>
      </w:r>
      <w:r w:rsidR="009D307C">
        <w:rPr>
          <w:rFonts w:ascii="Times New Roman" w:hAnsi="Times New Roman" w:cs="Times New Roman"/>
        </w:rPr>
        <w:t xml:space="preserve">and centers </w:t>
      </w:r>
      <w:r>
        <w:rPr>
          <w:rFonts w:ascii="Times New Roman" w:hAnsi="Times New Roman" w:cs="Times New Roman"/>
        </w:rPr>
        <w:t xml:space="preserve">differed from each other and how these differences might impact the effect of feedback. </w:t>
      </w:r>
      <w:r w:rsidR="009D307C">
        <w:rPr>
          <w:rFonts w:ascii="Times New Roman" w:hAnsi="Times New Roman" w:cs="Times New Roman"/>
        </w:rPr>
        <w:t xml:space="preserve">This involved the testing of </w:t>
      </w:r>
      <w:r>
        <w:rPr>
          <w:rFonts w:ascii="Times New Roman" w:hAnsi="Times New Roman" w:cs="Times New Roman"/>
        </w:rPr>
        <w:t>moderators that were either found in previous literature</w:t>
      </w:r>
      <w:r w:rsidR="009D307C">
        <w:rPr>
          <w:rFonts w:ascii="Times New Roman" w:hAnsi="Times New Roman" w:cs="Times New Roman"/>
        </w:rPr>
        <w:t xml:space="preserve"> (</w:t>
      </w:r>
      <w:r w:rsidR="005C7AD1">
        <w:rPr>
          <w:rFonts w:ascii="Times New Roman" w:hAnsi="Times New Roman" w:cs="Times New Roman"/>
        </w:rPr>
        <w:t>i.e</w:t>
      </w:r>
      <w:r w:rsidR="009D307C">
        <w:rPr>
          <w:rFonts w:ascii="Times New Roman" w:hAnsi="Times New Roman" w:cs="Times New Roman"/>
        </w:rPr>
        <w:t xml:space="preserve">., </w:t>
      </w:r>
      <w:r>
        <w:rPr>
          <w:rFonts w:ascii="Times New Roman" w:hAnsi="Times New Roman" w:cs="Times New Roman"/>
        </w:rPr>
        <w:t>initial client severity, going off track, and previous hospitalizations</w:t>
      </w:r>
      <w:r w:rsidR="009D307C">
        <w:rPr>
          <w:rFonts w:ascii="Times New Roman" w:hAnsi="Times New Roman" w:cs="Times New Roman"/>
        </w:rPr>
        <w:t>)</w:t>
      </w:r>
      <w:r>
        <w:rPr>
          <w:rFonts w:ascii="Times New Roman" w:hAnsi="Times New Roman" w:cs="Times New Roman"/>
        </w:rPr>
        <w:t xml:space="preserve">, </w:t>
      </w:r>
      <w:r w:rsidR="009D307C">
        <w:rPr>
          <w:rFonts w:ascii="Times New Roman" w:hAnsi="Times New Roman" w:cs="Times New Roman"/>
        </w:rPr>
        <w:t>or that are</w:t>
      </w:r>
      <w:r>
        <w:rPr>
          <w:rFonts w:ascii="Times New Roman" w:hAnsi="Times New Roman" w:cs="Times New Roman"/>
        </w:rPr>
        <w:t xml:space="preserve"> </w:t>
      </w:r>
      <w:r w:rsidR="009D307C">
        <w:rPr>
          <w:rFonts w:ascii="Times New Roman" w:hAnsi="Times New Roman" w:cs="Times New Roman"/>
        </w:rPr>
        <w:t xml:space="preserve">of </w:t>
      </w:r>
      <w:r>
        <w:rPr>
          <w:rFonts w:ascii="Times New Roman" w:hAnsi="Times New Roman" w:cs="Times New Roman"/>
        </w:rPr>
        <w:t>specific relevance to the counseling center setting</w:t>
      </w:r>
      <w:r w:rsidR="009D307C">
        <w:rPr>
          <w:rFonts w:ascii="Times New Roman" w:hAnsi="Times New Roman" w:cs="Times New Roman"/>
        </w:rPr>
        <w:t xml:space="preserve"> (i.e., </w:t>
      </w:r>
      <w:r>
        <w:rPr>
          <w:rFonts w:ascii="Times New Roman" w:hAnsi="Times New Roman" w:cs="Times New Roman"/>
        </w:rPr>
        <w:t>length of treatment and frequency of CCAPS administration</w:t>
      </w:r>
      <w:r w:rsidR="009D307C">
        <w:rPr>
          <w:rFonts w:ascii="Times New Roman" w:hAnsi="Times New Roman" w:cs="Times New Roman"/>
        </w:rPr>
        <w:t>)</w:t>
      </w:r>
      <w:r>
        <w:rPr>
          <w:rFonts w:ascii="Times New Roman" w:hAnsi="Times New Roman" w:cs="Times New Roman"/>
        </w:rPr>
        <w:t xml:space="preserve">. Overall, </w:t>
      </w:r>
      <w:r w:rsidR="006707D5">
        <w:rPr>
          <w:rFonts w:ascii="Times New Roman" w:hAnsi="Times New Roman" w:cs="Times New Roman"/>
        </w:rPr>
        <w:t>none of the moderators on any of the three outcomes had strong effects that suggest feedback is more effective for certain types of clients</w:t>
      </w:r>
      <w:ins w:id="218" w:author="Rebecca Janis" w:date="2020-05-18T10:11:00Z">
        <w:r w:rsidR="00644357">
          <w:rPr>
            <w:rFonts w:ascii="Times New Roman" w:hAnsi="Times New Roman" w:cs="Times New Roman"/>
          </w:rPr>
          <w:t xml:space="preserve"> </w:t>
        </w:r>
      </w:ins>
      <w:ins w:id="219" w:author="Castonguay, Louis Georges" w:date="2020-05-15T15:48:00Z">
        <w:del w:id="220" w:author="Rebecca Janis" w:date="2020-05-18T10:11:00Z">
          <w:r w:rsidR="009D307C" w:rsidDel="00644357">
            <w:rPr>
              <w:rFonts w:ascii="Times New Roman" w:hAnsi="Times New Roman" w:cs="Times New Roman"/>
            </w:rPr>
            <w:delText xml:space="preserve"> or under </w:delText>
          </w:r>
        </w:del>
      </w:ins>
      <w:ins w:id="221" w:author="Castonguay, Louis Georges" w:date="2020-05-15T15:49:00Z">
        <w:del w:id="222" w:author="Rebecca Janis" w:date="2020-05-18T10:11:00Z">
          <w:r w:rsidR="009D307C" w:rsidDel="00644357">
            <w:rPr>
              <w:rFonts w:ascii="Times New Roman" w:hAnsi="Times New Roman" w:cs="Times New Roman"/>
            </w:rPr>
            <w:delText>certain treatment policies</w:delText>
          </w:r>
        </w:del>
      </w:ins>
      <w:del w:id="223" w:author="Rebecca Janis" w:date="2020-05-18T10:11:00Z">
        <w:r w:rsidR="006707D5" w:rsidDel="00644357">
          <w:rPr>
            <w:rFonts w:ascii="Times New Roman" w:hAnsi="Times New Roman" w:cs="Times New Roman"/>
          </w:rPr>
          <w:delText xml:space="preserve"> </w:delText>
        </w:r>
      </w:del>
      <w:r w:rsidR="006707D5">
        <w:rPr>
          <w:rFonts w:ascii="Times New Roman" w:hAnsi="Times New Roman" w:cs="Times New Roman"/>
        </w:rPr>
        <w:t xml:space="preserve">within the counseling center context. </w:t>
      </w:r>
    </w:p>
    <w:p w14:paraId="30A48960" w14:textId="55DB5FD1" w:rsidR="00372A39" w:rsidRDefault="00372A39" w:rsidP="00195F68">
      <w:pPr>
        <w:spacing w:line="480" w:lineRule="auto"/>
        <w:rPr>
          <w:rFonts w:ascii="Times New Roman" w:hAnsi="Times New Roman" w:cs="Times New Roman"/>
        </w:rPr>
      </w:pPr>
      <w:ins w:id="224" w:author="Rebecca Janis" w:date="2020-05-23T10:16:00Z">
        <w:r>
          <w:rPr>
            <w:rFonts w:ascii="Times New Roman" w:hAnsi="Times New Roman" w:cs="Times New Roman"/>
          </w:rPr>
          <w:t>Several of the moderators tested did have meaningful main effects</w:t>
        </w:r>
      </w:ins>
      <w:ins w:id="225" w:author="Rebecca Janis" w:date="2020-05-23T10:31:00Z">
        <w:r w:rsidR="00821D53">
          <w:rPr>
            <w:rFonts w:ascii="Times New Roman" w:hAnsi="Times New Roman" w:cs="Times New Roman"/>
          </w:rPr>
          <w:t xml:space="preserve"> on many subscales</w:t>
        </w:r>
      </w:ins>
      <w:ins w:id="226" w:author="Rebecca Janis" w:date="2020-05-23T10:16:00Z">
        <w:r>
          <w:rPr>
            <w:rFonts w:ascii="Times New Roman" w:hAnsi="Times New Roman" w:cs="Times New Roman"/>
          </w:rPr>
          <w:t xml:space="preserve">. </w:t>
        </w:r>
      </w:ins>
      <w:ins w:id="227" w:author="Rebecca Janis" w:date="2020-05-23T10:27:00Z">
        <w:r w:rsidR="00821D53">
          <w:rPr>
            <w:rFonts w:ascii="Times New Roman" w:hAnsi="Times New Roman" w:cs="Times New Roman"/>
          </w:rPr>
          <w:t xml:space="preserve">The largest effect was for client baseline CCAPS </w:t>
        </w:r>
      </w:ins>
      <w:ins w:id="228" w:author="Rebecca Janis" w:date="2020-05-23T10:28:00Z">
        <w:r w:rsidR="00821D53">
          <w:rPr>
            <w:rFonts w:ascii="Times New Roman" w:hAnsi="Times New Roman" w:cs="Times New Roman"/>
          </w:rPr>
          <w:t xml:space="preserve">score. </w:t>
        </w:r>
      </w:ins>
      <w:ins w:id="229" w:author="Rebecca Janis" w:date="2020-05-23T10:29:00Z">
        <w:r w:rsidR="00821D53">
          <w:rPr>
            <w:rFonts w:ascii="Times New Roman" w:hAnsi="Times New Roman" w:cs="Times New Roman"/>
          </w:rPr>
          <w:t xml:space="preserve">Higher </w:t>
        </w:r>
      </w:ins>
      <w:ins w:id="230" w:author="Rebecca Janis" w:date="2020-05-23T10:28:00Z">
        <w:r w:rsidR="00821D53">
          <w:rPr>
            <w:rFonts w:ascii="Times New Roman" w:hAnsi="Times New Roman" w:cs="Times New Roman"/>
          </w:rPr>
          <w:t xml:space="preserve">baseline CCAPS scores were associated </w:t>
        </w:r>
      </w:ins>
      <w:ins w:id="231" w:author="Rebecca Janis" w:date="2020-05-23T10:29:00Z">
        <w:r w:rsidR="00821D53">
          <w:rPr>
            <w:rFonts w:ascii="Times New Roman" w:hAnsi="Times New Roman" w:cs="Times New Roman"/>
          </w:rPr>
          <w:t>with greater amounts of pre to post change and a more rapid rate of change. This effect may be explained by regression to the mean, as clients who start higher have more room to change</w:t>
        </w:r>
      </w:ins>
      <w:ins w:id="232" w:author="Rebecca Janis" w:date="2020-05-27T20:35:00Z">
        <w:r w:rsidR="003D11FB">
          <w:rPr>
            <w:rFonts w:ascii="Times New Roman" w:hAnsi="Times New Roman" w:cs="Times New Roman"/>
          </w:rPr>
          <w:t xml:space="preserve"> and do so more quickly</w:t>
        </w:r>
      </w:ins>
      <w:ins w:id="233" w:author="Rebecca Janis" w:date="2020-05-23T10:29:00Z">
        <w:r w:rsidR="00821D53">
          <w:rPr>
            <w:rFonts w:ascii="Times New Roman" w:hAnsi="Times New Roman" w:cs="Times New Roman"/>
          </w:rPr>
          <w:t xml:space="preserve">. </w:t>
        </w:r>
      </w:ins>
      <w:ins w:id="234" w:author="Rebecca Janis" w:date="2020-05-23T10:30:00Z">
        <w:r w:rsidR="00821D53">
          <w:rPr>
            <w:rFonts w:ascii="Times New Roman" w:hAnsi="Times New Roman" w:cs="Times New Roman"/>
          </w:rPr>
          <w:t xml:space="preserve">For deterioration, higher baseline CCAPS scores were </w:t>
        </w:r>
        <w:r w:rsidR="00821D53">
          <w:rPr>
            <w:rFonts w:ascii="Times New Roman" w:hAnsi="Times New Roman" w:cs="Times New Roman"/>
          </w:rPr>
          <w:lastRenderedPageBreak/>
          <w:t>associated with lower rates of deterioration, likely because clients who started higher did not have as much latitude to move in a negative direction on the scale. T</w:t>
        </w:r>
      </w:ins>
      <w:ins w:id="235" w:author="Rebecca Janis" w:date="2020-05-23T10:31:00Z">
        <w:r w:rsidR="00821D53">
          <w:rPr>
            <w:rFonts w:ascii="Times New Roman" w:hAnsi="Times New Roman" w:cs="Times New Roman"/>
          </w:rPr>
          <w:t>he t</w:t>
        </w:r>
      </w:ins>
      <w:ins w:id="236" w:author="Rebecca Janis" w:date="2020-05-23T10:30:00Z">
        <w:r w:rsidR="00821D53">
          <w:rPr>
            <w:rFonts w:ascii="Times New Roman" w:hAnsi="Times New Roman" w:cs="Times New Roman"/>
          </w:rPr>
          <w:t xml:space="preserve">otal </w:t>
        </w:r>
      </w:ins>
      <w:ins w:id="237" w:author="Rebecca Janis" w:date="2020-05-23T10:31:00Z">
        <w:r w:rsidR="00821D53">
          <w:rPr>
            <w:rFonts w:ascii="Times New Roman" w:hAnsi="Times New Roman" w:cs="Times New Roman"/>
          </w:rPr>
          <w:t>number of appointments at the client level also had a significant but smaller main effect. A greater number of appointments was associated with more pre to pos</w:t>
        </w:r>
      </w:ins>
      <w:ins w:id="238" w:author="Rebecca Janis" w:date="2020-05-23T10:32:00Z">
        <w:r w:rsidR="00821D53">
          <w:rPr>
            <w:rFonts w:ascii="Times New Roman" w:hAnsi="Times New Roman" w:cs="Times New Roman"/>
          </w:rPr>
          <w:t>t change but slower rate of change. This finding is consistent with the good enough level of change model of psychotherapy</w:t>
        </w:r>
      </w:ins>
      <w:ins w:id="239" w:author="Rebecca Janis" w:date="2020-05-27T20:35:00Z">
        <w:r w:rsidR="003D11FB">
          <w:rPr>
            <w:rFonts w:ascii="Times New Roman" w:hAnsi="Times New Roman" w:cs="Times New Roman"/>
          </w:rPr>
          <w:t xml:space="preserve"> and prior research</w:t>
        </w:r>
      </w:ins>
      <w:ins w:id="240" w:author="Rebecca Janis" w:date="2020-05-23T10:32:00Z">
        <w:r w:rsidR="00821D53">
          <w:rPr>
            <w:rFonts w:ascii="Times New Roman" w:hAnsi="Times New Roman" w:cs="Times New Roman"/>
          </w:rPr>
          <w:t xml:space="preserve"> </w:t>
        </w:r>
      </w:ins>
      <w:ins w:id="241" w:author="Rebecca Janis" w:date="2020-05-23T10:33:00Z">
        <w:r w:rsidR="00821D53">
          <w:rPr>
            <w:rFonts w:ascii="Times New Roman" w:hAnsi="Times New Roman" w:cs="Times New Roman"/>
          </w:rPr>
          <w:fldChar w:fldCharType="begin" w:fldLock="1"/>
        </w:r>
      </w:ins>
      <w:r w:rsidR="00A9428A">
        <w:rPr>
          <w:rFonts w:ascii="Times New Roman" w:hAnsi="Times New Roman" w:cs="Times New Roman"/>
        </w:rPr>
        <w:instrText>ADDIN CSL_CITATION {"citationItems":[{"id":"ITEM-1","itemData":{"DOI":"10.1037/a0015235","ISSN":"1939-2117","PMID":"19309180","abstract":"Most research on the dose-effect model of change has combined data across patients who vary in their total dose of treatment and has implicitly assumed that the rate of change during therapy is constant across doses. In contrast, the good-enough level model predicts that rate of change will be related to total dose of therapy. In this study, the authors evaluated these competing predictions by examining the relationship between rate of change and total dose in 4,676 psychotherapy patients who received individual psychotherapy. Patients attended 6.46 sessions on average (SD = 4.14, range = 3-29, Mdn = 5). The results indicated that although patients improved during treatment, patients' rate of change varied as a function of total dose of treatment. Small doses of treatment were related to relatively fast rates of change, whereas large doses of treatment were related to slower rates of change. Total dose had a nonlinear relationship with the likelihood of clinically significant change. Given the variability in rates of change, it appears that time limits for treatment uniform to all patients would not adequately serve patients' needs.","author":[{"dropping-particle":"","family":"Baldwin","given":"Scott A","non-dropping-particle":"","parse-names":false,"suffix":""},{"dropping-particle":"","family":"Berkeljon","given":"Arjan","non-dropping-particle":"","parse-names":false,"suffix":""},{"dropping-particle":"","family":"Atkins","given":"David C","non-dropping-particle":"","parse-names":false,"suffix":""},{"dropping-particle":"","family":"Olsen","given":"Joseph A","non-dropping-particle":"","parse-names":false,"suffix":""},{"dropping-particle":"","family":"Nielsen","given":"Stevan L","non-dropping-particle":"","parse-names":false,"suffix":""}],"container-title":"Journal of consulting and clinical psychology","id":"ITEM-1","issue":"2","issued":{"date-parts":[["2009","4"]]},"note":"GEL model- people stay in treatment until they get better, so rate of change is related to total number of sessions\n-Patients remain in therapy until they've improved\n-Patients who have less sessions change rapidly\n-Patients who have lots of sessions aren't more likely to experience clinically significant change\n??Are people more likely to drop out earlier, skewing it?\n-If analysis only looked at one group of patients with a common session number, change would be linear, not log. Log is an artifact of aggregating over clients with different numbers of sessions and consequently different rates of change\n--This isn't a requirement of GEL and is a strong prediction\n\nResults:\nSupported GEL model\nPeople who attended more sessions had higher initial values\nPeople with more sessions were no more likely to experience clinically significant change\nPeople with fewer sessions changed faster\n\nDose effect model holds before session 8, but after session 8, GEL model provides better explanation\n\nIn naturalistic settings, dose doesn't predict treatment response but predicts speed of response","page":"203-11","title":"Rates of change in naturalistic psychotherapy: contrasting dose-effect and good-enough level models of change.","type":"article-journal","volume":"77"},"uris":["http://www.mendeley.com/documents/?uuid=9500591a-7671-4aad-b528-366e3a4e010a"]}],"mendeley":{"formattedCitation":"(Baldwin et al., 2009)","plainTextFormattedCitation":"(Baldwin et al., 2009)","previouslyFormattedCitation":"(Baldwin et al., 2009)"},"properties":{"noteIndex":0},"schema":"https://github.com/citation-style-language/schema/raw/master/csl-citation.json"}</w:instrText>
      </w:r>
      <w:r w:rsidR="00821D53">
        <w:rPr>
          <w:rFonts w:ascii="Times New Roman" w:hAnsi="Times New Roman" w:cs="Times New Roman"/>
        </w:rPr>
        <w:fldChar w:fldCharType="separate"/>
      </w:r>
      <w:r w:rsidR="00821D53" w:rsidRPr="00821D53">
        <w:rPr>
          <w:rFonts w:ascii="Times New Roman" w:hAnsi="Times New Roman" w:cs="Times New Roman"/>
          <w:noProof/>
        </w:rPr>
        <w:t>(Baldwin et al., 2009)</w:t>
      </w:r>
      <w:ins w:id="242" w:author="Rebecca Janis" w:date="2020-05-23T10:33:00Z">
        <w:r w:rsidR="00821D53">
          <w:rPr>
            <w:rFonts w:ascii="Times New Roman" w:hAnsi="Times New Roman" w:cs="Times New Roman"/>
          </w:rPr>
          <w:fldChar w:fldCharType="end"/>
        </w:r>
        <w:r w:rsidR="00821D53">
          <w:rPr>
            <w:rFonts w:ascii="Times New Roman" w:hAnsi="Times New Roman" w:cs="Times New Roman"/>
          </w:rPr>
          <w:t>. Interestingly,</w:t>
        </w:r>
      </w:ins>
      <w:ins w:id="243" w:author="Rebecca Janis" w:date="2020-05-23T10:35:00Z">
        <w:r w:rsidR="007C7E1D">
          <w:rPr>
            <w:rFonts w:ascii="Times New Roman" w:hAnsi="Times New Roman" w:cs="Times New Roman"/>
          </w:rPr>
          <w:t xml:space="preserve"> </w:t>
        </w:r>
      </w:ins>
      <w:ins w:id="244" w:author="Rebecca Janis" w:date="2020-05-23T10:39:00Z">
        <w:r w:rsidR="007C7E1D">
          <w:rPr>
            <w:rFonts w:ascii="Times New Roman" w:hAnsi="Times New Roman" w:cs="Times New Roman"/>
          </w:rPr>
          <w:t xml:space="preserve">a greater number of </w:t>
        </w:r>
      </w:ins>
      <w:ins w:id="245" w:author="Rebecca Janis" w:date="2020-05-23T10:35:00Z">
        <w:r w:rsidR="007C7E1D">
          <w:rPr>
            <w:rFonts w:ascii="Times New Roman" w:hAnsi="Times New Roman" w:cs="Times New Roman"/>
          </w:rPr>
          <w:t>appointments was also associated with higher odds of deteriorating</w:t>
        </w:r>
      </w:ins>
      <w:ins w:id="246" w:author="Rebecca Janis" w:date="2020-05-27T20:36:00Z">
        <w:r w:rsidR="003D11FB">
          <w:rPr>
            <w:rFonts w:ascii="Times New Roman" w:hAnsi="Times New Roman" w:cs="Times New Roman"/>
          </w:rPr>
          <w:t>, perhaps indicating therapist responsiveness in extending treatment for clients who are not improving</w:t>
        </w:r>
      </w:ins>
      <w:ins w:id="247" w:author="Rebecca Janis" w:date="2020-05-23T10:35:00Z">
        <w:r w:rsidR="007C7E1D">
          <w:rPr>
            <w:rFonts w:ascii="Times New Roman" w:hAnsi="Times New Roman" w:cs="Times New Roman"/>
          </w:rPr>
          <w:t xml:space="preserve">. </w:t>
        </w:r>
      </w:ins>
    </w:p>
    <w:p w14:paraId="63D898BF" w14:textId="582E342C" w:rsidR="006D419D" w:rsidRPr="005D2049" w:rsidRDefault="006D419D" w:rsidP="00195F68">
      <w:pPr>
        <w:spacing w:line="480" w:lineRule="auto"/>
        <w:rPr>
          <w:rFonts w:ascii="Times New Roman" w:hAnsi="Times New Roman" w:cs="Times New Roman"/>
        </w:rPr>
      </w:pPr>
      <w:r w:rsidRPr="005D2049">
        <w:rPr>
          <w:rFonts w:ascii="Times New Roman" w:hAnsi="Times New Roman" w:cs="Times New Roman"/>
        </w:rPr>
        <w:t xml:space="preserve">CCAPS frequency </w:t>
      </w:r>
      <w:del w:id="248" w:author="Rebecca Janis" w:date="2020-05-23T10:28:00Z">
        <w:r w:rsidR="008B51EA" w:rsidDel="00821D53">
          <w:rPr>
            <w:rFonts w:ascii="Times New Roman" w:hAnsi="Times New Roman" w:cs="Times New Roman"/>
          </w:rPr>
          <w:delText xml:space="preserve">did </w:delText>
        </w:r>
      </w:del>
      <w:ins w:id="249" w:author="Rebecca Janis" w:date="2020-05-23T10:28:00Z">
        <w:r w:rsidR="00821D53">
          <w:rPr>
            <w:rFonts w:ascii="Times New Roman" w:hAnsi="Times New Roman" w:cs="Times New Roman"/>
          </w:rPr>
          <w:t xml:space="preserve">also </w:t>
        </w:r>
      </w:ins>
      <w:r w:rsidR="008B51EA">
        <w:rPr>
          <w:rFonts w:ascii="Times New Roman" w:hAnsi="Times New Roman" w:cs="Times New Roman"/>
        </w:rPr>
        <w:t>ha</w:t>
      </w:r>
      <w:ins w:id="250" w:author="Rebecca Janis" w:date="2020-05-23T10:28:00Z">
        <w:r w:rsidR="00821D53">
          <w:rPr>
            <w:rFonts w:ascii="Times New Roman" w:hAnsi="Times New Roman" w:cs="Times New Roman"/>
          </w:rPr>
          <w:t>d</w:t>
        </w:r>
      </w:ins>
      <w:del w:id="251" w:author="Rebecca Janis" w:date="2020-05-23T10:28:00Z">
        <w:r w:rsidR="008B51EA" w:rsidDel="00821D53">
          <w:rPr>
            <w:rFonts w:ascii="Times New Roman" w:hAnsi="Times New Roman" w:cs="Times New Roman"/>
          </w:rPr>
          <w:delText>ve</w:delText>
        </w:r>
      </w:del>
      <w:r w:rsidR="008B51EA">
        <w:rPr>
          <w:rFonts w:ascii="Times New Roman" w:hAnsi="Times New Roman" w:cs="Times New Roman"/>
        </w:rPr>
        <w:t xml:space="preserve"> </w:t>
      </w:r>
      <w:r w:rsidR="00EA001A">
        <w:rPr>
          <w:rFonts w:ascii="Times New Roman" w:hAnsi="Times New Roman" w:cs="Times New Roman"/>
        </w:rPr>
        <w:t>a significant</w:t>
      </w:r>
      <w:r w:rsidR="008B51EA">
        <w:rPr>
          <w:rFonts w:ascii="Times New Roman" w:hAnsi="Times New Roman" w:cs="Times New Roman"/>
        </w:rPr>
        <w:t xml:space="preserve"> main effect independent of feedback condition</w:t>
      </w:r>
      <w:r w:rsidR="00EA001A">
        <w:rPr>
          <w:rFonts w:ascii="Times New Roman" w:hAnsi="Times New Roman" w:cs="Times New Roman"/>
        </w:rPr>
        <w:t xml:space="preserve"> for both pre to post change and rate of change</w:t>
      </w:r>
      <w:r w:rsidR="009D307C">
        <w:rPr>
          <w:rFonts w:ascii="Times New Roman" w:hAnsi="Times New Roman" w:cs="Times New Roman"/>
        </w:rPr>
        <w:t>,</w:t>
      </w:r>
      <w:r w:rsidR="009D307C" w:rsidRPr="009D307C">
        <w:rPr>
          <w:rFonts w:ascii="Times New Roman" w:hAnsi="Times New Roman" w:cs="Times New Roman"/>
        </w:rPr>
        <w:t xml:space="preserve"> </w:t>
      </w:r>
      <w:r w:rsidR="009D307C">
        <w:rPr>
          <w:rFonts w:ascii="Times New Roman" w:hAnsi="Times New Roman" w:cs="Times New Roman"/>
        </w:rPr>
        <w:t xml:space="preserve">with more frequent administrations </w:t>
      </w:r>
      <w:del w:id="252" w:author="Rebecca Janis" w:date="2020-05-27T20:36:00Z">
        <w:r w:rsidR="009D307C" w:rsidDel="00E5245A">
          <w:rPr>
            <w:rFonts w:ascii="Times New Roman" w:hAnsi="Times New Roman" w:cs="Times New Roman"/>
          </w:rPr>
          <w:delText xml:space="preserve">being </w:delText>
        </w:r>
      </w:del>
      <w:r w:rsidR="009D307C">
        <w:rPr>
          <w:rFonts w:ascii="Times New Roman" w:hAnsi="Times New Roman" w:cs="Times New Roman"/>
        </w:rPr>
        <w:t>associated with better outcomes</w:t>
      </w:r>
      <w:r w:rsidR="008B51EA">
        <w:rPr>
          <w:rFonts w:ascii="Times New Roman" w:hAnsi="Times New Roman" w:cs="Times New Roman"/>
        </w:rPr>
        <w:t>.</w:t>
      </w:r>
      <w:r w:rsidR="005D2049">
        <w:rPr>
          <w:rFonts w:ascii="Times New Roman" w:hAnsi="Times New Roman" w:cs="Times New Roman"/>
        </w:rPr>
        <w:t xml:space="preserve"> Unlike </w:t>
      </w:r>
      <w:r w:rsidR="008B51EA">
        <w:rPr>
          <w:rFonts w:ascii="Times New Roman" w:hAnsi="Times New Roman" w:cs="Times New Roman"/>
        </w:rPr>
        <w:t>the other moderators tested,</w:t>
      </w:r>
      <w:r w:rsidR="005D2049">
        <w:rPr>
          <w:rFonts w:ascii="Times New Roman" w:hAnsi="Times New Roman" w:cs="Times New Roman"/>
        </w:rPr>
        <w:t xml:space="preserve"> which cannot be changed, frequency of CCAPS administration is something that centers can control</w:t>
      </w:r>
      <w:r w:rsidR="009D307C">
        <w:rPr>
          <w:rFonts w:ascii="Times New Roman" w:hAnsi="Times New Roman" w:cs="Times New Roman"/>
        </w:rPr>
        <w:t xml:space="preserve">. </w:t>
      </w:r>
      <w:r w:rsidR="005D2049">
        <w:rPr>
          <w:rFonts w:ascii="Times New Roman" w:hAnsi="Times New Roman" w:cs="Times New Roman"/>
        </w:rPr>
        <w:t xml:space="preserve">This suggests that centers </w:t>
      </w:r>
      <w:del w:id="253" w:author="Rebecca Janis" w:date="2020-05-27T20:36:00Z">
        <w:r w:rsidR="009D307C" w:rsidDel="00E5245A">
          <w:rPr>
            <w:rFonts w:ascii="Times New Roman" w:hAnsi="Times New Roman" w:cs="Times New Roman"/>
          </w:rPr>
          <w:delText xml:space="preserve">might </w:delText>
        </w:r>
      </w:del>
      <w:ins w:id="254" w:author="Rebecca Janis" w:date="2020-05-27T20:36:00Z">
        <w:r w:rsidR="00E5245A">
          <w:rPr>
            <w:rFonts w:ascii="Times New Roman" w:hAnsi="Times New Roman" w:cs="Times New Roman"/>
          </w:rPr>
          <w:t>should</w:t>
        </w:r>
        <w:r w:rsidR="00E5245A">
          <w:rPr>
            <w:rFonts w:ascii="Times New Roman" w:hAnsi="Times New Roman" w:cs="Times New Roman"/>
          </w:rPr>
          <w:t xml:space="preserve"> </w:t>
        </w:r>
      </w:ins>
      <w:r w:rsidR="009D307C">
        <w:rPr>
          <w:rFonts w:ascii="Times New Roman" w:hAnsi="Times New Roman" w:cs="Times New Roman"/>
        </w:rPr>
        <w:t>seriously consider</w:t>
      </w:r>
      <w:r w:rsidR="005D2049">
        <w:rPr>
          <w:rFonts w:ascii="Times New Roman" w:hAnsi="Times New Roman" w:cs="Times New Roman"/>
        </w:rPr>
        <w:t xml:space="preserve"> administering the CCAPS at every session for the maximum benefit. </w:t>
      </w:r>
      <w:r w:rsidR="00783389">
        <w:rPr>
          <w:rFonts w:ascii="Times New Roman" w:hAnsi="Times New Roman" w:cs="Times New Roman"/>
        </w:rPr>
        <w:t xml:space="preserve">Such suggestion is consistent with </w:t>
      </w:r>
      <w:r w:rsidR="005D2049" w:rsidRPr="005D2049">
        <w:rPr>
          <w:rFonts w:ascii="Times New Roman" w:hAnsi="Times New Roman" w:cs="Times New Roman"/>
        </w:rPr>
        <w:t>Contextual Feedback Intervention Theory</w:t>
      </w:r>
      <w:r w:rsidR="00783389">
        <w:rPr>
          <w:rFonts w:ascii="Times New Roman" w:hAnsi="Times New Roman" w:cs="Times New Roman"/>
        </w:rPr>
        <w:t>’s premise that</w:t>
      </w:r>
      <w:r w:rsidR="005D2049" w:rsidRPr="005D2049">
        <w:rPr>
          <w:rFonts w:ascii="Times New Roman" w:hAnsi="Times New Roman" w:cs="Times New Roman"/>
        </w:rPr>
        <w:t xml:space="preserve"> for feedback to be effective, it must be timely. Receiving feedback at every session about how a client is progressing offers information that a therapist can use </w:t>
      </w:r>
      <w:r w:rsidR="009D307C">
        <w:rPr>
          <w:rFonts w:ascii="Times New Roman" w:hAnsi="Times New Roman" w:cs="Times New Roman"/>
        </w:rPr>
        <w:t>in a</w:t>
      </w:r>
      <w:r w:rsidR="00783389">
        <w:rPr>
          <w:rFonts w:ascii="Times New Roman" w:hAnsi="Times New Roman" w:cs="Times New Roman"/>
        </w:rPr>
        <w:t xml:space="preserve">n </w:t>
      </w:r>
      <w:r w:rsidR="009D307C">
        <w:rPr>
          <w:rFonts w:ascii="Times New Roman" w:hAnsi="Times New Roman" w:cs="Times New Roman"/>
        </w:rPr>
        <w:t xml:space="preserve">immediate and, hopefully, responsive </w:t>
      </w:r>
      <w:r w:rsidR="005D2049" w:rsidRPr="005D2049">
        <w:rPr>
          <w:rFonts w:ascii="Times New Roman" w:hAnsi="Times New Roman" w:cs="Times New Roman"/>
        </w:rPr>
        <w:t xml:space="preserve">manner to make decisions about future treatment. </w:t>
      </w:r>
    </w:p>
    <w:p w14:paraId="13071EA6" w14:textId="42C6DD97" w:rsidR="00377AE0" w:rsidRPr="00697121" w:rsidRDefault="005D2049" w:rsidP="00195F68">
      <w:pPr>
        <w:spacing w:line="480" w:lineRule="auto"/>
        <w:rPr>
          <w:rFonts w:ascii="Times New Roman" w:hAnsi="Times New Roman" w:cs="Times New Roman"/>
        </w:rPr>
      </w:pPr>
      <w:r>
        <w:rPr>
          <w:rFonts w:ascii="Times New Roman" w:hAnsi="Times New Roman" w:cs="Times New Roman"/>
        </w:rPr>
        <w:t xml:space="preserve">Interestingly, the </w:t>
      </w:r>
      <w:r w:rsidR="00783389">
        <w:rPr>
          <w:rFonts w:ascii="Times New Roman" w:hAnsi="Times New Roman" w:cs="Times New Roman"/>
        </w:rPr>
        <w:t xml:space="preserve">finding that the frequency of CCAPS administration </w:t>
      </w:r>
      <w:r>
        <w:rPr>
          <w:rFonts w:ascii="Times New Roman" w:hAnsi="Times New Roman" w:cs="Times New Roman"/>
        </w:rPr>
        <w:t xml:space="preserve">was associated with better outcomes, </w:t>
      </w:r>
      <w:r w:rsidR="00783389">
        <w:rPr>
          <w:rFonts w:ascii="Times New Roman" w:hAnsi="Times New Roman" w:cs="Times New Roman"/>
        </w:rPr>
        <w:t>irrespective of</w:t>
      </w:r>
      <w:r>
        <w:rPr>
          <w:rFonts w:ascii="Times New Roman" w:hAnsi="Times New Roman" w:cs="Times New Roman"/>
        </w:rPr>
        <w:t xml:space="preserve"> feedback conditions</w:t>
      </w:r>
      <w:r w:rsidR="00783389">
        <w:rPr>
          <w:rFonts w:ascii="Times New Roman" w:hAnsi="Times New Roman" w:cs="Times New Roman"/>
        </w:rPr>
        <w:t>,</w:t>
      </w:r>
      <w:r>
        <w:rPr>
          <w:rFonts w:ascii="Times New Roman" w:hAnsi="Times New Roman" w:cs="Times New Roman"/>
        </w:rPr>
        <w:t xml:space="preserve"> provide</w:t>
      </w:r>
      <w:r w:rsidR="00783389">
        <w:rPr>
          <w:rFonts w:ascii="Times New Roman" w:hAnsi="Times New Roman" w:cs="Times New Roman"/>
        </w:rPr>
        <w:t>s</w:t>
      </w:r>
      <w:r w:rsidR="009078CD" w:rsidRPr="005D2049">
        <w:rPr>
          <w:rFonts w:ascii="Times New Roman" w:hAnsi="Times New Roman" w:cs="Times New Roman"/>
        </w:rPr>
        <w:t xml:space="preserve"> indirect evidence for the effectiveness of routine outcome monitoring in general</w:t>
      </w:r>
      <w:r>
        <w:rPr>
          <w:rFonts w:ascii="Times New Roman" w:hAnsi="Times New Roman" w:cs="Times New Roman"/>
        </w:rPr>
        <w:t>. It may be that receiving information about a client’</w:t>
      </w:r>
      <w:r w:rsidR="00196C68">
        <w:rPr>
          <w:rFonts w:ascii="Times New Roman" w:hAnsi="Times New Roman" w:cs="Times New Roman"/>
        </w:rPr>
        <w:t>s distress more often throughout treatment</w:t>
      </w:r>
      <w:r w:rsidRPr="005D2049">
        <w:rPr>
          <w:rFonts w:ascii="Times New Roman" w:hAnsi="Times New Roman" w:cs="Times New Roman"/>
        </w:rPr>
        <w:t>, even in the absence of feedback on how they compare to the average client</w:t>
      </w:r>
      <w:r w:rsidR="00196C68">
        <w:rPr>
          <w:rFonts w:ascii="Times New Roman" w:hAnsi="Times New Roman" w:cs="Times New Roman"/>
        </w:rPr>
        <w:t xml:space="preserve">, allows a therapist to more effectively use that </w:t>
      </w:r>
      <w:r w:rsidR="00196C68">
        <w:rPr>
          <w:rFonts w:ascii="Times New Roman" w:hAnsi="Times New Roman" w:cs="Times New Roman"/>
        </w:rPr>
        <w:lastRenderedPageBreak/>
        <w:t>information to guide future treatment</w:t>
      </w:r>
      <w:r w:rsidR="009078CD" w:rsidRPr="005D2049">
        <w:rPr>
          <w:rFonts w:ascii="Times New Roman" w:hAnsi="Times New Roman" w:cs="Times New Roman"/>
        </w:rPr>
        <w:t xml:space="preserve">. </w:t>
      </w:r>
      <w:r w:rsidR="00196C68">
        <w:rPr>
          <w:rFonts w:ascii="Times New Roman" w:hAnsi="Times New Roman" w:cs="Times New Roman"/>
        </w:rPr>
        <w:t xml:space="preserve">This effect could be examined further through randomization of clients to different CCAPS frequency conditions within centers. </w:t>
      </w:r>
      <w:del w:id="255" w:author="Rebecca Janis" w:date="2020-05-27T20:37:00Z">
        <w:r w:rsidR="00196C68" w:rsidDel="000B1070">
          <w:rPr>
            <w:rFonts w:ascii="Times New Roman" w:hAnsi="Times New Roman" w:cs="Times New Roman"/>
          </w:rPr>
          <w:delText>It also leads to</w:delText>
        </w:r>
        <w:r w:rsidR="009078CD" w:rsidRPr="005D2049" w:rsidDel="000B1070">
          <w:rPr>
            <w:rFonts w:ascii="Times New Roman" w:hAnsi="Times New Roman" w:cs="Times New Roman"/>
          </w:rPr>
          <w:delText xml:space="preserve"> further research ques</w:delText>
        </w:r>
        <w:r w:rsidR="00196C68" w:rsidDel="000B1070">
          <w:rPr>
            <w:rFonts w:ascii="Times New Roman" w:hAnsi="Times New Roman" w:cs="Times New Roman"/>
          </w:rPr>
          <w:delText>tions beyond just how often it is</w:delText>
        </w:r>
        <w:r w:rsidR="009078CD" w:rsidRPr="005D2049" w:rsidDel="000B1070">
          <w:rPr>
            <w:rFonts w:ascii="Times New Roman" w:hAnsi="Times New Roman" w:cs="Times New Roman"/>
          </w:rPr>
          <w:delText xml:space="preserve"> administered, such as how often clinicians look at </w:delText>
        </w:r>
        <w:r w:rsidR="00196C68" w:rsidDel="000B1070">
          <w:rPr>
            <w:rFonts w:ascii="Times New Roman" w:hAnsi="Times New Roman" w:cs="Times New Roman"/>
          </w:rPr>
          <w:delText>the feedback before session</w:delText>
        </w:r>
        <w:r w:rsidR="009078CD" w:rsidRPr="005D2049" w:rsidDel="000B1070">
          <w:rPr>
            <w:rFonts w:ascii="Times New Roman" w:hAnsi="Times New Roman" w:cs="Times New Roman"/>
          </w:rPr>
          <w:delText xml:space="preserve"> and </w:delText>
        </w:r>
        <w:r w:rsidR="00196C68" w:rsidDel="000B1070">
          <w:rPr>
            <w:rFonts w:ascii="Times New Roman" w:hAnsi="Times New Roman" w:cs="Times New Roman"/>
          </w:rPr>
          <w:delText xml:space="preserve">how often they </w:delText>
        </w:r>
        <w:r w:rsidR="009078CD" w:rsidRPr="005D2049" w:rsidDel="000B1070">
          <w:rPr>
            <w:rFonts w:ascii="Times New Roman" w:hAnsi="Times New Roman" w:cs="Times New Roman"/>
          </w:rPr>
          <w:delText>use it in session</w:delText>
        </w:r>
        <w:r w:rsidR="00196C68" w:rsidDel="000B1070">
          <w:rPr>
            <w:rFonts w:ascii="Times New Roman" w:hAnsi="Times New Roman" w:cs="Times New Roman"/>
          </w:rPr>
          <w:delText>s</w:delText>
        </w:r>
        <w:r w:rsidR="00161639" w:rsidDel="000B1070">
          <w:rPr>
            <w:rFonts w:ascii="Times New Roman" w:hAnsi="Times New Roman" w:cs="Times New Roman"/>
          </w:rPr>
          <w:delText xml:space="preserve"> with</w:delText>
        </w:r>
        <w:r w:rsidR="00196C68" w:rsidDel="000B1070">
          <w:rPr>
            <w:rFonts w:ascii="Times New Roman" w:hAnsi="Times New Roman" w:cs="Times New Roman"/>
          </w:rPr>
          <w:delText xml:space="preserve"> clients</w:delText>
        </w:r>
        <w:r w:rsidR="009078CD" w:rsidRPr="005D2049" w:rsidDel="000B1070">
          <w:rPr>
            <w:rFonts w:ascii="Times New Roman" w:hAnsi="Times New Roman" w:cs="Times New Roman"/>
          </w:rPr>
          <w:delText xml:space="preserve">, which may have effect beyond just </w:delText>
        </w:r>
        <w:r w:rsidR="00196C68" w:rsidDel="000B1070">
          <w:rPr>
            <w:rFonts w:ascii="Times New Roman" w:hAnsi="Times New Roman" w:cs="Times New Roman"/>
          </w:rPr>
          <w:delText>how frequently it is administered</w:delText>
        </w:r>
        <w:r w:rsidR="009078CD" w:rsidRPr="005D2049" w:rsidDel="000B1070">
          <w:rPr>
            <w:rFonts w:ascii="Times New Roman" w:hAnsi="Times New Roman" w:cs="Times New Roman"/>
          </w:rPr>
          <w:delText xml:space="preserve">. </w:delText>
        </w:r>
      </w:del>
    </w:p>
    <w:p w14:paraId="6BE58E96" w14:textId="077EEED5" w:rsidR="00F66341"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Limitations</w:t>
      </w:r>
    </w:p>
    <w:p w14:paraId="7613922B" w14:textId="4B64303C" w:rsidR="00EB5559" w:rsidRDefault="00EB5559" w:rsidP="00954F30">
      <w:pPr>
        <w:spacing w:line="480" w:lineRule="auto"/>
        <w:rPr>
          <w:rFonts w:ascii="Times New Roman" w:hAnsi="Times New Roman" w:cs="Times New Roman"/>
        </w:rPr>
      </w:pPr>
      <w:r w:rsidRPr="00EB5559">
        <w:rPr>
          <w:rFonts w:ascii="Times New Roman" w:hAnsi="Times New Roman" w:cs="Times New Roman"/>
        </w:rPr>
        <w:t xml:space="preserve">While the present study had the benefit of being able to compare feedback and no feedback conditions within the same counseling centers, the study </w:t>
      </w:r>
      <w:r w:rsidR="00D91F2F">
        <w:rPr>
          <w:rFonts w:ascii="Times New Roman" w:hAnsi="Times New Roman" w:cs="Times New Roman"/>
        </w:rPr>
        <w:t>did not</w:t>
      </w:r>
      <w:r w:rsidRPr="00EB5559">
        <w:rPr>
          <w:rFonts w:ascii="Times New Roman" w:hAnsi="Times New Roman" w:cs="Times New Roman"/>
        </w:rPr>
        <w:t xml:space="preserve"> randomize clients into each condition and had no control available for the effect of time over the four years the data were collected. </w:t>
      </w:r>
      <w:ins w:id="256" w:author="Rebecca Janis" w:date="2020-05-27T11:59:00Z">
        <w:r w:rsidR="00315877">
          <w:rPr>
            <w:rFonts w:ascii="Times New Roman" w:hAnsi="Times New Roman" w:cs="Times New Roman"/>
          </w:rPr>
          <w:t xml:space="preserve">The same centers were included in both feedback conditions, which provided </w:t>
        </w:r>
      </w:ins>
      <w:del w:id="257" w:author="Rebecca Janis" w:date="2020-05-27T11:59:00Z">
        <w:r w:rsidRPr="00EB5559" w:rsidDel="00315877">
          <w:rPr>
            <w:rFonts w:ascii="Times New Roman" w:hAnsi="Times New Roman" w:cs="Times New Roman"/>
          </w:rPr>
          <w:delText xml:space="preserve">Only centers were included in the study that contributed data for all four years, providing for </w:delText>
        </w:r>
      </w:del>
      <w:r w:rsidRPr="00EB5559">
        <w:rPr>
          <w:rFonts w:ascii="Times New Roman" w:hAnsi="Times New Roman" w:cs="Times New Roman"/>
        </w:rPr>
        <w:t>some control for systemat</w:t>
      </w:r>
      <w:r>
        <w:rPr>
          <w:rFonts w:ascii="Times New Roman" w:hAnsi="Times New Roman" w:cs="Times New Roman"/>
        </w:rPr>
        <w:t>ic differences between centers</w:t>
      </w:r>
      <w:del w:id="258" w:author="Rebecca Janis" w:date="2020-05-27T11:59:00Z">
        <w:r w:rsidDel="00315877">
          <w:rPr>
            <w:rFonts w:ascii="Times New Roman" w:hAnsi="Times New Roman" w:cs="Times New Roman"/>
          </w:rPr>
          <w:delText>; however, other</w:delText>
        </w:r>
      </w:del>
      <w:ins w:id="259" w:author="Rebecca Janis" w:date="2020-05-27T11:59:00Z">
        <w:r w:rsidR="00315877">
          <w:rPr>
            <w:rFonts w:ascii="Times New Roman" w:hAnsi="Times New Roman" w:cs="Times New Roman"/>
          </w:rPr>
          <w:t>, but</w:t>
        </w:r>
      </w:ins>
      <w:r>
        <w:rPr>
          <w:rFonts w:ascii="Times New Roman" w:hAnsi="Times New Roman" w:cs="Times New Roman"/>
        </w:rPr>
        <w:t xml:space="preserve"> center policies or characteristics may have changed over the four years data were collected, introducing within center variance unrelated to the CCAPS feedback system. </w:t>
      </w:r>
      <w:ins w:id="260" w:author="Rebecca Janis" w:date="2020-05-27T12:00:00Z">
        <w:r w:rsidR="00315877">
          <w:rPr>
            <w:rFonts w:ascii="Times New Roman" w:hAnsi="Times New Roman" w:cs="Times New Roman"/>
          </w:rPr>
          <w:t>Similarly,</w:t>
        </w:r>
      </w:ins>
      <w:ins w:id="261" w:author="Rebecca Janis" w:date="2020-05-27T12:01:00Z">
        <w:r w:rsidR="00315877">
          <w:rPr>
            <w:rFonts w:ascii="Times New Roman" w:hAnsi="Times New Roman" w:cs="Times New Roman"/>
          </w:rPr>
          <w:t xml:space="preserve"> c</w:t>
        </w:r>
      </w:ins>
      <w:del w:id="262" w:author="Rebecca Janis" w:date="2020-05-27T12:01:00Z">
        <w:r w:rsidDel="00315877">
          <w:rPr>
            <w:rFonts w:ascii="Times New Roman" w:hAnsi="Times New Roman" w:cs="Times New Roman"/>
          </w:rPr>
          <w:delText>C</w:delText>
        </w:r>
      </w:del>
      <w:r>
        <w:rPr>
          <w:rFonts w:ascii="Times New Roman" w:hAnsi="Times New Roman" w:cs="Times New Roman"/>
        </w:rPr>
        <w:t xml:space="preserve">enters also likely experienced some degree of therapist turnover during this time, which </w:t>
      </w:r>
      <w:r w:rsidRPr="00EB5559">
        <w:rPr>
          <w:rFonts w:ascii="Times New Roman" w:hAnsi="Times New Roman" w:cs="Times New Roman"/>
        </w:rPr>
        <w:t xml:space="preserve">would have resulted in some </w:t>
      </w:r>
      <w:r w:rsidR="00902E6D">
        <w:rPr>
          <w:rFonts w:ascii="Times New Roman" w:hAnsi="Times New Roman" w:cs="Times New Roman"/>
        </w:rPr>
        <w:t xml:space="preserve">but not all </w:t>
      </w:r>
      <w:r w:rsidRPr="00EB5559">
        <w:rPr>
          <w:rFonts w:ascii="Times New Roman" w:hAnsi="Times New Roman" w:cs="Times New Roman"/>
        </w:rPr>
        <w:t xml:space="preserve">of the same clinicians being included in both conditions. Differences in therapists likely introduced additional variance not related to the feedback condition. </w:t>
      </w:r>
      <w:ins w:id="263" w:author="Rebecca Janis" w:date="2020-05-27T16:55:00Z">
        <w:r w:rsidR="00954F30">
          <w:rPr>
            <w:rFonts w:ascii="Times New Roman" w:hAnsi="Times New Roman" w:cs="Times New Roman"/>
          </w:rPr>
          <w:t xml:space="preserve">The lack of control for these sources of variance represent a limitation </w:t>
        </w:r>
      </w:ins>
      <w:ins w:id="264" w:author="Rebecca Janis" w:date="2020-05-27T16:56:00Z">
        <w:r w:rsidR="00954F30">
          <w:rPr>
            <w:rFonts w:ascii="Times New Roman" w:hAnsi="Times New Roman" w:cs="Times New Roman"/>
          </w:rPr>
          <w:t xml:space="preserve">in the ability to isolate the effect of feedback but provide greater external validity for </w:t>
        </w:r>
      </w:ins>
      <w:ins w:id="265" w:author="Rebecca Janis" w:date="2020-05-27T16:57:00Z">
        <w:r w:rsidR="00954F30">
          <w:rPr>
            <w:rFonts w:ascii="Times New Roman" w:hAnsi="Times New Roman" w:cs="Times New Roman"/>
          </w:rPr>
          <w:t xml:space="preserve">the actual impact of the CCAPS feedback system on client outcomes in CCMH centers. </w:t>
        </w:r>
      </w:ins>
      <w:del w:id="266" w:author="Rebecca Janis" w:date="2020-05-27T16:54:00Z">
        <w:r w:rsidRPr="00EB5559" w:rsidDel="0086208F">
          <w:rPr>
            <w:rFonts w:ascii="Times New Roman" w:hAnsi="Times New Roman" w:cs="Times New Roman"/>
          </w:rPr>
          <w:delText xml:space="preserve">Additionally, each center chose how to introduce the new CCAPS report within their center and </w:delText>
        </w:r>
        <w:r w:rsidR="00426982" w:rsidDel="0086208F">
          <w:rPr>
            <w:rFonts w:ascii="Times New Roman" w:hAnsi="Times New Roman" w:cs="Times New Roman"/>
          </w:rPr>
          <w:delText>this was likely done differently at each center</w:delText>
        </w:r>
        <w:r w:rsidRPr="00EB5559" w:rsidDel="0086208F">
          <w:rPr>
            <w:rFonts w:ascii="Times New Roman" w:hAnsi="Times New Roman" w:cs="Times New Roman"/>
          </w:rPr>
          <w:delText xml:space="preserve">. </w:delText>
        </w:r>
        <w:r w:rsidDel="00954F30">
          <w:rPr>
            <w:rFonts w:ascii="Times New Roman" w:hAnsi="Times New Roman" w:cs="Times New Roman"/>
          </w:rPr>
          <w:delText>No information was collected on how the new CCAPS was introduced, and a</w:delText>
        </w:r>
        <w:r w:rsidRPr="00EB5559" w:rsidDel="00954F30">
          <w:rPr>
            <w:rFonts w:ascii="Times New Roman" w:hAnsi="Times New Roman" w:cs="Times New Roman"/>
          </w:rPr>
          <w:delText xml:space="preserve">lthough training material for the new feedback system was available, </w:delText>
        </w:r>
        <w:r w:rsidDel="00954F30">
          <w:rPr>
            <w:rFonts w:ascii="Times New Roman" w:hAnsi="Times New Roman" w:cs="Times New Roman"/>
          </w:rPr>
          <w:delText xml:space="preserve">no information was collected at each center on </w:delText>
        </w:r>
        <w:r w:rsidRPr="00EB5559" w:rsidDel="00954F30">
          <w:rPr>
            <w:rFonts w:ascii="Times New Roman" w:hAnsi="Times New Roman" w:cs="Times New Roman"/>
          </w:rPr>
          <w:delText>if and how it was used.</w:delText>
        </w:r>
      </w:del>
      <w:del w:id="267" w:author="Rebecca Janis" w:date="2020-05-27T16:56:00Z">
        <w:r w:rsidRPr="00EB5559" w:rsidDel="00954F30">
          <w:rPr>
            <w:rFonts w:ascii="Times New Roman" w:hAnsi="Times New Roman" w:cs="Times New Roman"/>
          </w:rPr>
          <w:delText xml:space="preserve"> </w:delText>
        </w:r>
      </w:del>
    </w:p>
    <w:p w14:paraId="2B9D1083" w14:textId="2C7FB772" w:rsidR="00F66341" w:rsidRPr="00F66341" w:rsidRDefault="00EB5559" w:rsidP="00195F68">
      <w:pPr>
        <w:spacing w:line="480" w:lineRule="auto"/>
        <w:rPr>
          <w:rFonts w:ascii="Times New Roman" w:hAnsi="Times New Roman" w:cs="Times New Roman"/>
        </w:rPr>
      </w:pPr>
      <w:r>
        <w:rPr>
          <w:rFonts w:ascii="Times New Roman" w:hAnsi="Times New Roman" w:cs="Times New Roman"/>
        </w:rPr>
        <w:t>Another limitation is related to the CCAPS instrument itself. As noted in the methods, several of the subscales experience ceiling effects, in which clients start high enough on the subscale that they are not able to go off track or deteriorate. This necessitate</w:t>
      </w:r>
      <w:r w:rsidR="00B41F2B">
        <w:rPr>
          <w:rFonts w:ascii="Times New Roman" w:hAnsi="Times New Roman" w:cs="Times New Roman"/>
        </w:rPr>
        <w:t>d</w:t>
      </w:r>
      <w:r>
        <w:rPr>
          <w:rFonts w:ascii="Times New Roman" w:hAnsi="Times New Roman" w:cs="Times New Roman"/>
        </w:rPr>
        <w:t xml:space="preserve"> the exclusion of highly distressed clients from analyses of deterioration</w:t>
      </w:r>
      <w:r w:rsidR="00B41F2B">
        <w:rPr>
          <w:rFonts w:ascii="Times New Roman" w:hAnsi="Times New Roman" w:cs="Times New Roman"/>
        </w:rPr>
        <w:t xml:space="preserve"> on these subscales</w:t>
      </w:r>
      <w:r>
        <w:rPr>
          <w:rFonts w:ascii="Times New Roman" w:hAnsi="Times New Roman" w:cs="Times New Roman"/>
        </w:rPr>
        <w:t>.</w:t>
      </w:r>
      <w:r w:rsidR="00B41F2B">
        <w:rPr>
          <w:rFonts w:ascii="Times New Roman" w:hAnsi="Times New Roman" w:cs="Times New Roman"/>
        </w:rPr>
        <w:t xml:space="preserve"> While the scale was not able to capture deterioration in these clients, they may still have been getting worse during treatment.</w:t>
      </w:r>
      <w:r>
        <w:rPr>
          <w:rFonts w:ascii="Times New Roman" w:hAnsi="Times New Roman" w:cs="Times New Roman"/>
        </w:rPr>
        <w:t xml:space="preserve"> </w:t>
      </w:r>
      <w:r w:rsidR="00BB171C">
        <w:rPr>
          <w:rFonts w:ascii="Times New Roman" w:hAnsi="Times New Roman" w:cs="Times New Roman"/>
        </w:rPr>
        <w:t xml:space="preserve">The limited range of each subscale </w:t>
      </w:r>
      <w:r w:rsidR="00B41F2B">
        <w:rPr>
          <w:rFonts w:ascii="Times New Roman" w:hAnsi="Times New Roman" w:cs="Times New Roman"/>
        </w:rPr>
        <w:t xml:space="preserve">may have also impacted the ability to find a stronger effect of feedback for more severe clients, as previous studies have found.  </w:t>
      </w:r>
    </w:p>
    <w:p w14:paraId="1E1907FA" w14:textId="07AE4BCA" w:rsidR="00235B7D" w:rsidRPr="00B41F2B" w:rsidRDefault="00B41F2B" w:rsidP="00195F68">
      <w:pPr>
        <w:spacing w:line="480" w:lineRule="auto"/>
        <w:rPr>
          <w:rFonts w:ascii="Times New Roman" w:hAnsi="Times New Roman" w:cs="Times New Roman"/>
        </w:rPr>
      </w:pPr>
      <w:r w:rsidRPr="00B41F2B">
        <w:rPr>
          <w:rFonts w:ascii="Times New Roman" w:hAnsi="Times New Roman" w:cs="Times New Roman"/>
        </w:rPr>
        <w:lastRenderedPageBreak/>
        <w:t xml:space="preserve">Finally, </w:t>
      </w:r>
      <w:r>
        <w:rPr>
          <w:rFonts w:ascii="Times New Roman" w:hAnsi="Times New Roman" w:cs="Times New Roman"/>
        </w:rPr>
        <w:t>c</w:t>
      </w:r>
      <w:r w:rsidR="002E7992" w:rsidRPr="00B41F2B">
        <w:rPr>
          <w:rFonts w:ascii="Times New Roman" w:hAnsi="Times New Roman" w:cs="Times New Roman"/>
        </w:rPr>
        <w:t>lients with only one or two sessions were not included in the analyses, despite being the most common treatment lengths in college counseling centers</w:t>
      </w:r>
      <w:r>
        <w:rPr>
          <w:rFonts w:ascii="Times New Roman" w:hAnsi="Times New Roman" w:cs="Times New Roman"/>
        </w:rPr>
        <w:t xml:space="preserve">. This exclusion criteria was used because feedback is not presented until the second session, so for clients with only one or two sessions, therapists would not have a chance to utilize the feedback to inform treatment. </w:t>
      </w:r>
      <w:ins w:id="268" w:author="Rebecca Janis" w:date="2020-05-27T12:08:00Z">
        <w:r w:rsidR="00315877">
          <w:rPr>
            <w:rFonts w:ascii="Times New Roman" w:hAnsi="Times New Roman" w:cs="Times New Roman"/>
          </w:rPr>
          <w:t xml:space="preserve"> </w:t>
        </w:r>
      </w:ins>
      <w:r>
        <w:rPr>
          <w:rFonts w:ascii="Times New Roman" w:hAnsi="Times New Roman" w:cs="Times New Roman"/>
        </w:rPr>
        <w:t xml:space="preserve">The necessity of excluding of clients with the two most frequent treatment lengths highlights </w:t>
      </w:r>
      <w:r w:rsidR="002E7992" w:rsidRPr="00B41F2B">
        <w:rPr>
          <w:rFonts w:ascii="Times New Roman" w:hAnsi="Times New Roman" w:cs="Times New Roman"/>
        </w:rPr>
        <w:t xml:space="preserve">the need to consider what types of feedback may be most helpful in the context of clients attending </w:t>
      </w:r>
      <w:r>
        <w:rPr>
          <w:rFonts w:ascii="Times New Roman" w:hAnsi="Times New Roman" w:cs="Times New Roman"/>
        </w:rPr>
        <w:t>very few sessions</w:t>
      </w:r>
      <w:r w:rsidR="002E7992" w:rsidRPr="00B41F2B">
        <w:rPr>
          <w:rFonts w:ascii="Times New Roman" w:hAnsi="Times New Roman" w:cs="Times New Roman"/>
        </w:rPr>
        <w:t xml:space="preserve">. </w:t>
      </w:r>
    </w:p>
    <w:p w14:paraId="31091406" w14:textId="77777777" w:rsidR="00864FA2" w:rsidRDefault="00864FA2" w:rsidP="00195F68">
      <w:pPr>
        <w:spacing w:line="480" w:lineRule="auto"/>
        <w:ind w:firstLine="0"/>
        <w:contextualSpacing/>
        <w:rPr>
          <w:rFonts w:ascii="Times New Roman" w:hAnsi="Times New Roman" w:cs="Times New Roman"/>
          <w:b/>
        </w:rPr>
      </w:pPr>
      <w:r>
        <w:rPr>
          <w:rFonts w:ascii="Times New Roman" w:hAnsi="Times New Roman" w:cs="Times New Roman"/>
          <w:b/>
        </w:rPr>
        <w:t>Future Directions</w:t>
      </w:r>
    </w:p>
    <w:p w14:paraId="5668CFC7" w14:textId="7C8D5CE6" w:rsidR="002337E8" w:rsidRDefault="0075191E" w:rsidP="00195F68">
      <w:pPr>
        <w:spacing w:line="480" w:lineRule="auto"/>
        <w:contextualSpacing/>
        <w:rPr>
          <w:rFonts w:ascii="Times New Roman" w:hAnsi="Times New Roman" w:cs="Times New Roman"/>
        </w:rPr>
      </w:pPr>
      <w:r>
        <w:rPr>
          <w:rFonts w:ascii="Times New Roman" w:hAnsi="Times New Roman" w:cs="Times New Roman"/>
        </w:rPr>
        <w:t xml:space="preserve">There are a number of important </w:t>
      </w:r>
      <w:r w:rsidR="002337E8">
        <w:rPr>
          <w:rFonts w:ascii="Times New Roman" w:hAnsi="Times New Roman" w:cs="Times New Roman"/>
        </w:rPr>
        <w:t xml:space="preserve">research </w:t>
      </w:r>
      <w:r>
        <w:rPr>
          <w:rFonts w:ascii="Times New Roman" w:hAnsi="Times New Roman" w:cs="Times New Roman"/>
        </w:rPr>
        <w:t>questions that were not able to be answered in the present study</w:t>
      </w:r>
      <w:r w:rsidR="00963387">
        <w:rPr>
          <w:rFonts w:ascii="Times New Roman" w:hAnsi="Times New Roman" w:cs="Times New Roman"/>
        </w:rPr>
        <w:t xml:space="preserve">, many of which have been alluded to previously in the discussion. </w:t>
      </w:r>
      <w:r w:rsidR="00C672B3">
        <w:rPr>
          <w:rFonts w:ascii="Times New Roman" w:hAnsi="Times New Roman" w:cs="Times New Roman"/>
        </w:rPr>
        <w:t xml:space="preserve">First, future research should address the paucity of knowledge about </w:t>
      </w:r>
      <w:r w:rsidR="00BF282A">
        <w:rPr>
          <w:rFonts w:ascii="Times New Roman" w:hAnsi="Times New Roman" w:cs="Times New Roman"/>
        </w:rPr>
        <w:t xml:space="preserve">how therapist and </w:t>
      </w:r>
      <w:r w:rsidR="00E72820">
        <w:rPr>
          <w:rFonts w:ascii="Times New Roman" w:hAnsi="Times New Roman" w:cs="Times New Roman"/>
        </w:rPr>
        <w:t xml:space="preserve">organizational </w:t>
      </w:r>
      <w:r w:rsidR="00BF282A">
        <w:rPr>
          <w:rFonts w:ascii="Times New Roman" w:hAnsi="Times New Roman" w:cs="Times New Roman"/>
        </w:rPr>
        <w:t>factors</w:t>
      </w:r>
      <w:r w:rsidR="002337E8">
        <w:rPr>
          <w:rFonts w:ascii="Times New Roman" w:hAnsi="Times New Roman" w:cs="Times New Roman"/>
        </w:rPr>
        <w:t xml:space="preserve"> impact </w:t>
      </w:r>
      <w:r w:rsidR="00BF282A">
        <w:rPr>
          <w:rFonts w:ascii="Times New Roman" w:hAnsi="Times New Roman" w:cs="Times New Roman"/>
        </w:rPr>
        <w:t>feedback’s</w:t>
      </w:r>
      <w:r w:rsidR="002337E8">
        <w:rPr>
          <w:rFonts w:ascii="Times New Roman" w:hAnsi="Times New Roman" w:cs="Times New Roman"/>
        </w:rPr>
        <w:t xml:space="preserve"> effectiveness</w:t>
      </w:r>
      <w:r w:rsidR="00C672B3">
        <w:rPr>
          <w:rFonts w:ascii="Times New Roman" w:hAnsi="Times New Roman" w:cs="Times New Roman"/>
        </w:rPr>
        <w:t xml:space="preserve"> (Lambert et al.,</w:t>
      </w:r>
      <w:ins w:id="269" w:author="Rebecca Janis" w:date="2020-05-27T20:38:00Z">
        <w:r w:rsidR="00C41319">
          <w:rPr>
            <w:rFonts w:ascii="Times New Roman" w:hAnsi="Times New Roman" w:cs="Times New Roman"/>
          </w:rPr>
          <w:t xml:space="preserve"> </w:t>
        </w:r>
      </w:ins>
      <w:r w:rsidR="00C672B3">
        <w:rPr>
          <w:rFonts w:ascii="Times New Roman" w:hAnsi="Times New Roman" w:cs="Times New Roman"/>
        </w:rPr>
        <w:t>2018)</w:t>
      </w:r>
      <w:r w:rsidR="002337E8">
        <w:rPr>
          <w:rFonts w:ascii="Times New Roman" w:hAnsi="Times New Roman" w:cs="Times New Roman"/>
        </w:rPr>
        <w:t xml:space="preserve">. </w:t>
      </w:r>
      <w:r w:rsidR="00BF282A">
        <w:rPr>
          <w:rFonts w:ascii="Times New Roman" w:hAnsi="Times New Roman" w:cs="Times New Roman"/>
        </w:rPr>
        <w:t xml:space="preserve">At the therapist level, this could include </w:t>
      </w:r>
      <w:r w:rsidR="00C672B3">
        <w:rPr>
          <w:rFonts w:ascii="Times New Roman" w:hAnsi="Times New Roman" w:cs="Times New Roman"/>
        </w:rPr>
        <w:t xml:space="preserve">more investigations on </w:t>
      </w:r>
      <w:r w:rsidR="00BF282A">
        <w:rPr>
          <w:rFonts w:ascii="Times New Roman" w:hAnsi="Times New Roman" w:cs="Times New Roman"/>
        </w:rPr>
        <w:t xml:space="preserve">how therapists </w:t>
      </w:r>
      <w:r w:rsidR="00C672B3">
        <w:rPr>
          <w:rFonts w:ascii="Times New Roman" w:hAnsi="Times New Roman" w:cs="Times New Roman"/>
        </w:rPr>
        <w:t>attend to</w:t>
      </w:r>
      <w:r w:rsidR="00BF282A">
        <w:rPr>
          <w:rFonts w:ascii="Times New Roman" w:hAnsi="Times New Roman" w:cs="Times New Roman"/>
        </w:rPr>
        <w:t xml:space="preserve"> feedback and use it to inform treatment. </w:t>
      </w:r>
      <w:r w:rsidR="002337E8">
        <w:rPr>
          <w:rFonts w:ascii="Times New Roman" w:hAnsi="Times New Roman" w:cs="Times New Roman"/>
        </w:rPr>
        <w:t xml:space="preserve">Although the present study included the moderating effect of how often the CCAPS was administered, no information was available on how often therapists </w:t>
      </w:r>
      <w:r w:rsidR="00C672B3">
        <w:rPr>
          <w:rFonts w:ascii="Times New Roman" w:hAnsi="Times New Roman" w:cs="Times New Roman"/>
        </w:rPr>
        <w:t xml:space="preserve">looked at </w:t>
      </w:r>
      <w:r w:rsidR="002337E8">
        <w:rPr>
          <w:rFonts w:ascii="Times New Roman" w:hAnsi="Times New Roman" w:cs="Times New Roman"/>
        </w:rPr>
        <w:t xml:space="preserve">the CCAPS </w:t>
      </w:r>
      <w:r w:rsidR="00C672B3">
        <w:rPr>
          <w:rFonts w:ascii="Times New Roman" w:hAnsi="Times New Roman" w:cs="Times New Roman"/>
        </w:rPr>
        <w:t>filled out by their client</w:t>
      </w:r>
      <w:r w:rsidR="000441FD">
        <w:rPr>
          <w:rFonts w:ascii="Times New Roman" w:hAnsi="Times New Roman" w:cs="Times New Roman"/>
        </w:rPr>
        <w:t>s</w:t>
      </w:r>
      <w:r w:rsidR="00C672B3">
        <w:rPr>
          <w:rFonts w:ascii="Times New Roman" w:hAnsi="Times New Roman" w:cs="Times New Roman"/>
        </w:rPr>
        <w:t xml:space="preserve">, </w:t>
      </w:r>
      <w:r w:rsidR="002337E8">
        <w:rPr>
          <w:rFonts w:ascii="Times New Roman" w:hAnsi="Times New Roman" w:cs="Times New Roman"/>
        </w:rPr>
        <w:t xml:space="preserve">and specifically </w:t>
      </w:r>
      <w:r w:rsidR="00C672B3">
        <w:rPr>
          <w:rFonts w:ascii="Times New Roman" w:hAnsi="Times New Roman" w:cs="Times New Roman"/>
        </w:rPr>
        <w:t xml:space="preserve">at </w:t>
      </w:r>
      <w:r w:rsidR="002337E8">
        <w:rPr>
          <w:rFonts w:ascii="Times New Roman" w:hAnsi="Times New Roman" w:cs="Times New Roman"/>
        </w:rPr>
        <w:t xml:space="preserve">the feedback it provided on their progress. Prior research has </w:t>
      </w:r>
      <w:ins w:id="270" w:author="Rebecca Janis" w:date="2020-05-27T20:39:00Z">
        <w:r w:rsidR="00C41319">
          <w:rPr>
            <w:rFonts w:ascii="Times New Roman" w:hAnsi="Times New Roman" w:cs="Times New Roman"/>
          </w:rPr>
          <w:t xml:space="preserve">unsurprisingly </w:t>
        </w:r>
      </w:ins>
      <w:r w:rsidR="002337E8">
        <w:rPr>
          <w:rFonts w:ascii="Times New Roman" w:hAnsi="Times New Roman" w:cs="Times New Roman"/>
        </w:rPr>
        <w:t xml:space="preserve">found that feedback is only effective if therapists attend to it </w:t>
      </w:r>
      <w:r w:rsidR="002337E8">
        <w:rPr>
          <w:rFonts w:ascii="Times New Roman" w:hAnsi="Times New Roman" w:cs="Times New Roman"/>
        </w:rPr>
        <w:fldChar w:fldCharType="begin" w:fldLock="1"/>
      </w:r>
      <w:r w:rsidR="002337E8">
        <w:rPr>
          <w:rFonts w:ascii="Times New Roman" w:hAnsi="Times New Roman" w:cs="Times New Roman"/>
        </w:rPr>
        <w:instrText>ADDIN CSL_CITATION {"citationItems":[{"id":"ITEM-1","itemData":{"DOI":"10.1080/10503307.2012.673023","ISSN":"1468-4381","PMID":"22468992","abstract":"Providing outcome monitoring feedback to therapists seems to be a promising approach to improve outcomes in clinical practice. This study aims to examine the effect of feedback and investigate whether it is moderated by therapist characteristics. Patients (n=413) were randomly assigned to either a feedback or a no-feedback control condition. There was no significant effect of feedback in the full sample, but feedback was effective for not-on-track cases for therapists who used the feedback. Internal feedback propensity, self-efficacy, and commitment to use the feedback moderated the effects of feedback. The results demonstrate that feedback is not effective under all circumstances and therapist factors are important when implementing feedback in clinical practice.","author":[{"dropping-particle":"","family":"Jong","given":"Kim","non-dropping-particle":"de","parse-names":false,"suffix":""},{"dropping-particle":"","family":"Sluis","given":"Patricia","non-dropping-particle":"van","parse-names":false,"suffix":""},{"dropping-particle":"","family":"Nugter","given":"M Annet","non-dropping-particle":"","parse-names":false,"suffix":""},{"dropping-particle":"","family":"Heiser","given":"Willem J","non-dropping-particle":"","parse-names":false,"suffix":""},{"dropping-particle":"","family":"Spinhoven","given":"Philip","non-dropping-particle":"","parse-names":false,"suffix":""}],"container-title":"Psychotherapy research : journal of the Society for Psychotherapy Research","id":"ITEM-1","issue":"4","issued":{"date-parts":[["2012","1"]]},"page":"464-74","title":"Understanding the differential impact of outcome monitoring: therapist variables that moderate feedback effects in a randomized clinical trial.","type":"article-journal","volume":"22"},"uris":["http://www.mendeley.com/documents/?uuid=a2f16bf6-af77-4886-b0cc-bbf238c1648a"]}],"mendeley":{"formattedCitation":"(de Jong, van Sluis, Nugter, Heiser, &amp; Spinhoven, 2012)","plainTextFormattedCitation":"(de Jong, van Sluis, Nugter, Heiser, &amp; Spinhoven, 2012)","previouslyFormattedCitation":"(de Jong, van Sluis, Nugter, Heiser, &amp; Spinhoven, 2012)"},"properties":{"noteIndex":0},"schema":"https://github.com/citation-style-language/schema/raw/master/csl-citation.json"}</w:instrText>
      </w:r>
      <w:r w:rsidR="002337E8">
        <w:rPr>
          <w:rFonts w:ascii="Times New Roman" w:hAnsi="Times New Roman" w:cs="Times New Roman"/>
        </w:rPr>
        <w:fldChar w:fldCharType="separate"/>
      </w:r>
      <w:r w:rsidR="002337E8" w:rsidRPr="009103A3">
        <w:rPr>
          <w:rFonts w:ascii="Times New Roman" w:hAnsi="Times New Roman" w:cs="Times New Roman"/>
          <w:noProof/>
        </w:rPr>
        <w:t>(de Jong, van Sluis, Nugter, Heiser, &amp; Spinhoven, 2012)</w:t>
      </w:r>
      <w:r w:rsidR="002337E8">
        <w:rPr>
          <w:rFonts w:ascii="Times New Roman" w:hAnsi="Times New Roman" w:cs="Times New Roman"/>
        </w:rPr>
        <w:fldChar w:fldCharType="end"/>
      </w:r>
      <w:ins w:id="271" w:author="Rebecca Janis" w:date="2020-05-27T20:39:00Z">
        <w:r w:rsidR="004F1F3A">
          <w:rPr>
            <w:rFonts w:ascii="Times New Roman" w:hAnsi="Times New Roman" w:cs="Times New Roman"/>
          </w:rPr>
          <w:t>;</w:t>
        </w:r>
      </w:ins>
      <w:del w:id="272" w:author="Rebecca Janis" w:date="2020-05-27T20:39:00Z">
        <w:r w:rsidR="002337E8" w:rsidDel="004F1F3A">
          <w:rPr>
            <w:rFonts w:ascii="Times New Roman" w:hAnsi="Times New Roman" w:cs="Times New Roman"/>
          </w:rPr>
          <w:delText>.</w:delText>
        </w:r>
      </w:del>
      <w:r w:rsidR="002337E8">
        <w:rPr>
          <w:rFonts w:ascii="Times New Roman" w:hAnsi="Times New Roman" w:cs="Times New Roman"/>
        </w:rPr>
        <w:t xml:space="preserve"> </w:t>
      </w:r>
      <w:ins w:id="273" w:author="Rebecca Janis" w:date="2020-05-27T20:39:00Z">
        <w:r w:rsidR="004F1F3A">
          <w:rPr>
            <w:rFonts w:ascii="Times New Roman" w:hAnsi="Times New Roman" w:cs="Times New Roman"/>
          </w:rPr>
          <w:t>h</w:t>
        </w:r>
      </w:ins>
      <w:del w:id="274" w:author="Rebecca Janis" w:date="2020-05-27T20:39:00Z">
        <w:r w:rsidR="003B3D6E" w:rsidDel="004F1F3A">
          <w:rPr>
            <w:rFonts w:ascii="Times New Roman" w:hAnsi="Times New Roman" w:cs="Times New Roman"/>
          </w:rPr>
          <w:delText>H</w:delText>
        </w:r>
      </w:del>
      <w:r w:rsidR="003B3D6E">
        <w:rPr>
          <w:rFonts w:ascii="Times New Roman" w:hAnsi="Times New Roman" w:cs="Times New Roman"/>
        </w:rPr>
        <w:t>owever,</w:t>
      </w:r>
      <w:r w:rsidR="00697121">
        <w:rPr>
          <w:rFonts w:ascii="Times New Roman" w:hAnsi="Times New Roman" w:cs="Times New Roman"/>
        </w:rPr>
        <w:t xml:space="preserve"> </w:t>
      </w:r>
      <w:r w:rsidR="003B3D6E">
        <w:rPr>
          <w:rFonts w:ascii="Times New Roman" w:hAnsi="Times New Roman" w:cs="Times New Roman"/>
        </w:rPr>
        <w:t>more studies are needed to determine</w:t>
      </w:r>
      <w:r w:rsidR="00697121">
        <w:rPr>
          <w:rFonts w:ascii="Times New Roman" w:hAnsi="Times New Roman" w:cs="Times New Roman"/>
        </w:rPr>
        <w:t xml:space="preserve"> how clinicians use feedback to inform treatment, and how this differs based on whether a client is on or off track. </w:t>
      </w:r>
      <w:r w:rsidR="002337E8">
        <w:rPr>
          <w:rFonts w:ascii="Times New Roman" w:hAnsi="Times New Roman" w:cs="Times New Roman"/>
        </w:rPr>
        <w:t>Future research addressing these questions could provide a basis for policy recommendations around viewing the CCAPS before sessions</w:t>
      </w:r>
      <w:r w:rsidR="00697121">
        <w:rPr>
          <w:rFonts w:ascii="Times New Roman" w:hAnsi="Times New Roman" w:cs="Times New Roman"/>
        </w:rPr>
        <w:t xml:space="preserve">, </w:t>
      </w:r>
      <w:r w:rsidR="002337E8">
        <w:rPr>
          <w:rFonts w:ascii="Times New Roman" w:hAnsi="Times New Roman" w:cs="Times New Roman"/>
        </w:rPr>
        <w:t xml:space="preserve">sharing </w:t>
      </w:r>
      <w:del w:id="275" w:author="Rebecca Janis" w:date="2020-05-27T20:39:00Z">
        <w:r w:rsidR="009F221C" w:rsidDel="00A36528">
          <w:rPr>
            <w:rFonts w:ascii="Times New Roman" w:hAnsi="Times New Roman" w:cs="Times New Roman"/>
          </w:rPr>
          <w:delText xml:space="preserve">its </w:delText>
        </w:r>
        <w:r w:rsidR="002337E8" w:rsidDel="00A36528">
          <w:rPr>
            <w:rFonts w:ascii="Times New Roman" w:hAnsi="Times New Roman" w:cs="Times New Roman"/>
          </w:rPr>
          <w:delText>feedback</w:delText>
        </w:r>
      </w:del>
      <w:ins w:id="276" w:author="Rebecca Janis" w:date="2020-05-27T20:39:00Z">
        <w:r w:rsidR="00A36528">
          <w:rPr>
            <w:rFonts w:ascii="Times New Roman" w:hAnsi="Times New Roman" w:cs="Times New Roman"/>
          </w:rPr>
          <w:t>it</w:t>
        </w:r>
      </w:ins>
      <w:r w:rsidR="002337E8">
        <w:rPr>
          <w:rFonts w:ascii="Times New Roman" w:hAnsi="Times New Roman" w:cs="Times New Roman"/>
        </w:rPr>
        <w:t xml:space="preserve"> with clients</w:t>
      </w:r>
      <w:r w:rsidR="00697121">
        <w:rPr>
          <w:rFonts w:ascii="Times New Roman" w:hAnsi="Times New Roman" w:cs="Times New Roman"/>
        </w:rPr>
        <w:t xml:space="preserve">, and using </w:t>
      </w:r>
      <w:r w:rsidR="009F221C">
        <w:rPr>
          <w:rFonts w:ascii="Times New Roman" w:hAnsi="Times New Roman" w:cs="Times New Roman"/>
        </w:rPr>
        <w:t>it</w:t>
      </w:r>
      <w:r w:rsidR="00697121">
        <w:rPr>
          <w:rFonts w:ascii="Times New Roman" w:hAnsi="Times New Roman" w:cs="Times New Roman"/>
        </w:rPr>
        <w:t xml:space="preserve"> for treatment planning</w:t>
      </w:r>
      <w:r w:rsidR="002337E8">
        <w:rPr>
          <w:rFonts w:ascii="Times New Roman" w:hAnsi="Times New Roman" w:cs="Times New Roman"/>
        </w:rPr>
        <w:t xml:space="preserve">. </w:t>
      </w:r>
    </w:p>
    <w:p w14:paraId="7EF3D9A5" w14:textId="258B494E" w:rsidR="002337E8" w:rsidRPr="002337E8" w:rsidRDefault="000441FD" w:rsidP="00195F68">
      <w:pPr>
        <w:spacing w:line="480" w:lineRule="auto"/>
        <w:contextualSpacing/>
        <w:rPr>
          <w:rFonts w:ascii="Times New Roman" w:hAnsi="Times New Roman" w:cs="Times New Roman"/>
        </w:rPr>
      </w:pPr>
      <w:r>
        <w:rPr>
          <w:rFonts w:ascii="Times New Roman" w:hAnsi="Times New Roman" w:cs="Times New Roman"/>
        </w:rPr>
        <w:lastRenderedPageBreak/>
        <w:t>Future investigations should also examine the impact of o</w:t>
      </w:r>
      <w:r w:rsidR="00DE104A">
        <w:rPr>
          <w:rFonts w:ascii="Times New Roman" w:hAnsi="Times New Roman" w:cs="Times New Roman"/>
        </w:rPr>
        <w:t xml:space="preserve">rganizational </w:t>
      </w:r>
      <w:r w:rsidR="00697121">
        <w:rPr>
          <w:rFonts w:ascii="Times New Roman" w:hAnsi="Times New Roman" w:cs="Times New Roman"/>
        </w:rPr>
        <w:t>variables on psychotherapy feedback</w:t>
      </w:r>
      <w:r>
        <w:rPr>
          <w:rFonts w:ascii="Times New Roman" w:hAnsi="Times New Roman" w:cs="Times New Roman"/>
        </w:rPr>
        <w:t xml:space="preserve">. In the present study, for example, </w:t>
      </w:r>
      <w:r w:rsidR="00E72820">
        <w:rPr>
          <w:rFonts w:ascii="Times New Roman" w:hAnsi="Times New Roman" w:cs="Times New Roman"/>
        </w:rPr>
        <w:t xml:space="preserve">no </w:t>
      </w:r>
      <w:r w:rsidR="00E72820" w:rsidRPr="002337E8">
        <w:rPr>
          <w:rFonts w:ascii="Times New Roman" w:hAnsi="Times New Roman" w:cs="Times New Roman"/>
        </w:rPr>
        <w:t xml:space="preserve">information </w:t>
      </w:r>
      <w:r w:rsidR="00E72820">
        <w:rPr>
          <w:rFonts w:ascii="Times New Roman" w:hAnsi="Times New Roman" w:cs="Times New Roman"/>
        </w:rPr>
        <w:t xml:space="preserve">was collected </w:t>
      </w:r>
      <w:r w:rsidR="00E72820" w:rsidRPr="002337E8">
        <w:rPr>
          <w:rFonts w:ascii="Times New Roman" w:hAnsi="Times New Roman" w:cs="Times New Roman"/>
        </w:rPr>
        <w:t>about how the CCAPS was introduced at each center</w:t>
      </w:r>
      <w:r w:rsidR="009453CF">
        <w:rPr>
          <w:rFonts w:ascii="Times New Roman" w:hAnsi="Times New Roman" w:cs="Times New Roman"/>
        </w:rPr>
        <w:t>; y</w:t>
      </w:r>
      <w:r w:rsidR="00142D60">
        <w:rPr>
          <w:rFonts w:ascii="Times New Roman" w:hAnsi="Times New Roman" w:cs="Times New Roman"/>
        </w:rPr>
        <w:t xml:space="preserve">et, this could have had an effect on the findings presented here. Such effect could have been </w:t>
      </w:r>
      <w:r w:rsidR="00E72820">
        <w:rPr>
          <w:rFonts w:ascii="Times New Roman" w:hAnsi="Times New Roman" w:cs="Times New Roman"/>
        </w:rPr>
        <w:t>manifest</w:t>
      </w:r>
      <w:r w:rsidR="00142D60">
        <w:rPr>
          <w:rFonts w:ascii="Times New Roman" w:hAnsi="Times New Roman" w:cs="Times New Roman"/>
        </w:rPr>
        <w:t>ed</w:t>
      </w:r>
      <w:r w:rsidR="00E72820">
        <w:rPr>
          <w:rFonts w:ascii="Times New Roman" w:hAnsi="Times New Roman" w:cs="Times New Roman"/>
        </w:rPr>
        <w:t xml:space="preserve"> in an interaction between the organization and therapist level</w:t>
      </w:r>
      <w:r w:rsidR="00142D60">
        <w:rPr>
          <w:rFonts w:ascii="Times New Roman" w:hAnsi="Times New Roman" w:cs="Times New Roman"/>
        </w:rPr>
        <w:t>s</w:t>
      </w:r>
      <w:r w:rsidR="00E72820">
        <w:rPr>
          <w:rFonts w:ascii="Times New Roman" w:hAnsi="Times New Roman" w:cs="Times New Roman"/>
        </w:rPr>
        <w:t xml:space="preserve">. </w:t>
      </w:r>
      <w:r w:rsidR="00142D60">
        <w:rPr>
          <w:rFonts w:ascii="Times New Roman" w:hAnsi="Times New Roman" w:cs="Times New Roman"/>
        </w:rPr>
        <w:t>In</w:t>
      </w:r>
      <w:r w:rsidR="00E72820">
        <w:rPr>
          <w:rFonts w:ascii="Times New Roman" w:hAnsi="Times New Roman" w:cs="Times New Roman"/>
        </w:rPr>
        <w:t xml:space="preserve"> a center where the change to the new CCAPS system was imposed top down without therapist buy in, </w:t>
      </w:r>
      <w:r w:rsidR="00142D60">
        <w:rPr>
          <w:rFonts w:ascii="Times New Roman" w:hAnsi="Times New Roman" w:cs="Times New Roman"/>
        </w:rPr>
        <w:t xml:space="preserve">for instance, some </w:t>
      </w:r>
      <w:r w:rsidR="00E72820">
        <w:rPr>
          <w:rFonts w:ascii="Times New Roman" w:hAnsi="Times New Roman" w:cs="Times New Roman"/>
        </w:rPr>
        <w:t xml:space="preserve">therapists may </w:t>
      </w:r>
      <w:r w:rsidR="00142D60">
        <w:rPr>
          <w:rFonts w:ascii="Times New Roman" w:hAnsi="Times New Roman" w:cs="Times New Roman"/>
        </w:rPr>
        <w:t xml:space="preserve">have </w:t>
      </w:r>
      <w:r w:rsidR="00E72820">
        <w:rPr>
          <w:rFonts w:ascii="Times New Roman" w:hAnsi="Times New Roman" w:cs="Times New Roman"/>
        </w:rPr>
        <w:t>fe</w:t>
      </w:r>
      <w:r w:rsidR="00142D60">
        <w:rPr>
          <w:rFonts w:ascii="Times New Roman" w:hAnsi="Times New Roman" w:cs="Times New Roman"/>
        </w:rPr>
        <w:t>lt</w:t>
      </w:r>
      <w:r w:rsidR="00E72820">
        <w:rPr>
          <w:rFonts w:ascii="Times New Roman" w:hAnsi="Times New Roman" w:cs="Times New Roman"/>
        </w:rPr>
        <w:t xml:space="preserve"> resentful of not being part of the decision, which may </w:t>
      </w:r>
      <w:r w:rsidR="00142D60">
        <w:rPr>
          <w:rFonts w:ascii="Times New Roman" w:hAnsi="Times New Roman" w:cs="Times New Roman"/>
        </w:rPr>
        <w:t xml:space="preserve">have </w:t>
      </w:r>
      <w:r w:rsidR="00E72820">
        <w:rPr>
          <w:rFonts w:ascii="Times New Roman" w:hAnsi="Times New Roman" w:cs="Times New Roman"/>
        </w:rPr>
        <w:t>attenuate</w:t>
      </w:r>
      <w:r w:rsidR="00142D60">
        <w:rPr>
          <w:rFonts w:ascii="Times New Roman" w:hAnsi="Times New Roman" w:cs="Times New Roman"/>
        </w:rPr>
        <w:t>d</w:t>
      </w:r>
      <w:r w:rsidR="00E72820">
        <w:rPr>
          <w:rFonts w:ascii="Times New Roman" w:hAnsi="Times New Roman" w:cs="Times New Roman"/>
        </w:rPr>
        <w:t xml:space="preserve"> the feedback’s effectiveness. More generally, if a center </w:t>
      </w:r>
      <w:r w:rsidR="00142D60">
        <w:rPr>
          <w:rFonts w:ascii="Times New Roman" w:hAnsi="Times New Roman" w:cs="Times New Roman"/>
        </w:rPr>
        <w:t>had developed</w:t>
      </w:r>
      <w:r w:rsidR="00E72820">
        <w:rPr>
          <w:rFonts w:ascii="Times New Roman" w:hAnsi="Times New Roman" w:cs="Times New Roman"/>
        </w:rPr>
        <w:t xml:space="preserve"> a positive culture around routine outcome monitoring, where the CCAPS </w:t>
      </w:r>
      <w:r w:rsidR="00142D60">
        <w:rPr>
          <w:rFonts w:ascii="Times New Roman" w:hAnsi="Times New Roman" w:cs="Times New Roman"/>
        </w:rPr>
        <w:t>was</w:t>
      </w:r>
      <w:r w:rsidR="00E72820">
        <w:rPr>
          <w:rFonts w:ascii="Times New Roman" w:hAnsi="Times New Roman" w:cs="Times New Roman"/>
        </w:rPr>
        <w:t xml:space="preserve"> discussed positively in supervision and elsewhere, therapists may </w:t>
      </w:r>
      <w:r w:rsidR="003301FF">
        <w:rPr>
          <w:rFonts w:ascii="Times New Roman" w:hAnsi="Times New Roman" w:cs="Times New Roman"/>
        </w:rPr>
        <w:t>had</w:t>
      </w:r>
      <w:r w:rsidR="00142D60">
        <w:rPr>
          <w:rFonts w:ascii="Times New Roman" w:hAnsi="Times New Roman" w:cs="Times New Roman"/>
        </w:rPr>
        <w:t xml:space="preserve"> been</w:t>
      </w:r>
      <w:r w:rsidR="00E72820">
        <w:rPr>
          <w:rFonts w:ascii="Times New Roman" w:hAnsi="Times New Roman" w:cs="Times New Roman"/>
        </w:rPr>
        <w:t xml:space="preserve"> more likely to incorporate CCAPS feedback into treatment planning, allowing it to have more of an impact. </w:t>
      </w:r>
      <w:r w:rsidR="00142D60">
        <w:rPr>
          <w:rFonts w:ascii="Times New Roman" w:hAnsi="Times New Roman" w:cs="Times New Roman"/>
        </w:rPr>
        <w:t xml:space="preserve">Other organizational variables may </w:t>
      </w:r>
      <w:r w:rsidR="003301FF">
        <w:rPr>
          <w:rFonts w:ascii="Times New Roman" w:hAnsi="Times New Roman" w:cs="Times New Roman"/>
        </w:rPr>
        <w:t xml:space="preserve">also play a role in the successful implementation of ROM and feedback system. Built on hundreds of centers using common measures, </w:t>
      </w:r>
      <w:r w:rsidR="00DE104A">
        <w:rPr>
          <w:rFonts w:ascii="Times New Roman" w:hAnsi="Times New Roman" w:cs="Times New Roman"/>
        </w:rPr>
        <w:t xml:space="preserve">CCMH is uniquely positioned </w:t>
      </w:r>
      <w:r w:rsidR="003301FF">
        <w:rPr>
          <w:rFonts w:ascii="Times New Roman" w:hAnsi="Times New Roman" w:cs="Times New Roman"/>
        </w:rPr>
        <w:t>to examine such variables in future investigations</w:t>
      </w:r>
      <w:r w:rsidR="002337E8" w:rsidRPr="002337E8">
        <w:rPr>
          <w:rFonts w:ascii="Times New Roman" w:hAnsi="Times New Roman" w:cs="Times New Roman"/>
        </w:rPr>
        <w:t xml:space="preserve">. </w:t>
      </w:r>
    </w:p>
    <w:p w14:paraId="67FEFEB5" w14:textId="500187B1" w:rsidR="008D3F35" w:rsidRDefault="003301FF" w:rsidP="00195F68">
      <w:pPr>
        <w:spacing w:line="480" w:lineRule="auto"/>
        <w:rPr>
          <w:rFonts w:ascii="Times New Roman" w:hAnsi="Times New Roman" w:cs="Times New Roman"/>
        </w:rPr>
      </w:pPr>
      <w:r>
        <w:rPr>
          <w:rFonts w:ascii="Times New Roman" w:hAnsi="Times New Roman" w:cs="Times New Roman"/>
        </w:rPr>
        <w:t>More attention could also be given to</w:t>
      </w:r>
      <w:r w:rsidR="008D3F35" w:rsidRPr="00053DD7">
        <w:rPr>
          <w:rFonts w:ascii="Times New Roman" w:hAnsi="Times New Roman" w:cs="Times New Roman"/>
        </w:rPr>
        <w:t xml:space="preserve"> the impact of off track alerts on treatment. Future </w:t>
      </w:r>
      <w:r w:rsidR="0081177C">
        <w:rPr>
          <w:rFonts w:ascii="Times New Roman" w:hAnsi="Times New Roman" w:cs="Times New Roman"/>
        </w:rPr>
        <w:t>studies</w:t>
      </w:r>
      <w:r>
        <w:rPr>
          <w:rFonts w:ascii="Times New Roman" w:hAnsi="Times New Roman" w:cs="Times New Roman"/>
        </w:rPr>
        <w:t xml:space="preserve">, including with </w:t>
      </w:r>
      <w:r w:rsidR="008D3F35" w:rsidRPr="00053DD7">
        <w:rPr>
          <w:rFonts w:ascii="Times New Roman" w:hAnsi="Times New Roman" w:cs="Times New Roman"/>
        </w:rPr>
        <w:t xml:space="preserve">clients </w:t>
      </w:r>
      <w:r w:rsidR="0081177C">
        <w:rPr>
          <w:rFonts w:ascii="Times New Roman" w:hAnsi="Times New Roman" w:cs="Times New Roman"/>
        </w:rPr>
        <w:t>who were in</w:t>
      </w:r>
      <w:r w:rsidR="008D3F35" w:rsidRPr="00053DD7">
        <w:rPr>
          <w:rFonts w:ascii="Times New Roman" w:hAnsi="Times New Roman" w:cs="Times New Roman"/>
        </w:rPr>
        <w:t xml:space="preserve"> </w:t>
      </w:r>
      <w:r w:rsidR="0081177C">
        <w:rPr>
          <w:rFonts w:ascii="Times New Roman" w:hAnsi="Times New Roman" w:cs="Times New Roman"/>
        </w:rPr>
        <w:t>this study’s</w:t>
      </w:r>
      <w:r w:rsidR="0081177C" w:rsidRPr="00053DD7">
        <w:rPr>
          <w:rFonts w:ascii="Times New Roman" w:hAnsi="Times New Roman" w:cs="Times New Roman"/>
        </w:rPr>
        <w:t xml:space="preserve"> </w:t>
      </w:r>
      <w:r w:rsidR="008D3F35" w:rsidRPr="00053DD7">
        <w:rPr>
          <w:rFonts w:ascii="Times New Roman" w:hAnsi="Times New Roman" w:cs="Times New Roman"/>
        </w:rPr>
        <w:t>feedback condition</w:t>
      </w:r>
      <w:r w:rsidR="0081177C">
        <w:rPr>
          <w:rFonts w:ascii="Times New Roman" w:hAnsi="Times New Roman" w:cs="Times New Roman"/>
        </w:rPr>
        <w:t xml:space="preserve">, </w:t>
      </w:r>
      <w:r w:rsidR="008D3F35" w:rsidRPr="00053DD7">
        <w:rPr>
          <w:rFonts w:ascii="Times New Roman" w:hAnsi="Times New Roman" w:cs="Times New Roman"/>
        </w:rPr>
        <w:t xml:space="preserve">could examine whether there are differential effects of feedback when alerts happen early in treatment </w:t>
      </w:r>
      <w:r w:rsidR="0081177C">
        <w:rPr>
          <w:rFonts w:ascii="Times New Roman" w:hAnsi="Times New Roman" w:cs="Times New Roman"/>
        </w:rPr>
        <w:t xml:space="preserve">as </w:t>
      </w:r>
      <w:r w:rsidR="008D3F35" w:rsidRPr="00053DD7">
        <w:rPr>
          <w:rFonts w:ascii="Times New Roman" w:hAnsi="Times New Roman" w:cs="Times New Roman"/>
        </w:rPr>
        <w:t xml:space="preserve">compared to </w:t>
      </w:r>
      <w:del w:id="277" w:author="Castonguay, Louis Georges" w:date="2020-05-15T18:43:00Z">
        <w:r w:rsidR="008D3F35" w:rsidRPr="00053DD7" w:rsidDel="0081177C">
          <w:rPr>
            <w:rFonts w:ascii="Times New Roman" w:hAnsi="Times New Roman" w:cs="Times New Roman"/>
          </w:rPr>
          <w:delText xml:space="preserve">toward </w:delText>
        </w:r>
      </w:del>
      <w:ins w:id="278" w:author="Rebecca Janis" w:date="2020-05-18T10:32:00Z">
        <w:r w:rsidR="00E9499E">
          <w:rPr>
            <w:rFonts w:ascii="Times New Roman" w:hAnsi="Times New Roman" w:cs="Times New Roman"/>
          </w:rPr>
          <w:t>later in</w:t>
        </w:r>
      </w:ins>
      <w:r w:rsidR="008D3F35" w:rsidRPr="00053DD7">
        <w:rPr>
          <w:rFonts w:ascii="Times New Roman" w:hAnsi="Times New Roman" w:cs="Times New Roman"/>
        </w:rPr>
        <w:t xml:space="preserve"> treatment. Considering the typically short length of treatment in counseling centers and session limits present in some centers, therapists may have little time to respond to alerts that happen </w:t>
      </w:r>
      <w:del w:id="279" w:author="Rebecca Janis" w:date="2020-05-18T10:32:00Z">
        <w:r w:rsidR="008D3F35" w:rsidRPr="00053DD7" w:rsidDel="00E9499E">
          <w:rPr>
            <w:rFonts w:ascii="Times New Roman" w:hAnsi="Times New Roman" w:cs="Times New Roman"/>
          </w:rPr>
          <w:delText>later in treatment before treatment ends</w:delText>
        </w:r>
      </w:del>
      <w:ins w:id="280" w:author="Rebecca Janis" w:date="2020-05-18T10:32:00Z">
        <w:r w:rsidR="00E9499E">
          <w:rPr>
            <w:rFonts w:ascii="Times New Roman" w:hAnsi="Times New Roman" w:cs="Times New Roman"/>
          </w:rPr>
          <w:t>at the end of treatment</w:t>
        </w:r>
      </w:ins>
      <w:r w:rsidR="008D3F35" w:rsidRPr="00053DD7">
        <w:rPr>
          <w:rFonts w:ascii="Times New Roman" w:hAnsi="Times New Roman" w:cs="Times New Roman"/>
        </w:rPr>
        <w:t xml:space="preserve">. Further research could </w:t>
      </w:r>
      <w:del w:id="281" w:author="Rebecca Janis" w:date="2020-05-18T10:33:00Z">
        <w:r w:rsidR="008D3F35" w:rsidRPr="00053DD7" w:rsidDel="00E9499E">
          <w:rPr>
            <w:rFonts w:ascii="Times New Roman" w:hAnsi="Times New Roman" w:cs="Times New Roman"/>
          </w:rPr>
          <w:delText xml:space="preserve">be </w:delText>
        </w:r>
      </w:del>
      <w:r w:rsidR="0081177C">
        <w:rPr>
          <w:rFonts w:ascii="Times New Roman" w:hAnsi="Times New Roman" w:cs="Times New Roman"/>
        </w:rPr>
        <w:t xml:space="preserve">also </w:t>
      </w:r>
      <w:r w:rsidR="008D3F35" w:rsidRPr="00053DD7">
        <w:rPr>
          <w:rFonts w:ascii="Times New Roman" w:hAnsi="Times New Roman" w:cs="Times New Roman"/>
        </w:rPr>
        <w:t xml:space="preserve">examine whether client trajectories change after an off track alert, </w:t>
      </w:r>
      <w:r w:rsidR="0081177C">
        <w:rPr>
          <w:rFonts w:ascii="Times New Roman" w:hAnsi="Times New Roman" w:cs="Times New Roman"/>
        </w:rPr>
        <w:t>as a way to determine if</w:t>
      </w:r>
      <w:r w:rsidR="008D3F35" w:rsidRPr="00053DD7">
        <w:rPr>
          <w:rFonts w:ascii="Times New Roman" w:hAnsi="Times New Roman" w:cs="Times New Roman"/>
        </w:rPr>
        <w:t xml:space="preserve"> therapists are able to use that information to help their clients return to an on track trajectory. </w:t>
      </w:r>
      <w:r w:rsidR="0081177C">
        <w:rPr>
          <w:rFonts w:ascii="Times New Roman" w:hAnsi="Times New Roman" w:cs="Times New Roman"/>
        </w:rPr>
        <w:t xml:space="preserve">Quantitative analyses required to address this question could </w:t>
      </w:r>
      <w:r w:rsidR="00384F46">
        <w:rPr>
          <w:rFonts w:ascii="Times New Roman" w:hAnsi="Times New Roman" w:cs="Times New Roman"/>
        </w:rPr>
        <w:t xml:space="preserve">be </w:t>
      </w:r>
      <w:r w:rsidR="0081177C">
        <w:rPr>
          <w:rFonts w:ascii="Times New Roman" w:hAnsi="Times New Roman" w:cs="Times New Roman"/>
        </w:rPr>
        <w:t xml:space="preserve">complemented by qualitative analyses to understand </w:t>
      </w:r>
      <w:r w:rsidR="00384F46">
        <w:rPr>
          <w:rFonts w:ascii="Times New Roman" w:hAnsi="Times New Roman" w:cs="Times New Roman"/>
        </w:rPr>
        <w:t>why some therapists may or may not be able to produce</w:t>
      </w:r>
      <w:r w:rsidR="008D3F35" w:rsidRPr="00053DD7">
        <w:rPr>
          <w:rFonts w:ascii="Times New Roman" w:hAnsi="Times New Roman" w:cs="Times New Roman"/>
        </w:rPr>
        <w:t xml:space="preserve"> changes in client trajectories</w:t>
      </w:r>
      <w:r w:rsidR="00384F46">
        <w:rPr>
          <w:rFonts w:ascii="Times New Roman" w:hAnsi="Times New Roman" w:cs="Times New Roman"/>
        </w:rPr>
        <w:t xml:space="preserve">. </w:t>
      </w:r>
      <w:r w:rsidR="00053DD7" w:rsidRPr="00053DD7">
        <w:rPr>
          <w:rFonts w:ascii="Times New Roman" w:hAnsi="Times New Roman" w:cs="Times New Roman"/>
        </w:rPr>
        <w:t xml:space="preserve">Additionally, </w:t>
      </w:r>
      <w:r w:rsidR="00053DD7" w:rsidRPr="00053DD7">
        <w:rPr>
          <w:rFonts w:ascii="Times New Roman" w:hAnsi="Times New Roman" w:cs="Times New Roman"/>
        </w:rPr>
        <w:lastRenderedPageBreak/>
        <w:t xml:space="preserve">qualitative data could be collected from clients on </w:t>
      </w:r>
      <w:r w:rsidR="006018BD">
        <w:rPr>
          <w:rFonts w:ascii="Times New Roman" w:hAnsi="Times New Roman" w:cs="Times New Roman"/>
        </w:rPr>
        <w:t xml:space="preserve">various </w:t>
      </w:r>
      <w:r w:rsidR="00053DD7" w:rsidRPr="00053DD7">
        <w:rPr>
          <w:rFonts w:ascii="Times New Roman" w:hAnsi="Times New Roman" w:cs="Times New Roman"/>
        </w:rPr>
        <w:t xml:space="preserve">clinical situations that </w:t>
      </w:r>
      <w:r w:rsidR="006018BD">
        <w:rPr>
          <w:rFonts w:ascii="Times New Roman" w:hAnsi="Times New Roman" w:cs="Times New Roman"/>
        </w:rPr>
        <w:t>can</w:t>
      </w:r>
      <w:r w:rsidR="006018BD" w:rsidRPr="00053DD7">
        <w:rPr>
          <w:rFonts w:ascii="Times New Roman" w:hAnsi="Times New Roman" w:cs="Times New Roman"/>
        </w:rPr>
        <w:t xml:space="preserve"> </w:t>
      </w:r>
      <w:r w:rsidR="00053DD7" w:rsidRPr="00053DD7">
        <w:rPr>
          <w:rFonts w:ascii="Times New Roman" w:hAnsi="Times New Roman" w:cs="Times New Roman"/>
        </w:rPr>
        <w:t>result in an alert. For example, a client’s progress may be relatively flat or steadily getting worse and reach a point where the lack of change or worsening triggers an alert. Alternatively, a client may experience positive change initially, but then have a sudden increase in distress due to a stressful life event, resulting in an alert in the midst of treatment otherwise progressing as expected. These two alerts may generate entirely different conversations with the client.</w:t>
      </w:r>
      <w:r w:rsidR="00053DD7">
        <w:rPr>
          <w:rFonts w:ascii="Times New Roman" w:hAnsi="Times New Roman" w:cs="Times New Roman"/>
        </w:rPr>
        <w:t xml:space="preserve"> </w:t>
      </w:r>
      <w:r w:rsidR="008D3F35">
        <w:rPr>
          <w:rFonts w:ascii="Times New Roman" w:hAnsi="Times New Roman" w:cs="Times New Roman"/>
        </w:rPr>
        <w:t>If indicated, the current CCAPS alerts could be supplemented with additional clinical information that therapists can use to im</w:t>
      </w:r>
      <w:r w:rsidR="00053DD7">
        <w:rPr>
          <w:rFonts w:ascii="Times New Roman" w:hAnsi="Times New Roman" w:cs="Times New Roman"/>
        </w:rPr>
        <w:t xml:space="preserve">prove outcomes, as the OQ does. </w:t>
      </w:r>
    </w:p>
    <w:p w14:paraId="3FDA4E16" w14:textId="662703B7" w:rsidR="00697121" w:rsidDel="00D25434" w:rsidRDefault="00697121" w:rsidP="00195F68">
      <w:pPr>
        <w:spacing w:line="480" w:lineRule="auto"/>
        <w:rPr>
          <w:del w:id="282" w:author="Castonguay, Louis Georges" w:date="2020-05-15T19:18:00Z"/>
          <w:rFonts w:ascii="Times New Roman" w:hAnsi="Times New Roman" w:cs="Times New Roman"/>
        </w:rPr>
      </w:pPr>
      <w:r w:rsidRPr="009D3BA2">
        <w:rPr>
          <w:rFonts w:ascii="Times New Roman" w:hAnsi="Times New Roman" w:cs="Times New Roman"/>
        </w:rPr>
        <w:t xml:space="preserve">The lack of meaningful improvement in client outcomes from the implementation of the CCAPS feedback system raises the question of whether the implementation </w:t>
      </w:r>
      <w:r w:rsidR="00F13CCA">
        <w:rPr>
          <w:rFonts w:ascii="Times New Roman" w:hAnsi="Times New Roman" w:cs="Times New Roman"/>
        </w:rPr>
        <w:t xml:space="preserve">of the new system was worth the costs of developing </w:t>
      </w:r>
      <w:r w:rsidR="005E1838">
        <w:rPr>
          <w:rFonts w:ascii="Times New Roman" w:hAnsi="Times New Roman" w:cs="Times New Roman"/>
        </w:rPr>
        <w:t xml:space="preserve">this </w:t>
      </w:r>
      <w:r w:rsidR="00F13CCA">
        <w:rPr>
          <w:rFonts w:ascii="Times New Roman" w:hAnsi="Times New Roman" w:cs="Times New Roman"/>
        </w:rPr>
        <w:t>system</w:t>
      </w:r>
      <w:r w:rsidR="005E1838">
        <w:rPr>
          <w:rFonts w:ascii="Times New Roman" w:hAnsi="Times New Roman" w:cs="Times New Roman"/>
        </w:rPr>
        <w:t>.</w:t>
      </w:r>
      <w:r w:rsidRPr="009D3BA2">
        <w:rPr>
          <w:rFonts w:ascii="Times New Roman" w:hAnsi="Times New Roman" w:cs="Times New Roman"/>
        </w:rPr>
        <w:t xml:space="preserve"> </w:t>
      </w:r>
      <w:r w:rsidR="00D25434">
        <w:rPr>
          <w:rFonts w:ascii="Times New Roman" w:hAnsi="Times New Roman" w:cs="Times New Roman"/>
        </w:rPr>
        <w:t>In addressing this question</w:t>
      </w:r>
      <w:ins w:id="283" w:author="Rebecca Janis" w:date="2020-05-21T12:57:00Z">
        <w:r w:rsidR="00C06E40">
          <w:rPr>
            <w:rFonts w:ascii="Times New Roman" w:hAnsi="Times New Roman" w:cs="Times New Roman"/>
          </w:rPr>
          <w:t>,</w:t>
        </w:r>
      </w:ins>
      <w:r w:rsidR="00D25434">
        <w:rPr>
          <w:rFonts w:ascii="Times New Roman" w:hAnsi="Times New Roman" w:cs="Times New Roman"/>
        </w:rPr>
        <w:t xml:space="preserve"> it is important to recognize that</w:t>
      </w:r>
      <w:r w:rsidR="00C125E7">
        <w:rPr>
          <w:rFonts w:ascii="Times New Roman" w:hAnsi="Times New Roman" w:cs="Times New Roman"/>
        </w:rPr>
        <w:t xml:space="preserve"> t</w:t>
      </w:r>
      <w:r>
        <w:rPr>
          <w:rFonts w:ascii="Times New Roman" w:hAnsi="Times New Roman" w:cs="Times New Roman"/>
        </w:rPr>
        <w:t xml:space="preserve">he data examined in the present study were collected as part of ongoing routine treatment, and </w:t>
      </w:r>
      <w:r w:rsidR="00D25434">
        <w:rPr>
          <w:rFonts w:ascii="Times New Roman" w:hAnsi="Times New Roman" w:cs="Times New Roman"/>
        </w:rPr>
        <w:t xml:space="preserve">that </w:t>
      </w:r>
      <w:r>
        <w:rPr>
          <w:rFonts w:ascii="Times New Roman" w:hAnsi="Times New Roman" w:cs="Times New Roman"/>
        </w:rPr>
        <w:t xml:space="preserve">no changes were made </w:t>
      </w:r>
      <w:r w:rsidR="00D25434">
        <w:rPr>
          <w:rFonts w:ascii="Times New Roman" w:hAnsi="Times New Roman" w:cs="Times New Roman"/>
        </w:rPr>
        <w:t xml:space="preserve">to such routine in order </w:t>
      </w:r>
      <w:r>
        <w:rPr>
          <w:rFonts w:ascii="Times New Roman" w:hAnsi="Times New Roman" w:cs="Times New Roman"/>
        </w:rPr>
        <w:t xml:space="preserve">to </w:t>
      </w:r>
      <w:r w:rsidR="00D25434">
        <w:rPr>
          <w:rFonts w:ascii="Times New Roman" w:hAnsi="Times New Roman" w:cs="Times New Roman"/>
        </w:rPr>
        <w:t>gather information</w:t>
      </w:r>
      <w:r>
        <w:rPr>
          <w:rFonts w:ascii="Times New Roman" w:hAnsi="Times New Roman" w:cs="Times New Roman"/>
        </w:rPr>
        <w:t xml:space="preserve"> </w:t>
      </w:r>
      <w:r w:rsidR="005E1838">
        <w:rPr>
          <w:rFonts w:ascii="Times New Roman" w:hAnsi="Times New Roman" w:cs="Times New Roman"/>
        </w:rPr>
        <w:t xml:space="preserve">that would have allowed the assessment of other potential benefits of the new system. </w:t>
      </w:r>
      <w:r w:rsidR="00D25434">
        <w:rPr>
          <w:rFonts w:ascii="Times New Roman" w:hAnsi="Times New Roman" w:cs="Times New Roman"/>
        </w:rPr>
        <w:t xml:space="preserve">Yet, it is possible that meaningful gains may have been experienced by different stakeholders, without </w:t>
      </w:r>
      <w:ins w:id="284" w:author="Castonguay, Louis Georges" w:date="2020-05-15T19:18:00Z">
        <w:del w:id="285" w:author="Rebecca Janis" w:date="2020-05-18T13:38:00Z">
          <w:r w:rsidR="00D25434" w:rsidDel="009453CF">
            <w:rPr>
              <w:rFonts w:ascii="Times New Roman" w:hAnsi="Times New Roman" w:cs="Times New Roman"/>
            </w:rPr>
            <w:delText>having been</w:delText>
          </w:r>
        </w:del>
      </w:ins>
      <w:del w:id="286" w:author="Rebecca Janis" w:date="2020-05-18T13:38:00Z">
        <w:r w:rsidDel="009453CF">
          <w:rPr>
            <w:rFonts w:ascii="Times New Roman" w:hAnsi="Times New Roman" w:cs="Times New Roman"/>
          </w:rPr>
          <w:delText xml:space="preserve"> </w:delText>
        </w:r>
      </w:del>
      <w:r>
        <w:rPr>
          <w:rFonts w:ascii="Times New Roman" w:hAnsi="Times New Roman" w:cs="Times New Roman"/>
        </w:rPr>
        <w:t>directly translat</w:t>
      </w:r>
      <w:ins w:id="287" w:author="Rebecca Janis" w:date="2020-05-18T13:38:00Z">
        <w:r w:rsidR="009453CF">
          <w:rPr>
            <w:rFonts w:ascii="Times New Roman" w:hAnsi="Times New Roman" w:cs="Times New Roman"/>
          </w:rPr>
          <w:t>ing</w:t>
        </w:r>
      </w:ins>
      <w:del w:id="288" w:author="Rebecca Janis" w:date="2020-05-18T13:38:00Z">
        <w:r w:rsidDel="009453CF">
          <w:rPr>
            <w:rFonts w:ascii="Times New Roman" w:hAnsi="Times New Roman" w:cs="Times New Roman"/>
          </w:rPr>
          <w:delText>e</w:delText>
        </w:r>
      </w:del>
      <w:r>
        <w:rPr>
          <w:rFonts w:ascii="Times New Roman" w:hAnsi="Times New Roman" w:cs="Times New Roman"/>
        </w:rPr>
        <w:t xml:space="preserve"> into improved client outcomes. </w:t>
      </w:r>
    </w:p>
    <w:p w14:paraId="34F26774" w14:textId="22F428AD" w:rsidR="00697121" w:rsidRDefault="00697121" w:rsidP="00224E35">
      <w:pPr>
        <w:spacing w:line="480" w:lineRule="auto"/>
        <w:rPr>
          <w:rFonts w:ascii="Times New Roman" w:hAnsi="Times New Roman" w:cs="Times New Roman"/>
        </w:rPr>
      </w:pPr>
      <w:r>
        <w:rPr>
          <w:rFonts w:ascii="Times New Roman" w:hAnsi="Times New Roman" w:cs="Times New Roman"/>
        </w:rPr>
        <w:t>As one example, after</w:t>
      </w:r>
      <w:r w:rsidRPr="0036329C">
        <w:rPr>
          <w:rFonts w:ascii="Times New Roman" w:hAnsi="Times New Roman" w:cs="Times New Roman"/>
        </w:rPr>
        <w:t xml:space="preserve"> the implementation of the new CCAPS feedback system, therapists who used both the old and new </w:t>
      </w:r>
      <w:ins w:id="289" w:author="Rebecca Janis" w:date="2020-05-27T20:41:00Z">
        <w:r w:rsidR="00A13B8D">
          <w:rPr>
            <w:rFonts w:ascii="Times New Roman" w:hAnsi="Times New Roman" w:cs="Times New Roman"/>
          </w:rPr>
          <w:t xml:space="preserve">CCAPS </w:t>
        </w:r>
      </w:ins>
      <w:r w:rsidRPr="0036329C">
        <w:rPr>
          <w:rFonts w:ascii="Times New Roman" w:hAnsi="Times New Roman" w:cs="Times New Roman"/>
        </w:rPr>
        <w:t xml:space="preserve">reports </w:t>
      </w:r>
      <w:r>
        <w:rPr>
          <w:rFonts w:ascii="Times New Roman" w:hAnsi="Times New Roman" w:cs="Times New Roman"/>
        </w:rPr>
        <w:t xml:space="preserve">indicated that the new report was much easier to interpret, causing them to </w:t>
      </w:r>
      <w:del w:id="290" w:author="Rebecca Janis" w:date="2020-05-27T20:41:00Z">
        <w:r w:rsidDel="00A13B8D">
          <w:rPr>
            <w:rFonts w:ascii="Times New Roman" w:hAnsi="Times New Roman" w:cs="Times New Roman"/>
          </w:rPr>
          <w:delText>refer to</w:delText>
        </w:r>
      </w:del>
      <w:ins w:id="291" w:author="Rebecca Janis" w:date="2020-05-27T20:41:00Z">
        <w:r w:rsidR="00A13B8D">
          <w:rPr>
            <w:rFonts w:ascii="Times New Roman" w:hAnsi="Times New Roman" w:cs="Times New Roman"/>
          </w:rPr>
          <w:t>use</w:t>
        </w:r>
      </w:ins>
      <w:r>
        <w:rPr>
          <w:rFonts w:ascii="Times New Roman" w:hAnsi="Times New Roman" w:cs="Times New Roman"/>
        </w:rPr>
        <w:t xml:space="preserve"> it more. They also </w:t>
      </w:r>
      <w:r w:rsidRPr="0036329C">
        <w:rPr>
          <w:rFonts w:ascii="Times New Roman" w:hAnsi="Times New Roman" w:cs="Times New Roman"/>
        </w:rPr>
        <w:t xml:space="preserve">noted trickle down effects </w:t>
      </w:r>
      <w:r>
        <w:rPr>
          <w:rFonts w:ascii="Times New Roman" w:hAnsi="Times New Roman" w:cs="Times New Roman"/>
        </w:rPr>
        <w:t>into how they conducted therapy</w:t>
      </w:r>
      <w:del w:id="292" w:author="Rebecca Janis" w:date="2020-05-27T20:41:00Z">
        <w:r w:rsidRPr="0036329C" w:rsidDel="00A13B8D">
          <w:rPr>
            <w:rFonts w:ascii="Times New Roman" w:hAnsi="Times New Roman" w:cs="Times New Roman"/>
          </w:rPr>
          <w:delText xml:space="preserve">. In a focus group, many </w:delText>
        </w:r>
        <w:r w:rsidDel="00A13B8D">
          <w:rPr>
            <w:rFonts w:ascii="Times New Roman" w:hAnsi="Times New Roman" w:cs="Times New Roman"/>
          </w:rPr>
          <w:delText>therapists</w:delText>
        </w:r>
      </w:del>
      <w:ins w:id="293" w:author="Rebecca Janis" w:date="2020-05-27T20:41:00Z">
        <w:r w:rsidR="00A13B8D">
          <w:rPr>
            <w:rFonts w:ascii="Times New Roman" w:hAnsi="Times New Roman" w:cs="Times New Roman"/>
          </w:rPr>
          <w:t>,</w:t>
        </w:r>
      </w:ins>
      <w:r>
        <w:rPr>
          <w:rFonts w:ascii="Times New Roman" w:hAnsi="Times New Roman" w:cs="Times New Roman"/>
        </w:rPr>
        <w:t xml:space="preserve"> </w:t>
      </w:r>
      <w:r w:rsidRPr="0036329C">
        <w:rPr>
          <w:rFonts w:ascii="Times New Roman" w:hAnsi="Times New Roman" w:cs="Times New Roman"/>
        </w:rPr>
        <w:t>indicat</w:t>
      </w:r>
      <w:ins w:id="294" w:author="Rebecca Janis" w:date="2020-05-27T20:41:00Z">
        <w:r w:rsidR="00A13B8D">
          <w:rPr>
            <w:rFonts w:ascii="Times New Roman" w:hAnsi="Times New Roman" w:cs="Times New Roman"/>
          </w:rPr>
          <w:t>ing</w:t>
        </w:r>
      </w:ins>
      <w:del w:id="295" w:author="Rebecca Janis" w:date="2020-05-27T20:41:00Z">
        <w:r w:rsidRPr="0036329C" w:rsidDel="00A13B8D">
          <w:rPr>
            <w:rFonts w:ascii="Times New Roman" w:hAnsi="Times New Roman" w:cs="Times New Roman"/>
          </w:rPr>
          <w:delText>ed</w:delText>
        </w:r>
      </w:del>
      <w:r w:rsidRPr="0036329C">
        <w:rPr>
          <w:rFonts w:ascii="Times New Roman" w:hAnsi="Times New Roman" w:cs="Times New Roman"/>
        </w:rPr>
        <w:t xml:space="preserve"> that they </w:t>
      </w:r>
      <w:r w:rsidR="00DF7341">
        <w:rPr>
          <w:rFonts w:ascii="Times New Roman" w:hAnsi="Times New Roman" w:cs="Times New Roman"/>
        </w:rPr>
        <w:t xml:space="preserve">frequently </w:t>
      </w:r>
      <w:r w:rsidRPr="0036329C">
        <w:rPr>
          <w:rFonts w:ascii="Times New Roman" w:hAnsi="Times New Roman" w:cs="Times New Roman"/>
        </w:rPr>
        <w:t xml:space="preserve">brought the new CCAPS report into therapy to review with a client because the report was </w:t>
      </w:r>
      <w:r>
        <w:rPr>
          <w:rFonts w:ascii="Times New Roman" w:hAnsi="Times New Roman" w:cs="Times New Roman"/>
        </w:rPr>
        <w:t xml:space="preserve">easier for clients </w:t>
      </w:r>
      <w:r w:rsidR="00DF7341">
        <w:rPr>
          <w:rFonts w:ascii="Times New Roman" w:hAnsi="Times New Roman" w:cs="Times New Roman"/>
        </w:rPr>
        <w:t xml:space="preserve">to understand than the </w:t>
      </w:r>
      <w:del w:id="296" w:author="Rebecca Janis" w:date="2020-05-27T20:41:00Z">
        <w:r w:rsidR="00DF7341" w:rsidDel="00A13B8D">
          <w:rPr>
            <w:rFonts w:ascii="Times New Roman" w:hAnsi="Times New Roman" w:cs="Times New Roman"/>
          </w:rPr>
          <w:delText>report of the previous system</w:delText>
        </w:r>
      </w:del>
      <w:ins w:id="297" w:author="Rebecca Janis" w:date="2020-05-27T20:41:00Z">
        <w:r w:rsidR="00A13B8D">
          <w:rPr>
            <w:rFonts w:ascii="Times New Roman" w:hAnsi="Times New Roman" w:cs="Times New Roman"/>
          </w:rPr>
          <w:t>previous report</w:t>
        </w:r>
      </w:ins>
      <w:bookmarkStart w:id="298" w:name="_GoBack"/>
      <w:bookmarkEnd w:id="298"/>
      <w:r w:rsidR="00DF7341">
        <w:rPr>
          <w:rFonts w:ascii="Times New Roman" w:hAnsi="Times New Roman" w:cs="Times New Roman"/>
        </w:rPr>
        <w:t>. In addition, they reported that</w:t>
      </w:r>
      <w:r w:rsidRPr="0036329C">
        <w:rPr>
          <w:rFonts w:ascii="Times New Roman" w:hAnsi="Times New Roman" w:cs="Times New Roman"/>
        </w:rPr>
        <w:t xml:space="preserve"> the visual depiction of distress scores over time sparked conversations about how therapy was progressing and guided the focus of the session. </w:t>
      </w:r>
      <w:r>
        <w:rPr>
          <w:rFonts w:ascii="Times New Roman" w:hAnsi="Times New Roman" w:cs="Times New Roman"/>
        </w:rPr>
        <w:t xml:space="preserve">This informal qualitative data suggests that therapist </w:t>
      </w:r>
      <w:r>
        <w:rPr>
          <w:rFonts w:ascii="Times New Roman" w:hAnsi="Times New Roman" w:cs="Times New Roman"/>
        </w:rPr>
        <w:lastRenderedPageBreak/>
        <w:t xml:space="preserve">satisfaction, at least related to the CCAPS, may have increased after implementation of the feedback system. Although archival data was available to examine client outcomes before and after the report, there was no infrastructure in place to collect data related to these therapist outcomes. </w:t>
      </w:r>
    </w:p>
    <w:p w14:paraId="52778F3A" w14:textId="6BDC8C41" w:rsidR="00697121" w:rsidRDefault="00DF7341" w:rsidP="00195F68">
      <w:pPr>
        <w:spacing w:line="480" w:lineRule="auto"/>
        <w:rPr>
          <w:rFonts w:ascii="Times New Roman" w:hAnsi="Times New Roman" w:cs="Times New Roman"/>
        </w:rPr>
      </w:pPr>
      <w:r>
        <w:rPr>
          <w:rFonts w:ascii="Times New Roman" w:hAnsi="Times New Roman" w:cs="Times New Roman"/>
        </w:rPr>
        <w:t>This suggests a lesson that</w:t>
      </w:r>
      <w:r w:rsidR="005E1838" w:rsidRPr="009D3BA2">
        <w:rPr>
          <w:rFonts w:ascii="Times New Roman" w:hAnsi="Times New Roman" w:cs="Times New Roman"/>
        </w:rPr>
        <w:t xml:space="preserve"> can </w:t>
      </w:r>
      <w:r>
        <w:rPr>
          <w:rFonts w:ascii="Times New Roman" w:hAnsi="Times New Roman" w:cs="Times New Roman"/>
        </w:rPr>
        <w:t xml:space="preserve">be </w:t>
      </w:r>
      <w:r w:rsidR="005E1838" w:rsidRPr="009D3BA2">
        <w:rPr>
          <w:rFonts w:ascii="Times New Roman" w:hAnsi="Times New Roman" w:cs="Times New Roman"/>
        </w:rPr>
        <w:t>learn</w:t>
      </w:r>
      <w:r>
        <w:rPr>
          <w:rFonts w:ascii="Times New Roman" w:hAnsi="Times New Roman" w:cs="Times New Roman"/>
        </w:rPr>
        <w:t>ed</w:t>
      </w:r>
      <w:r w:rsidR="005E1838" w:rsidRPr="009D3BA2">
        <w:rPr>
          <w:rFonts w:ascii="Times New Roman" w:hAnsi="Times New Roman" w:cs="Times New Roman"/>
        </w:rPr>
        <w:t xml:space="preserve"> from the </w:t>
      </w:r>
      <w:r w:rsidR="005E1838">
        <w:rPr>
          <w:rFonts w:ascii="Times New Roman" w:hAnsi="Times New Roman" w:cs="Times New Roman"/>
        </w:rPr>
        <w:t>findings</w:t>
      </w:r>
      <w:r w:rsidR="005E1838" w:rsidRPr="009D3BA2">
        <w:rPr>
          <w:rFonts w:ascii="Times New Roman" w:hAnsi="Times New Roman" w:cs="Times New Roman"/>
        </w:rPr>
        <w:t>.</w:t>
      </w:r>
      <w:r>
        <w:rPr>
          <w:rFonts w:ascii="Times New Roman" w:hAnsi="Times New Roman" w:cs="Times New Roman"/>
        </w:rPr>
        <w:t xml:space="preserve"> </w:t>
      </w:r>
      <w:r w:rsidR="00697121">
        <w:rPr>
          <w:rFonts w:ascii="Times New Roman" w:hAnsi="Times New Roman" w:cs="Times New Roman"/>
        </w:rPr>
        <w:t xml:space="preserve">CCMH and other PRNs should closely evaluate the outcomes they are collecting before </w:t>
      </w:r>
      <w:r w:rsidR="00224E35">
        <w:rPr>
          <w:rFonts w:ascii="Times New Roman" w:hAnsi="Times New Roman" w:cs="Times New Roman"/>
        </w:rPr>
        <w:t>rolling out</w:t>
      </w:r>
      <w:r>
        <w:rPr>
          <w:rFonts w:ascii="Times New Roman" w:hAnsi="Times New Roman" w:cs="Times New Roman"/>
        </w:rPr>
        <w:t xml:space="preserve"> major changes such as the </w:t>
      </w:r>
      <w:r w:rsidR="00697121">
        <w:rPr>
          <w:rFonts w:ascii="Times New Roman" w:hAnsi="Times New Roman" w:cs="Times New Roman"/>
        </w:rPr>
        <w:t>implement</w:t>
      </w:r>
      <w:r>
        <w:rPr>
          <w:rFonts w:ascii="Times New Roman" w:hAnsi="Times New Roman" w:cs="Times New Roman"/>
        </w:rPr>
        <w:t xml:space="preserve">ation of the </w:t>
      </w:r>
      <w:r w:rsidR="00697121">
        <w:rPr>
          <w:rFonts w:ascii="Times New Roman" w:hAnsi="Times New Roman" w:cs="Times New Roman"/>
        </w:rPr>
        <w:t xml:space="preserve">CCAPS feedback system. </w:t>
      </w:r>
      <w:r>
        <w:rPr>
          <w:rFonts w:ascii="Times New Roman" w:hAnsi="Times New Roman" w:cs="Times New Roman"/>
        </w:rPr>
        <w:t>Fully assessing the costs and benefits</w:t>
      </w:r>
      <w:r w:rsidR="00697121">
        <w:rPr>
          <w:rFonts w:ascii="Times New Roman" w:hAnsi="Times New Roman" w:cs="Times New Roman"/>
        </w:rPr>
        <w:t xml:space="preserve"> </w:t>
      </w:r>
      <w:r>
        <w:rPr>
          <w:rFonts w:ascii="Times New Roman" w:hAnsi="Times New Roman" w:cs="Times New Roman"/>
        </w:rPr>
        <w:t xml:space="preserve">of such implementation </w:t>
      </w:r>
      <w:r w:rsidR="00697121">
        <w:rPr>
          <w:rFonts w:ascii="Times New Roman" w:hAnsi="Times New Roman" w:cs="Times New Roman"/>
        </w:rPr>
        <w:t xml:space="preserve">may require setting up additional infrastructure in order to capture </w:t>
      </w:r>
      <w:r w:rsidR="00224E35">
        <w:rPr>
          <w:rFonts w:ascii="Times New Roman" w:hAnsi="Times New Roman" w:cs="Times New Roman"/>
        </w:rPr>
        <w:t>a variety of impacts that matter but</w:t>
      </w:r>
      <w:r w:rsidR="00697121">
        <w:rPr>
          <w:rFonts w:ascii="Times New Roman" w:hAnsi="Times New Roman" w:cs="Times New Roman"/>
        </w:rPr>
        <w:t xml:space="preserve"> that are not easily collected through routine outcome monitoring. A</w:t>
      </w:r>
      <w:r w:rsidR="00224E35">
        <w:rPr>
          <w:rFonts w:ascii="Times New Roman" w:hAnsi="Times New Roman" w:cs="Times New Roman"/>
        </w:rPr>
        <w:t>ll</w:t>
      </w:r>
      <w:r w:rsidR="00697121">
        <w:rPr>
          <w:rFonts w:ascii="Times New Roman" w:hAnsi="Times New Roman" w:cs="Times New Roman"/>
        </w:rPr>
        <w:t xml:space="preserve"> stakeholders within the PRN, </w:t>
      </w:r>
      <w:r w:rsidR="00224E35">
        <w:rPr>
          <w:rFonts w:ascii="Times New Roman" w:hAnsi="Times New Roman" w:cs="Times New Roman"/>
        </w:rPr>
        <w:t xml:space="preserve">including </w:t>
      </w:r>
      <w:r w:rsidR="00697121">
        <w:rPr>
          <w:rFonts w:ascii="Times New Roman" w:hAnsi="Times New Roman" w:cs="Times New Roman"/>
        </w:rPr>
        <w:t xml:space="preserve">therapists </w:t>
      </w:r>
      <w:r w:rsidR="00224E35">
        <w:rPr>
          <w:rFonts w:ascii="Times New Roman" w:hAnsi="Times New Roman" w:cs="Times New Roman"/>
        </w:rPr>
        <w:t xml:space="preserve">and clients, </w:t>
      </w:r>
      <w:r w:rsidR="00697121">
        <w:rPr>
          <w:rFonts w:ascii="Times New Roman" w:hAnsi="Times New Roman" w:cs="Times New Roman"/>
        </w:rPr>
        <w:t xml:space="preserve">should </w:t>
      </w:r>
      <w:r w:rsidR="00224E35">
        <w:rPr>
          <w:rFonts w:ascii="Times New Roman" w:hAnsi="Times New Roman" w:cs="Times New Roman"/>
        </w:rPr>
        <w:t xml:space="preserve">optimally </w:t>
      </w:r>
      <w:r w:rsidR="00697121">
        <w:rPr>
          <w:rFonts w:ascii="Times New Roman" w:hAnsi="Times New Roman" w:cs="Times New Roman"/>
        </w:rPr>
        <w:t xml:space="preserve">be involved in these discussions and in deciding what outcomes may be important to measure.  </w:t>
      </w:r>
    </w:p>
    <w:p w14:paraId="47E78EEC" w14:textId="29C5C26B" w:rsidR="00A91014" w:rsidRPr="00A91014" w:rsidRDefault="00A91014" w:rsidP="00053DD7">
      <w:pPr>
        <w:ind w:firstLine="0"/>
        <w:rPr>
          <w:rFonts w:ascii="Times New Roman" w:hAnsi="Times New Roman" w:cs="Times New Roman"/>
        </w:rPr>
        <w:sectPr w:rsidR="00A91014" w:rsidRPr="00A91014" w:rsidSect="00A02DA8">
          <w:headerReference w:type="even" r:id="rId11"/>
          <w:headerReference w:type="default" r:id="rId12"/>
          <w:headerReference w:type="first" r:id="rId13"/>
          <w:pgSz w:w="12240" w:h="15840"/>
          <w:pgMar w:top="1440" w:right="1440" w:bottom="1440" w:left="1440" w:header="720" w:footer="720" w:gutter="0"/>
          <w:cols w:space="720"/>
          <w:titlePg/>
          <w:docGrid w:linePitch="360"/>
        </w:sectPr>
      </w:pPr>
    </w:p>
    <w:p w14:paraId="3A157959" w14:textId="77777777" w:rsidR="00200323" w:rsidRDefault="00200323" w:rsidP="00200323">
      <w:pPr>
        <w:pStyle w:val="Heading3"/>
      </w:pPr>
      <w:bookmarkStart w:id="299" w:name="table-1"/>
      <w:r>
        <w:lastRenderedPageBreak/>
        <w:t>Table 1</w:t>
      </w:r>
      <w:bookmarkEnd w:id="299"/>
    </w:p>
    <w:p w14:paraId="64DD1835" w14:textId="77777777" w:rsidR="00200323" w:rsidRDefault="00200323" w:rsidP="00200323">
      <w:pPr>
        <w:pStyle w:val="Heading4"/>
      </w:pPr>
      <w:bookmarkStart w:id="300" w:name="data-reduction-steps"/>
      <w:r>
        <w:t>Data Reduction Steps</w:t>
      </w:r>
      <w:bookmarkEnd w:id="300"/>
    </w:p>
    <w:tbl>
      <w:tblPr>
        <w:tblStyle w:val="Table"/>
        <w:tblW w:w="0" w:type="pct"/>
        <w:tblLook w:val="07E0" w:firstRow="1" w:lastRow="1" w:firstColumn="1" w:lastColumn="1" w:noHBand="1" w:noVBand="1"/>
      </w:tblPr>
      <w:tblGrid>
        <w:gridCol w:w="4362"/>
        <w:gridCol w:w="1036"/>
        <w:gridCol w:w="1090"/>
      </w:tblGrid>
      <w:tr w:rsidR="00200323" w:rsidRPr="00B22AA3" w14:paraId="53A2D0C8" w14:textId="77777777" w:rsidTr="00B22AA3">
        <w:tc>
          <w:tcPr>
            <w:tcW w:w="0" w:type="auto"/>
            <w:tcBorders>
              <w:top w:val="single" w:sz="4" w:space="0" w:color="auto"/>
              <w:bottom w:val="single" w:sz="2" w:space="0" w:color="auto"/>
            </w:tcBorders>
            <w:vAlign w:val="bottom"/>
          </w:tcPr>
          <w:p w14:paraId="10F69108" w14:textId="77777777" w:rsidR="00200323" w:rsidRPr="00B22AA3" w:rsidRDefault="00200323" w:rsidP="00123E23">
            <w:pPr>
              <w:pStyle w:val="Compact"/>
              <w:rPr>
                <w:sz w:val="24"/>
              </w:rPr>
            </w:pPr>
            <w:r w:rsidRPr="00B22AA3">
              <w:rPr>
                <w:sz w:val="24"/>
              </w:rPr>
              <w:t>Data cleaning step</w:t>
            </w:r>
          </w:p>
        </w:tc>
        <w:tc>
          <w:tcPr>
            <w:tcW w:w="0" w:type="auto"/>
            <w:tcBorders>
              <w:top w:val="single" w:sz="4" w:space="0" w:color="auto"/>
              <w:bottom w:val="single" w:sz="2" w:space="0" w:color="auto"/>
            </w:tcBorders>
            <w:vAlign w:val="bottom"/>
          </w:tcPr>
          <w:p w14:paraId="5E26A956" w14:textId="77777777" w:rsidR="00200323" w:rsidRPr="00B22AA3" w:rsidRDefault="00200323" w:rsidP="00123E23">
            <w:pPr>
              <w:pStyle w:val="Compact"/>
              <w:jc w:val="right"/>
              <w:rPr>
                <w:sz w:val="24"/>
              </w:rPr>
            </w:pPr>
            <w:r w:rsidRPr="00B22AA3">
              <w:rPr>
                <w:sz w:val="24"/>
              </w:rPr>
              <w:t>Client N</w:t>
            </w:r>
          </w:p>
        </w:tc>
        <w:tc>
          <w:tcPr>
            <w:tcW w:w="0" w:type="auto"/>
            <w:tcBorders>
              <w:top w:val="single" w:sz="4" w:space="0" w:color="auto"/>
              <w:bottom w:val="single" w:sz="2" w:space="0" w:color="auto"/>
            </w:tcBorders>
            <w:vAlign w:val="bottom"/>
          </w:tcPr>
          <w:p w14:paraId="0C3B2262" w14:textId="77777777" w:rsidR="00200323" w:rsidRPr="00B22AA3" w:rsidRDefault="00200323" w:rsidP="00123E23">
            <w:pPr>
              <w:pStyle w:val="Compact"/>
              <w:jc w:val="right"/>
              <w:rPr>
                <w:sz w:val="24"/>
              </w:rPr>
            </w:pPr>
            <w:r w:rsidRPr="00B22AA3">
              <w:rPr>
                <w:sz w:val="24"/>
              </w:rPr>
              <w:t>Center N</w:t>
            </w:r>
          </w:p>
        </w:tc>
      </w:tr>
      <w:tr w:rsidR="00200323" w:rsidRPr="00B22AA3" w14:paraId="3E00FA12" w14:textId="77777777" w:rsidTr="00B22AA3">
        <w:tc>
          <w:tcPr>
            <w:tcW w:w="0" w:type="auto"/>
            <w:tcBorders>
              <w:top w:val="single" w:sz="2" w:space="0" w:color="auto"/>
            </w:tcBorders>
          </w:tcPr>
          <w:p w14:paraId="283077ED" w14:textId="77777777" w:rsidR="00200323" w:rsidRPr="00B22AA3" w:rsidRDefault="00200323" w:rsidP="00123E23">
            <w:pPr>
              <w:pStyle w:val="Compact"/>
              <w:rPr>
                <w:sz w:val="24"/>
              </w:rPr>
            </w:pPr>
            <w:r w:rsidRPr="00B22AA3">
              <w:rPr>
                <w:sz w:val="24"/>
              </w:rPr>
              <w:t>Starting N- Centers contributing all 4 years</w:t>
            </w:r>
          </w:p>
        </w:tc>
        <w:tc>
          <w:tcPr>
            <w:tcW w:w="0" w:type="auto"/>
            <w:tcBorders>
              <w:top w:val="single" w:sz="2" w:space="0" w:color="auto"/>
            </w:tcBorders>
          </w:tcPr>
          <w:p w14:paraId="66758ED2" w14:textId="77777777" w:rsidR="00200323" w:rsidRPr="00B22AA3" w:rsidRDefault="00200323" w:rsidP="00123E23">
            <w:pPr>
              <w:pStyle w:val="Compact"/>
              <w:jc w:val="right"/>
              <w:rPr>
                <w:sz w:val="24"/>
              </w:rPr>
            </w:pPr>
            <w:r w:rsidRPr="00B22AA3">
              <w:rPr>
                <w:sz w:val="24"/>
              </w:rPr>
              <w:t>262839</w:t>
            </w:r>
          </w:p>
        </w:tc>
        <w:tc>
          <w:tcPr>
            <w:tcW w:w="0" w:type="auto"/>
            <w:tcBorders>
              <w:top w:val="single" w:sz="2" w:space="0" w:color="auto"/>
            </w:tcBorders>
          </w:tcPr>
          <w:p w14:paraId="46F4F251" w14:textId="77777777" w:rsidR="00200323" w:rsidRPr="00B22AA3" w:rsidRDefault="00200323" w:rsidP="00123E23">
            <w:pPr>
              <w:pStyle w:val="Compact"/>
              <w:jc w:val="right"/>
              <w:rPr>
                <w:sz w:val="24"/>
              </w:rPr>
            </w:pPr>
            <w:r w:rsidRPr="00B22AA3">
              <w:rPr>
                <w:sz w:val="24"/>
              </w:rPr>
              <w:t>82</w:t>
            </w:r>
          </w:p>
        </w:tc>
      </w:tr>
      <w:tr w:rsidR="00200323" w:rsidRPr="00B22AA3" w14:paraId="0650A2D6" w14:textId="77777777" w:rsidTr="00123E23">
        <w:tc>
          <w:tcPr>
            <w:tcW w:w="0" w:type="auto"/>
          </w:tcPr>
          <w:p w14:paraId="46866CEA" w14:textId="77777777" w:rsidR="00200323" w:rsidRPr="00B22AA3" w:rsidRDefault="00200323" w:rsidP="00123E23">
            <w:pPr>
              <w:pStyle w:val="Compact"/>
              <w:rPr>
                <w:sz w:val="24"/>
              </w:rPr>
            </w:pPr>
            <w:r w:rsidRPr="00B22AA3">
              <w:rPr>
                <w:sz w:val="24"/>
              </w:rPr>
              <w:t>1+ attended individual appt</w:t>
            </w:r>
          </w:p>
        </w:tc>
        <w:tc>
          <w:tcPr>
            <w:tcW w:w="0" w:type="auto"/>
          </w:tcPr>
          <w:p w14:paraId="2E0D27D3" w14:textId="77777777" w:rsidR="00200323" w:rsidRPr="00B22AA3" w:rsidRDefault="00200323" w:rsidP="00123E23">
            <w:pPr>
              <w:pStyle w:val="Compact"/>
              <w:jc w:val="right"/>
              <w:rPr>
                <w:sz w:val="24"/>
              </w:rPr>
            </w:pPr>
            <w:r w:rsidRPr="00B22AA3">
              <w:rPr>
                <w:sz w:val="24"/>
              </w:rPr>
              <w:t>212889</w:t>
            </w:r>
          </w:p>
        </w:tc>
        <w:tc>
          <w:tcPr>
            <w:tcW w:w="0" w:type="auto"/>
          </w:tcPr>
          <w:p w14:paraId="49BD82D3" w14:textId="77777777" w:rsidR="00200323" w:rsidRPr="00B22AA3" w:rsidRDefault="00200323" w:rsidP="00123E23">
            <w:pPr>
              <w:pStyle w:val="Compact"/>
              <w:jc w:val="right"/>
              <w:rPr>
                <w:sz w:val="24"/>
              </w:rPr>
            </w:pPr>
            <w:r w:rsidRPr="00B22AA3">
              <w:rPr>
                <w:sz w:val="24"/>
              </w:rPr>
              <w:t>81</w:t>
            </w:r>
          </w:p>
        </w:tc>
      </w:tr>
      <w:tr w:rsidR="00200323" w:rsidRPr="00B22AA3" w14:paraId="3576E585" w14:textId="77777777" w:rsidTr="00123E23">
        <w:tc>
          <w:tcPr>
            <w:tcW w:w="0" w:type="auto"/>
          </w:tcPr>
          <w:p w14:paraId="5E839879" w14:textId="77777777" w:rsidR="00200323" w:rsidRPr="00B22AA3" w:rsidRDefault="00200323" w:rsidP="00123E23">
            <w:pPr>
              <w:pStyle w:val="Compact"/>
              <w:rPr>
                <w:sz w:val="24"/>
              </w:rPr>
            </w:pPr>
            <w:r w:rsidRPr="00B22AA3">
              <w:rPr>
                <w:sz w:val="24"/>
              </w:rPr>
              <w:t>3+ attended individual appt</w:t>
            </w:r>
          </w:p>
        </w:tc>
        <w:tc>
          <w:tcPr>
            <w:tcW w:w="0" w:type="auto"/>
          </w:tcPr>
          <w:p w14:paraId="797D44A7" w14:textId="77777777" w:rsidR="00200323" w:rsidRPr="00B22AA3" w:rsidRDefault="00200323" w:rsidP="00123E23">
            <w:pPr>
              <w:pStyle w:val="Compact"/>
              <w:jc w:val="right"/>
              <w:rPr>
                <w:sz w:val="24"/>
              </w:rPr>
            </w:pPr>
            <w:r w:rsidRPr="00B22AA3">
              <w:rPr>
                <w:sz w:val="24"/>
              </w:rPr>
              <w:t>110878</w:t>
            </w:r>
          </w:p>
        </w:tc>
        <w:tc>
          <w:tcPr>
            <w:tcW w:w="0" w:type="auto"/>
          </w:tcPr>
          <w:p w14:paraId="55BFADAF" w14:textId="77777777" w:rsidR="00200323" w:rsidRPr="00B22AA3" w:rsidRDefault="00200323" w:rsidP="00123E23">
            <w:pPr>
              <w:pStyle w:val="Compact"/>
              <w:jc w:val="right"/>
              <w:rPr>
                <w:sz w:val="24"/>
              </w:rPr>
            </w:pPr>
            <w:r w:rsidRPr="00B22AA3">
              <w:rPr>
                <w:sz w:val="24"/>
              </w:rPr>
              <w:t>81</w:t>
            </w:r>
          </w:p>
        </w:tc>
      </w:tr>
      <w:tr w:rsidR="00200323" w:rsidRPr="00B22AA3" w14:paraId="6FFC9149" w14:textId="77777777" w:rsidTr="00123E23">
        <w:tc>
          <w:tcPr>
            <w:tcW w:w="0" w:type="auto"/>
          </w:tcPr>
          <w:p w14:paraId="2D4FFC14" w14:textId="77777777" w:rsidR="00200323" w:rsidRPr="00B22AA3" w:rsidRDefault="00200323" w:rsidP="00123E23">
            <w:pPr>
              <w:pStyle w:val="Compact"/>
              <w:rPr>
                <w:sz w:val="24"/>
              </w:rPr>
            </w:pPr>
            <w:r w:rsidRPr="00B22AA3">
              <w:rPr>
                <w:sz w:val="24"/>
              </w:rPr>
              <w:t>3+ individual appts with CCAPS</w:t>
            </w:r>
          </w:p>
        </w:tc>
        <w:tc>
          <w:tcPr>
            <w:tcW w:w="0" w:type="auto"/>
          </w:tcPr>
          <w:p w14:paraId="70866028" w14:textId="77777777" w:rsidR="00200323" w:rsidRPr="00B22AA3" w:rsidRDefault="00200323" w:rsidP="00123E23">
            <w:pPr>
              <w:pStyle w:val="Compact"/>
              <w:jc w:val="right"/>
              <w:rPr>
                <w:sz w:val="24"/>
              </w:rPr>
            </w:pPr>
            <w:r w:rsidRPr="00B22AA3">
              <w:rPr>
                <w:sz w:val="24"/>
              </w:rPr>
              <w:t>47093</w:t>
            </w:r>
          </w:p>
        </w:tc>
        <w:tc>
          <w:tcPr>
            <w:tcW w:w="0" w:type="auto"/>
          </w:tcPr>
          <w:p w14:paraId="6E23D703" w14:textId="77777777" w:rsidR="00200323" w:rsidRPr="00B22AA3" w:rsidRDefault="00200323" w:rsidP="00123E23">
            <w:pPr>
              <w:pStyle w:val="Compact"/>
              <w:jc w:val="right"/>
              <w:rPr>
                <w:sz w:val="24"/>
              </w:rPr>
            </w:pPr>
            <w:r w:rsidRPr="00B22AA3">
              <w:rPr>
                <w:sz w:val="24"/>
              </w:rPr>
              <w:t>77</w:t>
            </w:r>
          </w:p>
        </w:tc>
      </w:tr>
      <w:tr w:rsidR="00200323" w:rsidRPr="00B22AA3" w14:paraId="1C5907C9" w14:textId="77777777" w:rsidTr="00B22AA3">
        <w:tc>
          <w:tcPr>
            <w:tcW w:w="0" w:type="auto"/>
          </w:tcPr>
          <w:p w14:paraId="475E9FD2" w14:textId="77777777" w:rsidR="00200323" w:rsidRPr="00B22AA3" w:rsidRDefault="00200323" w:rsidP="00123E23">
            <w:pPr>
              <w:pStyle w:val="Compact"/>
              <w:rPr>
                <w:sz w:val="24"/>
              </w:rPr>
            </w:pPr>
            <w:r w:rsidRPr="00B22AA3">
              <w:rPr>
                <w:sz w:val="24"/>
              </w:rPr>
              <w:t>CCAPS at first appointment</w:t>
            </w:r>
          </w:p>
        </w:tc>
        <w:tc>
          <w:tcPr>
            <w:tcW w:w="0" w:type="auto"/>
          </w:tcPr>
          <w:p w14:paraId="14261056" w14:textId="77777777" w:rsidR="00200323" w:rsidRPr="00B22AA3" w:rsidRDefault="00200323" w:rsidP="00123E23">
            <w:pPr>
              <w:pStyle w:val="Compact"/>
              <w:jc w:val="right"/>
              <w:rPr>
                <w:sz w:val="24"/>
              </w:rPr>
            </w:pPr>
            <w:r w:rsidRPr="00B22AA3">
              <w:rPr>
                <w:sz w:val="24"/>
              </w:rPr>
              <w:t>43417</w:t>
            </w:r>
          </w:p>
        </w:tc>
        <w:tc>
          <w:tcPr>
            <w:tcW w:w="0" w:type="auto"/>
          </w:tcPr>
          <w:p w14:paraId="134D6CF1" w14:textId="77777777" w:rsidR="00200323" w:rsidRPr="00B22AA3" w:rsidRDefault="00200323" w:rsidP="00123E23">
            <w:pPr>
              <w:pStyle w:val="Compact"/>
              <w:jc w:val="right"/>
              <w:rPr>
                <w:sz w:val="24"/>
              </w:rPr>
            </w:pPr>
            <w:r w:rsidRPr="00B22AA3">
              <w:rPr>
                <w:sz w:val="24"/>
              </w:rPr>
              <w:t>77</w:t>
            </w:r>
          </w:p>
        </w:tc>
      </w:tr>
      <w:tr w:rsidR="00200323" w:rsidRPr="00B22AA3" w14:paraId="15AADE96" w14:textId="77777777" w:rsidTr="00B22AA3">
        <w:tc>
          <w:tcPr>
            <w:tcW w:w="0" w:type="auto"/>
            <w:tcBorders>
              <w:bottom w:val="single" w:sz="4" w:space="0" w:color="auto"/>
            </w:tcBorders>
          </w:tcPr>
          <w:p w14:paraId="1E8C6045" w14:textId="77777777" w:rsidR="00200323" w:rsidRPr="00B22AA3" w:rsidRDefault="00200323" w:rsidP="00123E23">
            <w:pPr>
              <w:pStyle w:val="Compact"/>
              <w:rPr>
                <w:sz w:val="24"/>
              </w:rPr>
            </w:pPr>
            <w:r w:rsidRPr="00B22AA3">
              <w:rPr>
                <w:sz w:val="24"/>
              </w:rPr>
              <w:t>Complete data on moderators</w:t>
            </w:r>
          </w:p>
        </w:tc>
        <w:tc>
          <w:tcPr>
            <w:tcW w:w="0" w:type="auto"/>
            <w:tcBorders>
              <w:bottom w:val="single" w:sz="4" w:space="0" w:color="auto"/>
            </w:tcBorders>
          </w:tcPr>
          <w:p w14:paraId="0A55FE07" w14:textId="77777777" w:rsidR="00200323" w:rsidRPr="00B22AA3" w:rsidRDefault="00200323" w:rsidP="00123E23">
            <w:pPr>
              <w:pStyle w:val="Compact"/>
              <w:jc w:val="right"/>
              <w:rPr>
                <w:sz w:val="24"/>
              </w:rPr>
            </w:pPr>
            <w:r w:rsidRPr="00B22AA3">
              <w:rPr>
                <w:sz w:val="24"/>
              </w:rPr>
              <w:t>39358</w:t>
            </w:r>
          </w:p>
        </w:tc>
        <w:tc>
          <w:tcPr>
            <w:tcW w:w="0" w:type="auto"/>
            <w:tcBorders>
              <w:bottom w:val="single" w:sz="4" w:space="0" w:color="auto"/>
            </w:tcBorders>
          </w:tcPr>
          <w:p w14:paraId="1FFF068C" w14:textId="77777777" w:rsidR="00200323" w:rsidRPr="00B22AA3" w:rsidRDefault="00200323" w:rsidP="00123E23">
            <w:pPr>
              <w:pStyle w:val="Compact"/>
              <w:jc w:val="right"/>
              <w:rPr>
                <w:sz w:val="24"/>
              </w:rPr>
            </w:pPr>
            <w:r w:rsidRPr="00B22AA3">
              <w:rPr>
                <w:sz w:val="24"/>
              </w:rPr>
              <w:t>71</w:t>
            </w:r>
          </w:p>
        </w:tc>
      </w:tr>
    </w:tbl>
    <w:p w14:paraId="5729DD08" w14:textId="77777777" w:rsidR="00200323" w:rsidRDefault="00200323" w:rsidP="00200323">
      <w:pPr>
        <w:pStyle w:val="Heading3"/>
      </w:pPr>
      <w:bookmarkStart w:id="301" w:name="table-2"/>
      <w:r>
        <w:lastRenderedPageBreak/>
        <w:t>Table 2</w:t>
      </w:r>
      <w:bookmarkEnd w:id="301"/>
    </w:p>
    <w:p w14:paraId="7C11731D" w14:textId="77777777" w:rsidR="00200323" w:rsidRDefault="00200323" w:rsidP="00200323">
      <w:pPr>
        <w:pStyle w:val="Heading4"/>
      </w:pPr>
      <w:bookmarkStart w:id="302" w:name="X81df05fa8addf6b3860723f8df0b148bc7fc9ac"/>
      <w:r>
        <w:t>Demographic and Predictor Variables by Feedback Condition</w:t>
      </w:r>
      <w:bookmarkEnd w:id="302"/>
    </w:p>
    <w:tbl>
      <w:tblPr>
        <w:tblStyle w:val="Table"/>
        <w:tblW w:w="0" w:type="pct"/>
        <w:tblLook w:val="07E0" w:firstRow="1" w:lastRow="1" w:firstColumn="1" w:lastColumn="1" w:noHBand="1" w:noVBand="1"/>
      </w:tblPr>
      <w:tblGrid>
        <w:gridCol w:w="2209"/>
        <w:gridCol w:w="1430"/>
        <w:gridCol w:w="1576"/>
        <w:gridCol w:w="1576"/>
      </w:tblGrid>
      <w:tr w:rsidR="00200323" w:rsidRPr="00DD470A" w14:paraId="1E61AEA3" w14:textId="77777777" w:rsidTr="005E36DC">
        <w:tc>
          <w:tcPr>
            <w:tcW w:w="0" w:type="auto"/>
            <w:tcBorders>
              <w:top w:val="single" w:sz="4" w:space="0" w:color="auto"/>
              <w:bottom w:val="single" w:sz="2" w:space="0" w:color="auto"/>
            </w:tcBorders>
            <w:vAlign w:val="bottom"/>
          </w:tcPr>
          <w:p w14:paraId="447A1F5D" w14:textId="77777777" w:rsidR="00200323" w:rsidRPr="00DD470A" w:rsidRDefault="00200323" w:rsidP="00DD470A">
            <w:pPr>
              <w:pStyle w:val="Compact"/>
              <w:rPr>
                <w:rFonts w:cs="Times New Roman"/>
                <w:sz w:val="24"/>
              </w:rPr>
            </w:pPr>
            <w:r w:rsidRPr="00DD470A">
              <w:rPr>
                <w:rFonts w:cs="Times New Roman"/>
                <w:sz w:val="24"/>
              </w:rPr>
              <w:t>Variable</w:t>
            </w:r>
          </w:p>
        </w:tc>
        <w:tc>
          <w:tcPr>
            <w:tcW w:w="0" w:type="auto"/>
            <w:tcBorders>
              <w:top w:val="single" w:sz="4" w:space="0" w:color="auto"/>
              <w:bottom w:val="single" w:sz="2" w:space="0" w:color="auto"/>
            </w:tcBorders>
            <w:vAlign w:val="bottom"/>
          </w:tcPr>
          <w:p w14:paraId="1C120822" w14:textId="77777777" w:rsidR="00200323" w:rsidRPr="00DD470A" w:rsidRDefault="00200323" w:rsidP="00DD470A">
            <w:pPr>
              <w:pStyle w:val="Compact"/>
              <w:rPr>
                <w:rFonts w:cs="Times New Roman"/>
                <w:sz w:val="24"/>
              </w:rPr>
            </w:pPr>
            <w:r w:rsidRPr="00DD470A">
              <w:rPr>
                <w:rFonts w:cs="Times New Roman"/>
                <w:sz w:val="24"/>
              </w:rPr>
              <w:t>Value</w:t>
            </w:r>
          </w:p>
        </w:tc>
        <w:tc>
          <w:tcPr>
            <w:tcW w:w="0" w:type="auto"/>
            <w:tcBorders>
              <w:top w:val="single" w:sz="4" w:space="0" w:color="auto"/>
              <w:bottom w:val="single" w:sz="2" w:space="0" w:color="auto"/>
            </w:tcBorders>
            <w:vAlign w:val="bottom"/>
          </w:tcPr>
          <w:p w14:paraId="7ACEAF8E" w14:textId="77777777" w:rsidR="00200323" w:rsidRPr="00DD470A" w:rsidRDefault="00200323" w:rsidP="00DD470A">
            <w:pPr>
              <w:pStyle w:val="Compact"/>
              <w:rPr>
                <w:rFonts w:cs="Times New Roman"/>
                <w:sz w:val="24"/>
              </w:rPr>
            </w:pPr>
            <w:r w:rsidRPr="00DD470A">
              <w:rPr>
                <w:rFonts w:cs="Times New Roman"/>
                <w:sz w:val="24"/>
              </w:rPr>
              <w:t>No feedback</w:t>
            </w:r>
          </w:p>
        </w:tc>
        <w:tc>
          <w:tcPr>
            <w:tcW w:w="0" w:type="auto"/>
            <w:tcBorders>
              <w:top w:val="single" w:sz="4" w:space="0" w:color="auto"/>
              <w:bottom w:val="single" w:sz="2" w:space="0" w:color="auto"/>
            </w:tcBorders>
            <w:vAlign w:val="bottom"/>
          </w:tcPr>
          <w:p w14:paraId="6631C50F" w14:textId="77777777" w:rsidR="00200323" w:rsidRPr="00DD470A" w:rsidRDefault="00200323" w:rsidP="00DD470A">
            <w:pPr>
              <w:pStyle w:val="Compact"/>
              <w:rPr>
                <w:rFonts w:cs="Times New Roman"/>
                <w:sz w:val="24"/>
              </w:rPr>
            </w:pPr>
            <w:r w:rsidRPr="00DD470A">
              <w:rPr>
                <w:rFonts w:cs="Times New Roman"/>
                <w:sz w:val="24"/>
              </w:rPr>
              <w:t>Feedback</w:t>
            </w:r>
          </w:p>
        </w:tc>
      </w:tr>
      <w:tr w:rsidR="00200323" w:rsidRPr="00DD470A" w14:paraId="264C1C17" w14:textId="77777777" w:rsidTr="005E36DC">
        <w:tc>
          <w:tcPr>
            <w:tcW w:w="0" w:type="auto"/>
            <w:tcBorders>
              <w:top w:val="single" w:sz="2" w:space="0" w:color="auto"/>
            </w:tcBorders>
          </w:tcPr>
          <w:p w14:paraId="2475630E" w14:textId="77777777" w:rsidR="00200323" w:rsidRPr="00DD470A" w:rsidRDefault="00200323" w:rsidP="00DD470A">
            <w:pPr>
              <w:pStyle w:val="Compact"/>
              <w:rPr>
                <w:rFonts w:cs="Times New Roman"/>
                <w:sz w:val="24"/>
              </w:rPr>
            </w:pPr>
            <w:r w:rsidRPr="00DD470A">
              <w:rPr>
                <w:rFonts w:cs="Times New Roman"/>
                <w:sz w:val="24"/>
              </w:rPr>
              <w:t>Total client N (%)</w:t>
            </w:r>
          </w:p>
        </w:tc>
        <w:tc>
          <w:tcPr>
            <w:tcW w:w="0" w:type="auto"/>
            <w:tcBorders>
              <w:top w:val="single" w:sz="2" w:space="0" w:color="auto"/>
            </w:tcBorders>
          </w:tcPr>
          <w:p w14:paraId="4665E0A2" w14:textId="77777777" w:rsidR="00200323" w:rsidRPr="00DD470A" w:rsidRDefault="00200323" w:rsidP="00DD470A">
            <w:pPr>
              <w:rPr>
                <w:rFonts w:ascii="Times New Roman" w:hAnsi="Times New Roman" w:cs="Times New Roman"/>
              </w:rPr>
            </w:pPr>
          </w:p>
        </w:tc>
        <w:tc>
          <w:tcPr>
            <w:tcW w:w="0" w:type="auto"/>
            <w:tcBorders>
              <w:top w:val="single" w:sz="2" w:space="0" w:color="auto"/>
            </w:tcBorders>
          </w:tcPr>
          <w:p w14:paraId="4D678ACE" w14:textId="77777777" w:rsidR="00200323" w:rsidRPr="00DD470A" w:rsidRDefault="00200323" w:rsidP="00DD470A">
            <w:pPr>
              <w:pStyle w:val="Compact"/>
              <w:rPr>
                <w:rFonts w:cs="Times New Roman"/>
                <w:sz w:val="24"/>
              </w:rPr>
            </w:pPr>
            <w:r w:rsidRPr="00DD470A">
              <w:rPr>
                <w:rFonts w:cs="Times New Roman"/>
                <w:sz w:val="24"/>
              </w:rPr>
              <w:t>13765 (34.97)</w:t>
            </w:r>
          </w:p>
        </w:tc>
        <w:tc>
          <w:tcPr>
            <w:tcW w:w="0" w:type="auto"/>
            <w:tcBorders>
              <w:top w:val="single" w:sz="2" w:space="0" w:color="auto"/>
            </w:tcBorders>
          </w:tcPr>
          <w:p w14:paraId="1844E684" w14:textId="77777777" w:rsidR="00200323" w:rsidRPr="00DD470A" w:rsidRDefault="00200323" w:rsidP="00DD470A">
            <w:pPr>
              <w:pStyle w:val="Compact"/>
              <w:rPr>
                <w:rFonts w:cs="Times New Roman"/>
                <w:sz w:val="24"/>
              </w:rPr>
            </w:pPr>
            <w:r w:rsidRPr="00DD470A">
              <w:rPr>
                <w:rFonts w:cs="Times New Roman"/>
                <w:sz w:val="24"/>
              </w:rPr>
              <w:t>25593 (65.03)</w:t>
            </w:r>
          </w:p>
        </w:tc>
      </w:tr>
      <w:tr w:rsidR="00200323" w:rsidRPr="00DD470A" w14:paraId="6AEB6B6A" w14:textId="77777777" w:rsidTr="00123E23">
        <w:tc>
          <w:tcPr>
            <w:tcW w:w="0" w:type="auto"/>
          </w:tcPr>
          <w:p w14:paraId="50DE526E" w14:textId="77777777" w:rsidR="00200323" w:rsidRPr="00DD470A" w:rsidRDefault="00200323" w:rsidP="00DD470A">
            <w:pPr>
              <w:pStyle w:val="Compact"/>
              <w:rPr>
                <w:rFonts w:cs="Times New Roman"/>
                <w:sz w:val="24"/>
              </w:rPr>
            </w:pPr>
            <w:r w:rsidRPr="00DD470A">
              <w:rPr>
                <w:rFonts w:cs="Times New Roman"/>
                <w:sz w:val="24"/>
              </w:rPr>
              <w:t>Client age</w:t>
            </w:r>
          </w:p>
        </w:tc>
        <w:tc>
          <w:tcPr>
            <w:tcW w:w="0" w:type="auto"/>
          </w:tcPr>
          <w:p w14:paraId="7C0D2903"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1FEB5D3D" w14:textId="77777777" w:rsidR="00200323" w:rsidRPr="00DD470A" w:rsidRDefault="00200323" w:rsidP="00DD470A">
            <w:pPr>
              <w:pStyle w:val="Compact"/>
              <w:rPr>
                <w:rFonts w:cs="Times New Roman"/>
                <w:sz w:val="24"/>
              </w:rPr>
            </w:pPr>
            <w:r w:rsidRPr="00DD470A">
              <w:rPr>
                <w:rFonts w:cs="Times New Roman"/>
                <w:sz w:val="24"/>
              </w:rPr>
              <w:t>22.71 (5.45)</w:t>
            </w:r>
          </w:p>
        </w:tc>
        <w:tc>
          <w:tcPr>
            <w:tcW w:w="0" w:type="auto"/>
          </w:tcPr>
          <w:p w14:paraId="2364BE76" w14:textId="77777777" w:rsidR="00200323" w:rsidRPr="00DD470A" w:rsidRDefault="00200323" w:rsidP="00DD470A">
            <w:pPr>
              <w:pStyle w:val="Compact"/>
              <w:rPr>
                <w:rFonts w:cs="Times New Roman"/>
                <w:sz w:val="24"/>
              </w:rPr>
            </w:pPr>
            <w:r w:rsidRPr="00DD470A">
              <w:rPr>
                <w:rFonts w:cs="Times New Roman"/>
                <w:sz w:val="24"/>
              </w:rPr>
              <w:t>22.01 (4.42)</w:t>
            </w:r>
          </w:p>
        </w:tc>
      </w:tr>
      <w:tr w:rsidR="00200323" w:rsidRPr="00DD470A" w14:paraId="196935EB" w14:textId="77777777" w:rsidTr="00123E23">
        <w:tc>
          <w:tcPr>
            <w:tcW w:w="0" w:type="auto"/>
          </w:tcPr>
          <w:p w14:paraId="6484A456" w14:textId="77777777" w:rsidR="00200323" w:rsidRPr="00DD470A" w:rsidRDefault="00200323" w:rsidP="00DD470A">
            <w:pPr>
              <w:pStyle w:val="Compact"/>
              <w:rPr>
                <w:rFonts w:cs="Times New Roman"/>
                <w:sz w:val="24"/>
              </w:rPr>
            </w:pPr>
            <w:r w:rsidRPr="00DD470A">
              <w:rPr>
                <w:rFonts w:cs="Times New Roman"/>
                <w:sz w:val="24"/>
              </w:rPr>
              <w:t>Gender</w:t>
            </w:r>
          </w:p>
        </w:tc>
        <w:tc>
          <w:tcPr>
            <w:tcW w:w="0" w:type="auto"/>
          </w:tcPr>
          <w:p w14:paraId="4FA1678F" w14:textId="77777777" w:rsidR="00200323" w:rsidRPr="00DD470A" w:rsidRDefault="00200323" w:rsidP="00DD470A">
            <w:pPr>
              <w:pStyle w:val="Compact"/>
              <w:rPr>
                <w:rFonts w:cs="Times New Roman"/>
                <w:sz w:val="24"/>
              </w:rPr>
            </w:pPr>
            <w:r w:rsidRPr="00DD470A">
              <w:rPr>
                <w:rFonts w:cs="Times New Roman"/>
                <w:sz w:val="24"/>
              </w:rPr>
              <w:t>Woman</w:t>
            </w:r>
          </w:p>
        </w:tc>
        <w:tc>
          <w:tcPr>
            <w:tcW w:w="0" w:type="auto"/>
          </w:tcPr>
          <w:p w14:paraId="7E0EBD80" w14:textId="77777777" w:rsidR="00200323" w:rsidRPr="00DD470A" w:rsidRDefault="00200323" w:rsidP="00DD470A">
            <w:pPr>
              <w:pStyle w:val="Compact"/>
              <w:rPr>
                <w:rFonts w:cs="Times New Roman"/>
                <w:sz w:val="24"/>
              </w:rPr>
            </w:pPr>
            <w:r w:rsidRPr="00DD470A">
              <w:rPr>
                <w:rFonts w:cs="Times New Roman"/>
                <w:sz w:val="24"/>
              </w:rPr>
              <w:t>8851 (65.86)</w:t>
            </w:r>
          </w:p>
        </w:tc>
        <w:tc>
          <w:tcPr>
            <w:tcW w:w="0" w:type="auto"/>
          </w:tcPr>
          <w:p w14:paraId="1688CE90" w14:textId="77777777" w:rsidR="00200323" w:rsidRPr="00DD470A" w:rsidRDefault="00200323" w:rsidP="00DD470A">
            <w:pPr>
              <w:pStyle w:val="Compact"/>
              <w:rPr>
                <w:rFonts w:cs="Times New Roman"/>
                <w:sz w:val="24"/>
              </w:rPr>
            </w:pPr>
            <w:r w:rsidRPr="00DD470A">
              <w:rPr>
                <w:rFonts w:cs="Times New Roman"/>
                <w:sz w:val="24"/>
              </w:rPr>
              <w:t>16399 (66.25)</w:t>
            </w:r>
          </w:p>
        </w:tc>
      </w:tr>
      <w:tr w:rsidR="00200323" w:rsidRPr="00DD470A" w14:paraId="1DBF72C8" w14:textId="77777777" w:rsidTr="00123E23">
        <w:tc>
          <w:tcPr>
            <w:tcW w:w="0" w:type="auto"/>
          </w:tcPr>
          <w:p w14:paraId="74463669" w14:textId="77777777" w:rsidR="00200323" w:rsidRPr="00DD470A" w:rsidRDefault="00200323" w:rsidP="00DD470A">
            <w:pPr>
              <w:rPr>
                <w:rFonts w:ascii="Times New Roman" w:hAnsi="Times New Roman" w:cs="Times New Roman"/>
              </w:rPr>
            </w:pPr>
          </w:p>
        </w:tc>
        <w:tc>
          <w:tcPr>
            <w:tcW w:w="0" w:type="auto"/>
          </w:tcPr>
          <w:p w14:paraId="44A24345" w14:textId="77777777" w:rsidR="00200323" w:rsidRPr="00DD470A" w:rsidRDefault="00200323" w:rsidP="00DD470A">
            <w:pPr>
              <w:pStyle w:val="Compact"/>
              <w:rPr>
                <w:rFonts w:cs="Times New Roman"/>
                <w:sz w:val="24"/>
              </w:rPr>
            </w:pPr>
            <w:r w:rsidRPr="00DD470A">
              <w:rPr>
                <w:rFonts w:cs="Times New Roman"/>
                <w:sz w:val="24"/>
              </w:rPr>
              <w:t>Man</w:t>
            </w:r>
          </w:p>
        </w:tc>
        <w:tc>
          <w:tcPr>
            <w:tcW w:w="0" w:type="auto"/>
          </w:tcPr>
          <w:p w14:paraId="1FFB81EA" w14:textId="77777777" w:rsidR="00200323" w:rsidRPr="00DD470A" w:rsidRDefault="00200323" w:rsidP="00DD470A">
            <w:pPr>
              <w:pStyle w:val="Compact"/>
              <w:rPr>
                <w:rFonts w:cs="Times New Roman"/>
                <w:sz w:val="24"/>
              </w:rPr>
            </w:pPr>
            <w:r w:rsidRPr="00DD470A">
              <w:rPr>
                <w:rFonts w:cs="Times New Roman"/>
                <w:sz w:val="24"/>
              </w:rPr>
              <w:t>4375 (32.55)</w:t>
            </w:r>
          </w:p>
        </w:tc>
        <w:tc>
          <w:tcPr>
            <w:tcW w:w="0" w:type="auto"/>
          </w:tcPr>
          <w:p w14:paraId="0EB3AB4D" w14:textId="77777777" w:rsidR="00200323" w:rsidRPr="00DD470A" w:rsidRDefault="00200323" w:rsidP="00DD470A">
            <w:pPr>
              <w:pStyle w:val="Compact"/>
              <w:rPr>
                <w:rFonts w:cs="Times New Roman"/>
                <w:sz w:val="24"/>
              </w:rPr>
            </w:pPr>
            <w:r w:rsidRPr="00DD470A">
              <w:rPr>
                <w:rFonts w:cs="Times New Roman"/>
                <w:sz w:val="24"/>
              </w:rPr>
              <w:t>7729 (31.23)</w:t>
            </w:r>
          </w:p>
        </w:tc>
      </w:tr>
      <w:tr w:rsidR="00200323" w:rsidRPr="00DD470A" w14:paraId="3F9CE197" w14:textId="77777777" w:rsidTr="00123E23">
        <w:tc>
          <w:tcPr>
            <w:tcW w:w="0" w:type="auto"/>
          </w:tcPr>
          <w:p w14:paraId="54A312E9" w14:textId="77777777" w:rsidR="00200323" w:rsidRPr="00DD470A" w:rsidRDefault="00200323" w:rsidP="00DD470A">
            <w:pPr>
              <w:rPr>
                <w:rFonts w:ascii="Times New Roman" w:hAnsi="Times New Roman" w:cs="Times New Roman"/>
              </w:rPr>
            </w:pPr>
          </w:p>
        </w:tc>
        <w:tc>
          <w:tcPr>
            <w:tcW w:w="0" w:type="auto"/>
          </w:tcPr>
          <w:p w14:paraId="0F194D96" w14:textId="77777777" w:rsidR="00200323" w:rsidRPr="00DD470A" w:rsidRDefault="00200323" w:rsidP="00DD470A">
            <w:pPr>
              <w:pStyle w:val="Compact"/>
              <w:rPr>
                <w:rFonts w:cs="Times New Roman"/>
                <w:sz w:val="24"/>
              </w:rPr>
            </w:pPr>
            <w:r w:rsidRPr="00DD470A">
              <w:rPr>
                <w:rFonts w:cs="Times New Roman"/>
                <w:sz w:val="24"/>
              </w:rPr>
              <w:t>Transgender</w:t>
            </w:r>
          </w:p>
        </w:tc>
        <w:tc>
          <w:tcPr>
            <w:tcW w:w="0" w:type="auto"/>
          </w:tcPr>
          <w:p w14:paraId="58C23E45" w14:textId="77777777" w:rsidR="00200323" w:rsidRPr="00DD470A" w:rsidRDefault="00200323" w:rsidP="00DD470A">
            <w:pPr>
              <w:pStyle w:val="Compact"/>
              <w:rPr>
                <w:rFonts w:cs="Times New Roman"/>
                <w:sz w:val="24"/>
              </w:rPr>
            </w:pPr>
            <w:r w:rsidRPr="00DD470A">
              <w:rPr>
                <w:rFonts w:cs="Times New Roman"/>
                <w:sz w:val="24"/>
              </w:rPr>
              <w:t>67 (0.50)</w:t>
            </w:r>
          </w:p>
        </w:tc>
        <w:tc>
          <w:tcPr>
            <w:tcW w:w="0" w:type="auto"/>
          </w:tcPr>
          <w:p w14:paraId="2EDBC18C" w14:textId="77777777" w:rsidR="00200323" w:rsidRPr="00DD470A" w:rsidRDefault="00200323" w:rsidP="00DD470A">
            <w:pPr>
              <w:pStyle w:val="Compact"/>
              <w:rPr>
                <w:rFonts w:cs="Times New Roman"/>
                <w:sz w:val="24"/>
              </w:rPr>
            </w:pPr>
            <w:r w:rsidRPr="00DD470A">
              <w:rPr>
                <w:rFonts w:cs="Times New Roman"/>
                <w:sz w:val="24"/>
              </w:rPr>
              <w:t>209 (0.84)</w:t>
            </w:r>
          </w:p>
        </w:tc>
      </w:tr>
      <w:tr w:rsidR="00200323" w:rsidRPr="00DD470A" w14:paraId="71A6C70C" w14:textId="77777777" w:rsidTr="00123E23">
        <w:tc>
          <w:tcPr>
            <w:tcW w:w="0" w:type="auto"/>
          </w:tcPr>
          <w:p w14:paraId="00872D82" w14:textId="77777777" w:rsidR="00200323" w:rsidRPr="00DD470A" w:rsidRDefault="00200323" w:rsidP="00DD470A">
            <w:pPr>
              <w:rPr>
                <w:rFonts w:ascii="Times New Roman" w:hAnsi="Times New Roman" w:cs="Times New Roman"/>
              </w:rPr>
            </w:pPr>
          </w:p>
        </w:tc>
        <w:tc>
          <w:tcPr>
            <w:tcW w:w="0" w:type="auto"/>
          </w:tcPr>
          <w:p w14:paraId="5CE98AEC" w14:textId="77777777" w:rsidR="00200323" w:rsidRPr="00DD470A" w:rsidRDefault="00200323" w:rsidP="00DD470A">
            <w:pPr>
              <w:pStyle w:val="Compact"/>
              <w:rPr>
                <w:rFonts w:cs="Times New Roman"/>
                <w:sz w:val="24"/>
              </w:rPr>
            </w:pPr>
            <w:r w:rsidRPr="00DD470A">
              <w:rPr>
                <w:rFonts w:cs="Times New Roman"/>
                <w:sz w:val="24"/>
              </w:rPr>
              <w:t>Self-identify</w:t>
            </w:r>
          </w:p>
        </w:tc>
        <w:tc>
          <w:tcPr>
            <w:tcW w:w="0" w:type="auto"/>
          </w:tcPr>
          <w:p w14:paraId="06837082" w14:textId="77777777" w:rsidR="00200323" w:rsidRPr="00DD470A" w:rsidRDefault="00200323" w:rsidP="00DD470A">
            <w:pPr>
              <w:pStyle w:val="Compact"/>
              <w:rPr>
                <w:rFonts w:cs="Times New Roman"/>
                <w:sz w:val="24"/>
              </w:rPr>
            </w:pPr>
            <w:r w:rsidRPr="00DD470A">
              <w:rPr>
                <w:rFonts w:cs="Times New Roman"/>
                <w:sz w:val="24"/>
              </w:rPr>
              <w:t>147 (1.09)</w:t>
            </w:r>
          </w:p>
        </w:tc>
        <w:tc>
          <w:tcPr>
            <w:tcW w:w="0" w:type="auto"/>
          </w:tcPr>
          <w:p w14:paraId="7B7FD1F6" w14:textId="77777777" w:rsidR="00200323" w:rsidRPr="00DD470A" w:rsidRDefault="00200323" w:rsidP="00DD470A">
            <w:pPr>
              <w:pStyle w:val="Compact"/>
              <w:rPr>
                <w:rFonts w:cs="Times New Roman"/>
                <w:sz w:val="24"/>
              </w:rPr>
            </w:pPr>
            <w:r w:rsidRPr="00DD470A">
              <w:rPr>
                <w:rFonts w:cs="Times New Roman"/>
                <w:sz w:val="24"/>
              </w:rPr>
              <w:t>415 (1.68)</w:t>
            </w:r>
          </w:p>
        </w:tc>
      </w:tr>
      <w:tr w:rsidR="00200323" w:rsidRPr="00DD470A" w14:paraId="0B507D83" w14:textId="77777777" w:rsidTr="00123E23">
        <w:tc>
          <w:tcPr>
            <w:tcW w:w="0" w:type="auto"/>
          </w:tcPr>
          <w:p w14:paraId="262EFACB" w14:textId="77777777" w:rsidR="00200323" w:rsidRPr="00DD470A" w:rsidRDefault="00200323" w:rsidP="00DD470A">
            <w:pPr>
              <w:pStyle w:val="Compact"/>
              <w:rPr>
                <w:rFonts w:cs="Times New Roman"/>
                <w:sz w:val="24"/>
              </w:rPr>
            </w:pPr>
            <w:r w:rsidRPr="00DD470A">
              <w:rPr>
                <w:rFonts w:cs="Times New Roman"/>
                <w:sz w:val="24"/>
              </w:rPr>
              <w:t>Prior therapy</w:t>
            </w:r>
          </w:p>
        </w:tc>
        <w:tc>
          <w:tcPr>
            <w:tcW w:w="0" w:type="auto"/>
          </w:tcPr>
          <w:p w14:paraId="7357F2B8" w14:textId="77777777" w:rsidR="00200323" w:rsidRPr="00DD470A" w:rsidRDefault="00200323" w:rsidP="00DD470A">
            <w:pPr>
              <w:pStyle w:val="Compact"/>
              <w:rPr>
                <w:rFonts w:cs="Times New Roman"/>
                <w:sz w:val="24"/>
              </w:rPr>
            </w:pPr>
            <w:r w:rsidRPr="00DD470A">
              <w:rPr>
                <w:rFonts w:cs="Times New Roman"/>
                <w:sz w:val="24"/>
              </w:rPr>
              <w:t>No</w:t>
            </w:r>
          </w:p>
        </w:tc>
        <w:tc>
          <w:tcPr>
            <w:tcW w:w="0" w:type="auto"/>
          </w:tcPr>
          <w:p w14:paraId="100766CC" w14:textId="77777777" w:rsidR="00200323" w:rsidRPr="00DD470A" w:rsidRDefault="00200323" w:rsidP="00DD470A">
            <w:pPr>
              <w:pStyle w:val="Compact"/>
              <w:rPr>
                <w:rFonts w:cs="Times New Roman"/>
                <w:sz w:val="24"/>
              </w:rPr>
            </w:pPr>
            <w:r w:rsidRPr="00DD470A">
              <w:rPr>
                <w:rFonts w:cs="Times New Roman"/>
                <w:sz w:val="24"/>
              </w:rPr>
              <w:t>5311 (47.43)</w:t>
            </w:r>
          </w:p>
        </w:tc>
        <w:tc>
          <w:tcPr>
            <w:tcW w:w="0" w:type="auto"/>
          </w:tcPr>
          <w:p w14:paraId="06FF4D98" w14:textId="77777777" w:rsidR="00200323" w:rsidRPr="00DD470A" w:rsidRDefault="00200323" w:rsidP="00DD470A">
            <w:pPr>
              <w:pStyle w:val="Compact"/>
              <w:rPr>
                <w:rFonts w:cs="Times New Roman"/>
                <w:sz w:val="24"/>
              </w:rPr>
            </w:pPr>
            <w:r w:rsidRPr="00DD470A">
              <w:rPr>
                <w:rFonts w:cs="Times New Roman"/>
                <w:sz w:val="24"/>
              </w:rPr>
              <w:t>10963 (49.44)</w:t>
            </w:r>
          </w:p>
        </w:tc>
      </w:tr>
      <w:tr w:rsidR="00200323" w:rsidRPr="00DD470A" w14:paraId="4D1E0589" w14:textId="77777777" w:rsidTr="00123E23">
        <w:tc>
          <w:tcPr>
            <w:tcW w:w="0" w:type="auto"/>
          </w:tcPr>
          <w:p w14:paraId="29EBD465" w14:textId="77777777" w:rsidR="00200323" w:rsidRPr="00DD470A" w:rsidRDefault="00200323" w:rsidP="00DD470A">
            <w:pPr>
              <w:rPr>
                <w:rFonts w:ascii="Times New Roman" w:hAnsi="Times New Roman" w:cs="Times New Roman"/>
              </w:rPr>
            </w:pPr>
          </w:p>
        </w:tc>
        <w:tc>
          <w:tcPr>
            <w:tcW w:w="0" w:type="auto"/>
          </w:tcPr>
          <w:p w14:paraId="573FFD4F" w14:textId="77777777" w:rsidR="00200323" w:rsidRPr="00DD470A" w:rsidRDefault="00200323" w:rsidP="00DD470A">
            <w:pPr>
              <w:pStyle w:val="Compact"/>
              <w:rPr>
                <w:rFonts w:cs="Times New Roman"/>
                <w:sz w:val="24"/>
              </w:rPr>
            </w:pPr>
            <w:r w:rsidRPr="00DD470A">
              <w:rPr>
                <w:rFonts w:cs="Times New Roman"/>
                <w:sz w:val="24"/>
              </w:rPr>
              <w:t>Yes</w:t>
            </w:r>
          </w:p>
        </w:tc>
        <w:tc>
          <w:tcPr>
            <w:tcW w:w="0" w:type="auto"/>
          </w:tcPr>
          <w:p w14:paraId="4CE598A3" w14:textId="77777777" w:rsidR="00200323" w:rsidRPr="00DD470A" w:rsidRDefault="00200323" w:rsidP="00DD470A">
            <w:pPr>
              <w:pStyle w:val="Compact"/>
              <w:rPr>
                <w:rFonts w:cs="Times New Roman"/>
                <w:sz w:val="24"/>
              </w:rPr>
            </w:pPr>
            <w:r w:rsidRPr="00DD470A">
              <w:rPr>
                <w:rFonts w:cs="Times New Roman"/>
                <w:sz w:val="24"/>
              </w:rPr>
              <w:t>5886 (52.57)</w:t>
            </w:r>
          </w:p>
        </w:tc>
        <w:tc>
          <w:tcPr>
            <w:tcW w:w="0" w:type="auto"/>
          </w:tcPr>
          <w:p w14:paraId="1F1D965C" w14:textId="77777777" w:rsidR="00200323" w:rsidRPr="00DD470A" w:rsidRDefault="00200323" w:rsidP="00DD470A">
            <w:pPr>
              <w:pStyle w:val="Compact"/>
              <w:rPr>
                <w:rFonts w:cs="Times New Roman"/>
                <w:sz w:val="24"/>
              </w:rPr>
            </w:pPr>
            <w:r w:rsidRPr="00DD470A">
              <w:rPr>
                <w:rFonts w:cs="Times New Roman"/>
                <w:sz w:val="24"/>
              </w:rPr>
              <w:t>11212 (50.56)</w:t>
            </w:r>
          </w:p>
        </w:tc>
      </w:tr>
      <w:tr w:rsidR="00200323" w:rsidRPr="00DD470A" w14:paraId="5D6B40A6" w14:textId="77777777" w:rsidTr="00123E23">
        <w:tc>
          <w:tcPr>
            <w:tcW w:w="0" w:type="auto"/>
          </w:tcPr>
          <w:p w14:paraId="13C748DE" w14:textId="77777777" w:rsidR="00200323" w:rsidRPr="00DD470A" w:rsidRDefault="00200323" w:rsidP="00DD470A">
            <w:pPr>
              <w:pStyle w:val="Compact"/>
              <w:rPr>
                <w:rFonts w:cs="Times New Roman"/>
                <w:sz w:val="24"/>
              </w:rPr>
            </w:pPr>
            <w:r w:rsidRPr="00DD470A">
              <w:rPr>
                <w:rFonts w:cs="Times New Roman"/>
                <w:sz w:val="24"/>
              </w:rPr>
              <w:t>Depression</w:t>
            </w:r>
          </w:p>
        </w:tc>
        <w:tc>
          <w:tcPr>
            <w:tcW w:w="0" w:type="auto"/>
          </w:tcPr>
          <w:p w14:paraId="5F4315EF"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2BAD4EE3" w14:textId="77777777" w:rsidR="00200323" w:rsidRPr="00DD470A" w:rsidRDefault="00200323" w:rsidP="00DD470A">
            <w:pPr>
              <w:pStyle w:val="Compact"/>
              <w:rPr>
                <w:rFonts w:cs="Times New Roman"/>
                <w:sz w:val="24"/>
              </w:rPr>
            </w:pPr>
            <w:r w:rsidRPr="00DD470A">
              <w:rPr>
                <w:rFonts w:cs="Times New Roman"/>
                <w:sz w:val="24"/>
              </w:rPr>
              <w:t>1.79 (1.01)</w:t>
            </w:r>
          </w:p>
        </w:tc>
        <w:tc>
          <w:tcPr>
            <w:tcW w:w="0" w:type="auto"/>
          </w:tcPr>
          <w:p w14:paraId="32B824DF" w14:textId="77777777" w:rsidR="00200323" w:rsidRPr="00DD470A" w:rsidRDefault="00200323" w:rsidP="00DD470A">
            <w:pPr>
              <w:pStyle w:val="Compact"/>
              <w:rPr>
                <w:rFonts w:cs="Times New Roman"/>
                <w:sz w:val="24"/>
              </w:rPr>
            </w:pPr>
            <w:r w:rsidRPr="00DD470A">
              <w:rPr>
                <w:rFonts w:cs="Times New Roman"/>
                <w:sz w:val="24"/>
              </w:rPr>
              <w:t>1.84 (1.00)</w:t>
            </w:r>
          </w:p>
        </w:tc>
      </w:tr>
      <w:tr w:rsidR="00200323" w:rsidRPr="00DD470A" w14:paraId="70AFB7D3" w14:textId="77777777" w:rsidTr="00123E23">
        <w:tc>
          <w:tcPr>
            <w:tcW w:w="0" w:type="auto"/>
          </w:tcPr>
          <w:p w14:paraId="769BFEA3" w14:textId="77777777" w:rsidR="00200323" w:rsidRPr="00DD470A" w:rsidRDefault="00200323" w:rsidP="00DD470A">
            <w:pPr>
              <w:pStyle w:val="Compact"/>
              <w:rPr>
                <w:rFonts w:cs="Times New Roman"/>
                <w:sz w:val="24"/>
              </w:rPr>
            </w:pPr>
            <w:r w:rsidRPr="00DD470A">
              <w:rPr>
                <w:rFonts w:cs="Times New Roman"/>
                <w:sz w:val="24"/>
              </w:rPr>
              <w:t>Generalized Anxiety</w:t>
            </w:r>
          </w:p>
        </w:tc>
        <w:tc>
          <w:tcPr>
            <w:tcW w:w="0" w:type="auto"/>
          </w:tcPr>
          <w:p w14:paraId="5984A75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51151683" w14:textId="77777777" w:rsidR="00200323" w:rsidRPr="00DD470A" w:rsidRDefault="00200323" w:rsidP="00DD470A">
            <w:pPr>
              <w:pStyle w:val="Compact"/>
              <w:rPr>
                <w:rFonts w:cs="Times New Roman"/>
                <w:sz w:val="24"/>
              </w:rPr>
            </w:pPr>
            <w:r w:rsidRPr="00DD470A">
              <w:rPr>
                <w:rFonts w:cs="Times New Roman"/>
                <w:sz w:val="24"/>
              </w:rPr>
              <w:t>1.89 (0.91)</w:t>
            </w:r>
          </w:p>
        </w:tc>
        <w:tc>
          <w:tcPr>
            <w:tcW w:w="0" w:type="auto"/>
          </w:tcPr>
          <w:p w14:paraId="310D923B" w14:textId="77777777" w:rsidR="00200323" w:rsidRPr="00DD470A" w:rsidRDefault="00200323" w:rsidP="00DD470A">
            <w:pPr>
              <w:pStyle w:val="Compact"/>
              <w:rPr>
                <w:rFonts w:cs="Times New Roman"/>
                <w:sz w:val="24"/>
              </w:rPr>
            </w:pPr>
            <w:r w:rsidRPr="00DD470A">
              <w:rPr>
                <w:rFonts w:cs="Times New Roman"/>
                <w:sz w:val="24"/>
              </w:rPr>
              <w:t>1.98 (0.90)</w:t>
            </w:r>
          </w:p>
        </w:tc>
      </w:tr>
      <w:tr w:rsidR="00200323" w:rsidRPr="00DD470A" w14:paraId="4AC7B71D" w14:textId="77777777" w:rsidTr="00123E23">
        <w:tc>
          <w:tcPr>
            <w:tcW w:w="0" w:type="auto"/>
          </w:tcPr>
          <w:p w14:paraId="202C040E" w14:textId="77777777" w:rsidR="00200323" w:rsidRPr="00DD470A" w:rsidRDefault="00200323" w:rsidP="00DD470A">
            <w:pPr>
              <w:pStyle w:val="Compact"/>
              <w:rPr>
                <w:rFonts w:cs="Times New Roman"/>
                <w:sz w:val="24"/>
              </w:rPr>
            </w:pPr>
            <w:r w:rsidRPr="00DD470A">
              <w:rPr>
                <w:rFonts w:cs="Times New Roman"/>
                <w:sz w:val="24"/>
              </w:rPr>
              <w:t>Social Anxiety</w:t>
            </w:r>
          </w:p>
        </w:tc>
        <w:tc>
          <w:tcPr>
            <w:tcW w:w="0" w:type="auto"/>
          </w:tcPr>
          <w:p w14:paraId="53A43DDD"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5EE62AA3" w14:textId="77777777" w:rsidR="00200323" w:rsidRPr="00DD470A" w:rsidRDefault="00200323" w:rsidP="00DD470A">
            <w:pPr>
              <w:pStyle w:val="Compact"/>
              <w:rPr>
                <w:rFonts w:cs="Times New Roman"/>
                <w:sz w:val="24"/>
              </w:rPr>
            </w:pPr>
            <w:r w:rsidRPr="00DD470A">
              <w:rPr>
                <w:rFonts w:cs="Times New Roman"/>
                <w:sz w:val="24"/>
              </w:rPr>
              <w:t>1.92 (0.91)</w:t>
            </w:r>
          </w:p>
        </w:tc>
        <w:tc>
          <w:tcPr>
            <w:tcW w:w="0" w:type="auto"/>
          </w:tcPr>
          <w:p w14:paraId="3EFEA9DF" w14:textId="77777777" w:rsidR="00200323" w:rsidRPr="00DD470A" w:rsidRDefault="00200323" w:rsidP="00DD470A">
            <w:pPr>
              <w:pStyle w:val="Compact"/>
              <w:rPr>
                <w:rFonts w:cs="Times New Roman"/>
                <w:sz w:val="24"/>
              </w:rPr>
            </w:pPr>
            <w:r w:rsidRPr="00DD470A">
              <w:rPr>
                <w:rFonts w:cs="Times New Roman"/>
                <w:sz w:val="24"/>
              </w:rPr>
              <w:t>1.98 (0.90)</w:t>
            </w:r>
          </w:p>
        </w:tc>
      </w:tr>
      <w:tr w:rsidR="00200323" w:rsidRPr="00DD470A" w14:paraId="705D620B" w14:textId="77777777" w:rsidTr="00123E23">
        <w:tc>
          <w:tcPr>
            <w:tcW w:w="0" w:type="auto"/>
          </w:tcPr>
          <w:p w14:paraId="6AC8AAF9" w14:textId="77777777" w:rsidR="00200323" w:rsidRPr="00DD470A" w:rsidRDefault="00200323" w:rsidP="00DD470A">
            <w:pPr>
              <w:pStyle w:val="Compact"/>
              <w:rPr>
                <w:rFonts w:cs="Times New Roman"/>
                <w:sz w:val="24"/>
              </w:rPr>
            </w:pPr>
            <w:r w:rsidRPr="00DD470A">
              <w:rPr>
                <w:rFonts w:cs="Times New Roman"/>
                <w:sz w:val="24"/>
              </w:rPr>
              <w:t>Academic Distress</w:t>
            </w:r>
          </w:p>
        </w:tc>
        <w:tc>
          <w:tcPr>
            <w:tcW w:w="0" w:type="auto"/>
          </w:tcPr>
          <w:p w14:paraId="2F5411B0"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73750E6" w14:textId="77777777" w:rsidR="00200323" w:rsidRPr="00DD470A" w:rsidRDefault="00200323" w:rsidP="00DD470A">
            <w:pPr>
              <w:pStyle w:val="Compact"/>
              <w:rPr>
                <w:rFonts w:cs="Times New Roman"/>
                <w:sz w:val="24"/>
              </w:rPr>
            </w:pPr>
            <w:r w:rsidRPr="00DD470A">
              <w:rPr>
                <w:rFonts w:cs="Times New Roman"/>
                <w:sz w:val="24"/>
              </w:rPr>
              <w:t>1.81 (0.99)</w:t>
            </w:r>
          </w:p>
        </w:tc>
        <w:tc>
          <w:tcPr>
            <w:tcW w:w="0" w:type="auto"/>
          </w:tcPr>
          <w:p w14:paraId="302757BB" w14:textId="77777777" w:rsidR="00200323" w:rsidRPr="00DD470A" w:rsidRDefault="00200323" w:rsidP="00DD470A">
            <w:pPr>
              <w:pStyle w:val="Compact"/>
              <w:rPr>
                <w:rFonts w:cs="Times New Roman"/>
                <w:sz w:val="24"/>
              </w:rPr>
            </w:pPr>
            <w:r w:rsidRPr="00DD470A">
              <w:rPr>
                <w:rFonts w:cs="Times New Roman"/>
                <w:sz w:val="24"/>
              </w:rPr>
              <w:t>1.83 (0.97)</w:t>
            </w:r>
          </w:p>
        </w:tc>
      </w:tr>
      <w:tr w:rsidR="00200323" w:rsidRPr="00DD470A" w14:paraId="6ED1C72E" w14:textId="77777777" w:rsidTr="00123E23">
        <w:tc>
          <w:tcPr>
            <w:tcW w:w="0" w:type="auto"/>
          </w:tcPr>
          <w:p w14:paraId="49873A47" w14:textId="77777777" w:rsidR="00200323" w:rsidRPr="00DD470A" w:rsidRDefault="00200323" w:rsidP="00DD470A">
            <w:pPr>
              <w:pStyle w:val="Compact"/>
              <w:rPr>
                <w:rFonts w:cs="Times New Roman"/>
                <w:sz w:val="24"/>
              </w:rPr>
            </w:pPr>
            <w:r w:rsidRPr="00DD470A">
              <w:rPr>
                <w:rFonts w:cs="Times New Roman"/>
                <w:sz w:val="24"/>
              </w:rPr>
              <w:t>Eating Concerns</w:t>
            </w:r>
          </w:p>
        </w:tc>
        <w:tc>
          <w:tcPr>
            <w:tcW w:w="0" w:type="auto"/>
          </w:tcPr>
          <w:p w14:paraId="63D3A06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8BDEE8E" w14:textId="77777777" w:rsidR="00200323" w:rsidRPr="00DD470A" w:rsidRDefault="00200323" w:rsidP="00DD470A">
            <w:pPr>
              <w:pStyle w:val="Compact"/>
              <w:rPr>
                <w:rFonts w:cs="Times New Roman"/>
                <w:sz w:val="24"/>
              </w:rPr>
            </w:pPr>
            <w:r w:rsidRPr="00DD470A">
              <w:rPr>
                <w:rFonts w:cs="Times New Roman"/>
                <w:sz w:val="24"/>
              </w:rPr>
              <w:t>0.79 (0.91)</w:t>
            </w:r>
          </w:p>
        </w:tc>
        <w:tc>
          <w:tcPr>
            <w:tcW w:w="0" w:type="auto"/>
          </w:tcPr>
          <w:p w14:paraId="39759494" w14:textId="77777777" w:rsidR="00200323" w:rsidRPr="00DD470A" w:rsidRDefault="00200323" w:rsidP="00DD470A">
            <w:pPr>
              <w:pStyle w:val="Compact"/>
              <w:rPr>
                <w:rFonts w:cs="Times New Roman"/>
                <w:sz w:val="24"/>
              </w:rPr>
            </w:pPr>
            <w:r w:rsidRPr="00DD470A">
              <w:rPr>
                <w:rFonts w:cs="Times New Roman"/>
                <w:sz w:val="24"/>
              </w:rPr>
              <w:t>0.80 (0.92)</w:t>
            </w:r>
          </w:p>
        </w:tc>
      </w:tr>
      <w:tr w:rsidR="00200323" w:rsidRPr="00DD470A" w14:paraId="1AE7F870" w14:textId="77777777" w:rsidTr="00123E23">
        <w:tc>
          <w:tcPr>
            <w:tcW w:w="0" w:type="auto"/>
          </w:tcPr>
          <w:p w14:paraId="00D3329D" w14:textId="77777777" w:rsidR="00200323" w:rsidRPr="00DD470A" w:rsidRDefault="00200323" w:rsidP="00DD470A">
            <w:pPr>
              <w:pStyle w:val="Compact"/>
              <w:rPr>
                <w:rFonts w:cs="Times New Roman"/>
                <w:sz w:val="24"/>
              </w:rPr>
            </w:pPr>
            <w:r w:rsidRPr="00DD470A">
              <w:rPr>
                <w:rFonts w:cs="Times New Roman"/>
                <w:sz w:val="24"/>
              </w:rPr>
              <w:t>Hostility</w:t>
            </w:r>
          </w:p>
        </w:tc>
        <w:tc>
          <w:tcPr>
            <w:tcW w:w="0" w:type="auto"/>
          </w:tcPr>
          <w:p w14:paraId="41497119"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3984B189" w14:textId="77777777" w:rsidR="00200323" w:rsidRPr="00DD470A" w:rsidRDefault="00200323" w:rsidP="00DD470A">
            <w:pPr>
              <w:pStyle w:val="Compact"/>
              <w:rPr>
                <w:rFonts w:cs="Times New Roman"/>
                <w:sz w:val="24"/>
              </w:rPr>
            </w:pPr>
            <w:r w:rsidRPr="00DD470A">
              <w:rPr>
                <w:rFonts w:cs="Times New Roman"/>
                <w:sz w:val="24"/>
              </w:rPr>
              <w:t>0.95 (0.85)</w:t>
            </w:r>
          </w:p>
        </w:tc>
        <w:tc>
          <w:tcPr>
            <w:tcW w:w="0" w:type="auto"/>
          </w:tcPr>
          <w:p w14:paraId="329BB7D3" w14:textId="77777777" w:rsidR="00200323" w:rsidRPr="00DD470A" w:rsidRDefault="00200323" w:rsidP="00DD470A">
            <w:pPr>
              <w:pStyle w:val="Compact"/>
              <w:rPr>
                <w:rFonts w:cs="Times New Roman"/>
                <w:sz w:val="24"/>
              </w:rPr>
            </w:pPr>
            <w:r w:rsidRPr="00DD470A">
              <w:rPr>
                <w:rFonts w:cs="Times New Roman"/>
                <w:sz w:val="24"/>
              </w:rPr>
              <w:t>0.88 (0.82)</w:t>
            </w:r>
          </w:p>
        </w:tc>
      </w:tr>
      <w:tr w:rsidR="00200323" w:rsidRPr="00DD470A" w14:paraId="44EA287A" w14:textId="77777777" w:rsidTr="00123E23">
        <w:tc>
          <w:tcPr>
            <w:tcW w:w="0" w:type="auto"/>
          </w:tcPr>
          <w:p w14:paraId="5032B1E9" w14:textId="77777777" w:rsidR="00200323" w:rsidRPr="00DD470A" w:rsidRDefault="00200323" w:rsidP="00DD470A">
            <w:pPr>
              <w:pStyle w:val="Compact"/>
              <w:rPr>
                <w:rFonts w:cs="Times New Roman"/>
                <w:sz w:val="24"/>
              </w:rPr>
            </w:pPr>
            <w:r w:rsidRPr="00DD470A">
              <w:rPr>
                <w:rFonts w:cs="Times New Roman"/>
                <w:sz w:val="24"/>
              </w:rPr>
              <w:t>Alcohol Use</w:t>
            </w:r>
          </w:p>
        </w:tc>
        <w:tc>
          <w:tcPr>
            <w:tcW w:w="0" w:type="auto"/>
          </w:tcPr>
          <w:p w14:paraId="43E00D96"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05761A73" w14:textId="77777777" w:rsidR="00200323" w:rsidRPr="00DD470A" w:rsidRDefault="00200323" w:rsidP="00DD470A">
            <w:pPr>
              <w:pStyle w:val="Compact"/>
              <w:rPr>
                <w:rFonts w:cs="Times New Roman"/>
                <w:sz w:val="24"/>
              </w:rPr>
            </w:pPr>
            <w:r w:rsidRPr="00DD470A">
              <w:rPr>
                <w:rFonts w:cs="Times New Roman"/>
                <w:sz w:val="24"/>
              </w:rPr>
              <w:t>0.59 (0.85)</w:t>
            </w:r>
          </w:p>
        </w:tc>
        <w:tc>
          <w:tcPr>
            <w:tcW w:w="0" w:type="auto"/>
          </w:tcPr>
          <w:p w14:paraId="1EE150EC" w14:textId="77777777" w:rsidR="00200323" w:rsidRPr="00DD470A" w:rsidRDefault="00200323" w:rsidP="00DD470A">
            <w:pPr>
              <w:pStyle w:val="Compact"/>
              <w:rPr>
                <w:rFonts w:cs="Times New Roman"/>
                <w:sz w:val="24"/>
              </w:rPr>
            </w:pPr>
            <w:r w:rsidRPr="00DD470A">
              <w:rPr>
                <w:rFonts w:cs="Times New Roman"/>
                <w:sz w:val="24"/>
              </w:rPr>
              <w:t>0.54 (0.82)</w:t>
            </w:r>
          </w:p>
        </w:tc>
      </w:tr>
      <w:tr w:rsidR="00200323" w:rsidRPr="00DD470A" w14:paraId="51F3B5EC" w14:textId="77777777" w:rsidTr="00123E23">
        <w:tc>
          <w:tcPr>
            <w:tcW w:w="0" w:type="auto"/>
          </w:tcPr>
          <w:p w14:paraId="661FB9BE" w14:textId="77777777" w:rsidR="00200323" w:rsidRPr="00DD470A" w:rsidRDefault="00200323" w:rsidP="00DD470A">
            <w:pPr>
              <w:pStyle w:val="Compact"/>
              <w:rPr>
                <w:rFonts w:cs="Times New Roman"/>
                <w:sz w:val="24"/>
              </w:rPr>
            </w:pPr>
            <w:r w:rsidRPr="00DD470A">
              <w:rPr>
                <w:rFonts w:cs="Times New Roman"/>
                <w:sz w:val="24"/>
              </w:rPr>
              <w:t>Distress Index</w:t>
            </w:r>
          </w:p>
        </w:tc>
        <w:tc>
          <w:tcPr>
            <w:tcW w:w="0" w:type="auto"/>
          </w:tcPr>
          <w:p w14:paraId="6A259DAA"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401E7553" w14:textId="77777777" w:rsidR="00200323" w:rsidRPr="00DD470A" w:rsidRDefault="00200323" w:rsidP="00DD470A">
            <w:pPr>
              <w:pStyle w:val="Compact"/>
              <w:rPr>
                <w:rFonts w:cs="Times New Roman"/>
                <w:sz w:val="24"/>
              </w:rPr>
            </w:pPr>
            <w:r w:rsidRPr="00DD470A">
              <w:rPr>
                <w:rFonts w:cs="Times New Roman"/>
                <w:sz w:val="24"/>
              </w:rPr>
              <w:t>1.83 (0.79)</w:t>
            </w:r>
          </w:p>
        </w:tc>
        <w:tc>
          <w:tcPr>
            <w:tcW w:w="0" w:type="auto"/>
          </w:tcPr>
          <w:p w14:paraId="6B87C093" w14:textId="77777777" w:rsidR="00200323" w:rsidRPr="00DD470A" w:rsidRDefault="00200323" w:rsidP="00DD470A">
            <w:pPr>
              <w:pStyle w:val="Compact"/>
              <w:rPr>
                <w:rFonts w:cs="Times New Roman"/>
                <w:sz w:val="24"/>
              </w:rPr>
            </w:pPr>
            <w:r w:rsidRPr="00DD470A">
              <w:rPr>
                <w:rFonts w:cs="Times New Roman"/>
                <w:sz w:val="24"/>
              </w:rPr>
              <w:t>1.87 (0.77)</w:t>
            </w:r>
          </w:p>
        </w:tc>
      </w:tr>
      <w:tr w:rsidR="00200323" w:rsidRPr="00DD470A" w14:paraId="11599CD3" w14:textId="77777777" w:rsidTr="00123E23">
        <w:tc>
          <w:tcPr>
            <w:tcW w:w="0" w:type="auto"/>
          </w:tcPr>
          <w:p w14:paraId="0D96F594" w14:textId="77777777" w:rsidR="00200323" w:rsidRPr="00DD470A" w:rsidRDefault="00200323" w:rsidP="00DD470A">
            <w:pPr>
              <w:pStyle w:val="Compact"/>
              <w:rPr>
                <w:rFonts w:cs="Times New Roman"/>
                <w:sz w:val="24"/>
              </w:rPr>
            </w:pPr>
            <w:r w:rsidRPr="00DD470A">
              <w:rPr>
                <w:rFonts w:cs="Times New Roman"/>
                <w:sz w:val="24"/>
              </w:rPr>
              <w:t>CCAPS frequency</w:t>
            </w:r>
          </w:p>
        </w:tc>
        <w:tc>
          <w:tcPr>
            <w:tcW w:w="0" w:type="auto"/>
          </w:tcPr>
          <w:p w14:paraId="7357F63F"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108EB3AB" w14:textId="77777777" w:rsidR="00200323" w:rsidRPr="00DD470A" w:rsidRDefault="00200323" w:rsidP="00DD470A">
            <w:pPr>
              <w:pStyle w:val="Compact"/>
              <w:rPr>
                <w:rFonts w:cs="Times New Roman"/>
                <w:sz w:val="24"/>
              </w:rPr>
            </w:pPr>
            <w:r w:rsidRPr="00DD470A">
              <w:rPr>
                <w:rFonts w:cs="Times New Roman"/>
                <w:sz w:val="24"/>
              </w:rPr>
              <w:t>0.76 (0.30)</w:t>
            </w:r>
          </w:p>
        </w:tc>
        <w:tc>
          <w:tcPr>
            <w:tcW w:w="0" w:type="auto"/>
          </w:tcPr>
          <w:p w14:paraId="4D8F666F" w14:textId="77777777" w:rsidR="00200323" w:rsidRPr="00DD470A" w:rsidRDefault="00200323" w:rsidP="00DD470A">
            <w:pPr>
              <w:pStyle w:val="Compact"/>
              <w:rPr>
                <w:rFonts w:cs="Times New Roman"/>
                <w:sz w:val="24"/>
              </w:rPr>
            </w:pPr>
            <w:r w:rsidRPr="00DD470A">
              <w:rPr>
                <w:rFonts w:cs="Times New Roman"/>
                <w:sz w:val="24"/>
              </w:rPr>
              <w:t>0.82 (0.27)</w:t>
            </w:r>
          </w:p>
        </w:tc>
      </w:tr>
      <w:tr w:rsidR="00200323" w:rsidRPr="00DD470A" w14:paraId="2CBAC998" w14:textId="77777777" w:rsidTr="00123E23">
        <w:tc>
          <w:tcPr>
            <w:tcW w:w="0" w:type="auto"/>
          </w:tcPr>
          <w:p w14:paraId="35E1FEBA" w14:textId="77777777" w:rsidR="00200323" w:rsidRPr="00DD470A" w:rsidRDefault="00200323" w:rsidP="00DD470A">
            <w:pPr>
              <w:pStyle w:val="Compact"/>
              <w:rPr>
                <w:rFonts w:cs="Times New Roman"/>
                <w:sz w:val="24"/>
              </w:rPr>
            </w:pPr>
            <w:r w:rsidRPr="00DD470A">
              <w:rPr>
                <w:rFonts w:cs="Times New Roman"/>
                <w:sz w:val="24"/>
              </w:rPr>
              <w:t>Appointment N</w:t>
            </w:r>
          </w:p>
        </w:tc>
        <w:tc>
          <w:tcPr>
            <w:tcW w:w="0" w:type="auto"/>
          </w:tcPr>
          <w:p w14:paraId="39F608A0" w14:textId="77777777" w:rsidR="00200323" w:rsidRPr="00DD470A" w:rsidRDefault="00200323" w:rsidP="00DD470A">
            <w:pPr>
              <w:pStyle w:val="Compact"/>
              <w:rPr>
                <w:rFonts w:cs="Times New Roman"/>
                <w:sz w:val="24"/>
              </w:rPr>
            </w:pPr>
            <w:r w:rsidRPr="00DD470A">
              <w:rPr>
                <w:rFonts w:cs="Times New Roman"/>
                <w:sz w:val="24"/>
              </w:rPr>
              <w:t>Mean (SD)</w:t>
            </w:r>
          </w:p>
        </w:tc>
        <w:tc>
          <w:tcPr>
            <w:tcW w:w="0" w:type="auto"/>
          </w:tcPr>
          <w:p w14:paraId="2EB5C0E9" w14:textId="77777777" w:rsidR="00200323" w:rsidRPr="00DD470A" w:rsidRDefault="00200323" w:rsidP="00DD470A">
            <w:pPr>
              <w:pStyle w:val="Compact"/>
              <w:rPr>
                <w:rFonts w:cs="Times New Roman"/>
                <w:sz w:val="24"/>
              </w:rPr>
            </w:pPr>
            <w:r w:rsidRPr="00DD470A">
              <w:rPr>
                <w:rFonts w:cs="Times New Roman"/>
                <w:sz w:val="24"/>
              </w:rPr>
              <w:t>8.41 (4.67)</w:t>
            </w:r>
          </w:p>
        </w:tc>
        <w:tc>
          <w:tcPr>
            <w:tcW w:w="0" w:type="auto"/>
          </w:tcPr>
          <w:p w14:paraId="0DB67BDF" w14:textId="77777777" w:rsidR="00200323" w:rsidRPr="00DD470A" w:rsidRDefault="00200323" w:rsidP="00DD470A">
            <w:pPr>
              <w:pStyle w:val="Compact"/>
              <w:rPr>
                <w:rFonts w:cs="Times New Roman"/>
                <w:sz w:val="24"/>
              </w:rPr>
            </w:pPr>
            <w:r w:rsidRPr="00DD470A">
              <w:rPr>
                <w:rFonts w:cs="Times New Roman"/>
                <w:sz w:val="24"/>
              </w:rPr>
              <w:t>7.67 (4.36)</w:t>
            </w:r>
          </w:p>
        </w:tc>
      </w:tr>
      <w:tr w:rsidR="00200323" w:rsidRPr="00DD470A" w14:paraId="28646698" w14:textId="77777777" w:rsidTr="005E36DC">
        <w:tc>
          <w:tcPr>
            <w:tcW w:w="0" w:type="auto"/>
          </w:tcPr>
          <w:p w14:paraId="14D48CCF" w14:textId="77777777" w:rsidR="00200323" w:rsidRPr="00DD470A" w:rsidRDefault="00200323" w:rsidP="00DD470A">
            <w:pPr>
              <w:pStyle w:val="Compact"/>
              <w:rPr>
                <w:rFonts w:cs="Times New Roman"/>
                <w:sz w:val="24"/>
              </w:rPr>
            </w:pPr>
            <w:r w:rsidRPr="00DD470A">
              <w:rPr>
                <w:rFonts w:cs="Times New Roman"/>
                <w:sz w:val="24"/>
              </w:rPr>
              <w:t>Hospitalization</w:t>
            </w:r>
          </w:p>
        </w:tc>
        <w:tc>
          <w:tcPr>
            <w:tcW w:w="0" w:type="auto"/>
          </w:tcPr>
          <w:p w14:paraId="392AAAB4" w14:textId="77777777" w:rsidR="00200323" w:rsidRPr="00DD470A" w:rsidRDefault="00200323" w:rsidP="00DD470A">
            <w:pPr>
              <w:pStyle w:val="Compact"/>
              <w:rPr>
                <w:rFonts w:cs="Times New Roman"/>
                <w:sz w:val="24"/>
              </w:rPr>
            </w:pPr>
            <w:r w:rsidRPr="00DD470A">
              <w:rPr>
                <w:rFonts w:cs="Times New Roman"/>
                <w:sz w:val="24"/>
              </w:rPr>
              <w:t>No</w:t>
            </w:r>
          </w:p>
        </w:tc>
        <w:tc>
          <w:tcPr>
            <w:tcW w:w="0" w:type="auto"/>
          </w:tcPr>
          <w:p w14:paraId="34E39C80" w14:textId="77777777" w:rsidR="00200323" w:rsidRPr="00DD470A" w:rsidRDefault="00200323" w:rsidP="00DD470A">
            <w:pPr>
              <w:pStyle w:val="Compact"/>
              <w:rPr>
                <w:rFonts w:cs="Times New Roman"/>
                <w:sz w:val="24"/>
              </w:rPr>
            </w:pPr>
            <w:r w:rsidRPr="00DD470A">
              <w:rPr>
                <w:rFonts w:cs="Times New Roman"/>
                <w:sz w:val="24"/>
              </w:rPr>
              <w:t>12452 (90.46)</w:t>
            </w:r>
          </w:p>
        </w:tc>
        <w:tc>
          <w:tcPr>
            <w:tcW w:w="0" w:type="auto"/>
          </w:tcPr>
          <w:p w14:paraId="1AF79D90" w14:textId="77777777" w:rsidR="00200323" w:rsidRPr="00DD470A" w:rsidRDefault="00200323" w:rsidP="00DD470A">
            <w:pPr>
              <w:pStyle w:val="Compact"/>
              <w:rPr>
                <w:rFonts w:cs="Times New Roman"/>
                <w:sz w:val="24"/>
              </w:rPr>
            </w:pPr>
            <w:r w:rsidRPr="00DD470A">
              <w:rPr>
                <w:rFonts w:cs="Times New Roman"/>
                <w:sz w:val="24"/>
              </w:rPr>
              <w:t>23608 (92.24)</w:t>
            </w:r>
          </w:p>
        </w:tc>
      </w:tr>
      <w:tr w:rsidR="00200323" w:rsidRPr="00DD470A" w14:paraId="6D1925C9" w14:textId="77777777" w:rsidTr="005E36DC">
        <w:tc>
          <w:tcPr>
            <w:tcW w:w="0" w:type="auto"/>
            <w:tcBorders>
              <w:bottom w:val="single" w:sz="4" w:space="0" w:color="auto"/>
            </w:tcBorders>
          </w:tcPr>
          <w:p w14:paraId="2EC0A16C" w14:textId="77777777" w:rsidR="00200323" w:rsidRPr="00DD470A" w:rsidRDefault="00200323" w:rsidP="00DD470A">
            <w:pPr>
              <w:rPr>
                <w:rFonts w:ascii="Times New Roman" w:hAnsi="Times New Roman" w:cs="Times New Roman"/>
              </w:rPr>
            </w:pPr>
          </w:p>
        </w:tc>
        <w:tc>
          <w:tcPr>
            <w:tcW w:w="0" w:type="auto"/>
            <w:tcBorders>
              <w:bottom w:val="single" w:sz="4" w:space="0" w:color="auto"/>
            </w:tcBorders>
          </w:tcPr>
          <w:p w14:paraId="2EFD7BA9" w14:textId="77777777" w:rsidR="00200323" w:rsidRPr="00DD470A" w:rsidRDefault="00200323" w:rsidP="00DD470A">
            <w:pPr>
              <w:pStyle w:val="Compact"/>
              <w:rPr>
                <w:rFonts w:cs="Times New Roman"/>
                <w:sz w:val="24"/>
              </w:rPr>
            </w:pPr>
            <w:r w:rsidRPr="00DD470A">
              <w:rPr>
                <w:rFonts w:cs="Times New Roman"/>
                <w:sz w:val="24"/>
              </w:rPr>
              <w:t>Yes</w:t>
            </w:r>
          </w:p>
        </w:tc>
        <w:tc>
          <w:tcPr>
            <w:tcW w:w="0" w:type="auto"/>
            <w:tcBorders>
              <w:bottom w:val="single" w:sz="4" w:space="0" w:color="auto"/>
            </w:tcBorders>
          </w:tcPr>
          <w:p w14:paraId="4D7DCA8D" w14:textId="77777777" w:rsidR="00200323" w:rsidRPr="00DD470A" w:rsidRDefault="00200323" w:rsidP="00DD470A">
            <w:pPr>
              <w:pStyle w:val="Compact"/>
              <w:rPr>
                <w:rFonts w:cs="Times New Roman"/>
                <w:sz w:val="24"/>
              </w:rPr>
            </w:pPr>
            <w:r w:rsidRPr="00DD470A">
              <w:rPr>
                <w:rFonts w:cs="Times New Roman"/>
                <w:sz w:val="24"/>
              </w:rPr>
              <w:t>1313 (9.54)</w:t>
            </w:r>
          </w:p>
        </w:tc>
        <w:tc>
          <w:tcPr>
            <w:tcW w:w="0" w:type="auto"/>
            <w:tcBorders>
              <w:bottom w:val="single" w:sz="4" w:space="0" w:color="auto"/>
            </w:tcBorders>
          </w:tcPr>
          <w:p w14:paraId="6DD059FD" w14:textId="77777777" w:rsidR="00200323" w:rsidRPr="00DD470A" w:rsidRDefault="00200323" w:rsidP="00DD470A">
            <w:pPr>
              <w:pStyle w:val="Compact"/>
              <w:rPr>
                <w:rFonts w:cs="Times New Roman"/>
                <w:sz w:val="24"/>
              </w:rPr>
            </w:pPr>
            <w:r w:rsidRPr="00DD470A">
              <w:rPr>
                <w:rFonts w:cs="Times New Roman"/>
                <w:sz w:val="24"/>
              </w:rPr>
              <w:t>1985 (7.76)</w:t>
            </w:r>
          </w:p>
        </w:tc>
      </w:tr>
    </w:tbl>
    <w:p w14:paraId="78CB78FE" w14:textId="77777777" w:rsidR="00200323" w:rsidRPr="00B807AD" w:rsidRDefault="00200323" w:rsidP="00200323">
      <w:pPr>
        <w:pStyle w:val="Heading3"/>
        <w:rPr>
          <w:sz w:val="22"/>
          <w:szCs w:val="22"/>
        </w:rPr>
      </w:pPr>
      <w:bookmarkStart w:id="303" w:name="table-3"/>
      <w:r w:rsidRPr="00B807AD">
        <w:rPr>
          <w:sz w:val="22"/>
          <w:szCs w:val="22"/>
        </w:rPr>
        <w:lastRenderedPageBreak/>
        <w:t>Table 3</w:t>
      </w:r>
      <w:bookmarkEnd w:id="303"/>
    </w:p>
    <w:p w14:paraId="30ED948C" w14:textId="77777777" w:rsidR="00200323" w:rsidRPr="00B807AD" w:rsidRDefault="00200323" w:rsidP="00200323">
      <w:pPr>
        <w:pStyle w:val="Heading4"/>
        <w:rPr>
          <w:sz w:val="22"/>
          <w:szCs w:val="22"/>
        </w:rPr>
      </w:pPr>
      <w:bookmarkStart w:id="304" w:name="effects-of-feedback-on-deterioration"/>
      <w:r w:rsidRPr="00B807AD">
        <w:rPr>
          <w:sz w:val="22"/>
          <w:szCs w:val="22"/>
        </w:rPr>
        <w:t>Effects of Feedback on Deterioration</w:t>
      </w:r>
      <w:bookmarkEnd w:id="304"/>
    </w:p>
    <w:tbl>
      <w:tblPr>
        <w:tblStyle w:val="Table"/>
        <w:tblW w:w="5451" w:type="pct"/>
        <w:tblLayout w:type="fixed"/>
        <w:tblLook w:val="07E0" w:firstRow="1" w:lastRow="1" w:firstColumn="1" w:lastColumn="1" w:noHBand="1" w:noVBand="1"/>
      </w:tblPr>
      <w:tblGrid>
        <w:gridCol w:w="1889"/>
        <w:gridCol w:w="1530"/>
        <w:gridCol w:w="1530"/>
        <w:gridCol w:w="1530"/>
        <w:gridCol w:w="1530"/>
        <w:gridCol w:w="1530"/>
        <w:gridCol w:w="1530"/>
        <w:gridCol w:w="1530"/>
        <w:gridCol w:w="1530"/>
      </w:tblGrid>
      <w:tr w:rsidR="00B807AD" w:rsidRPr="00B807AD" w14:paraId="2C004376" w14:textId="77777777" w:rsidTr="00B807AD">
        <w:tc>
          <w:tcPr>
            <w:tcW w:w="1890" w:type="dxa"/>
            <w:tcBorders>
              <w:top w:val="single" w:sz="4" w:space="0" w:color="auto"/>
              <w:bottom w:val="single" w:sz="2" w:space="0" w:color="auto"/>
            </w:tcBorders>
            <w:vAlign w:val="bottom"/>
          </w:tcPr>
          <w:p w14:paraId="25688478" w14:textId="77777777" w:rsidR="00200323" w:rsidRPr="00B807AD" w:rsidRDefault="00200323" w:rsidP="00123E23">
            <w:pPr>
              <w:rPr>
                <w:rFonts w:ascii="Times New Roman" w:hAnsi="Times New Roman" w:cs="Times New Roman"/>
                <w:sz w:val="22"/>
                <w:szCs w:val="22"/>
              </w:rPr>
            </w:pPr>
          </w:p>
        </w:tc>
        <w:tc>
          <w:tcPr>
            <w:tcW w:w="1530" w:type="dxa"/>
            <w:tcBorders>
              <w:top w:val="single" w:sz="4" w:space="0" w:color="auto"/>
              <w:bottom w:val="single" w:sz="2" w:space="0" w:color="auto"/>
            </w:tcBorders>
            <w:vAlign w:val="bottom"/>
          </w:tcPr>
          <w:p w14:paraId="35AEBF9E" w14:textId="77777777" w:rsidR="00200323" w:rsidRPr="00B807AD" w:rsidRDefault="00200323" w:rsidP="00123E23">
            <w:pPr>
              <w:pStyle w:val="Compact"/>
              <w:rPr>
                <w:rFonts w:cs="Times New Roman"/>
                <w:sz w:val="22"/>
                <w:szCs w:val="22"/>
              </w:rPr>
            </w:pPr>
            <w:r w:rsidRPr="00B807AD">
              <w:rPr>
                <w:rFonts w:cs="Times New Roman"/>
                <w:sz w:val="22"/>
                <w:szCs w:val="22"/>
              </w:rPr>
              <w:t>Depression</w:t>
            </w:r>
          </w:p>
        </w:tc>
        <w:tc>
          <w:tcPr>
            <w:tcW w:w="1530" w:type="dxa"/>
            <w:tcBorders>
              <w:top w:val="single" w:sz="4" w:space="0" w:color="auto"/>
              <w:bottom w:val="single" w:sz="2" w:space="0" w:color="auto"/>
            </w:tcBorders>
            <w:vAlign w:val="bottom"/>
          </w:tcPr>
          <w:p w14:paraId="0BF9E9F1" w14:textId="77777777" w:rsidR="00200323" w:rsidRPr="00B807AD" w:rsidRDefault="00200323" w:rsidP="00123E23">
            <w:pPr>
              <w:pStyle w:val="Compact"/>
              <w:rPr>
                <w:rFonts w:cs="Times New Roman"/>
                <w:sz w:val="22"/>
                <w:szCs w:val="22"/>
              </w:rPr>
            </w:pPr>
            <w:r w:rsidRPr="00B807AD">
              <w:rPr>
                <w:rFonts w:cs="Times New Roman"/>
                <w:sz w:val="22"/>
                <w:szCs w:val="22"/>
              </w:rPr>
              <w:t>Generalized Anxiety</w:t>
            </w:r>
          </w:p>
        </w:tc>
        <w:tc>
          <w:tcPr>
            <w:tcW w:w="1530" w:type="dxa"/>
            <w:tcBorders>
              <w:top w:val="single" w:sz="4" w:space="0" w:color="auto"/>
              <w:bottom w:val="single" w:sz="2" w:space="0" w:color="auto"/>
            </w:tcBorders>
            <w:vAlign w:val="bottom"/>
          </w:tcPr>
          <w:p w14:paraId="0D90785A" w14:textId="77777777" w:rsidR="00200323" w:rsidRPr="00B807AD" w:rsidRDefault="00200323" w:rsidP="00123E23">
            <w:pPr>
              <w:pStyle w:val="Compact"/>
              <w:rPr>
                <w:rFonts w:cs="Times New Roman"/>
                <w:sz w:val="22"/>
                <w:szCs w:val="22"/>
              </w:rPr>
            </w:pPr>
            <w:r w:rsidRPr="00B807AD">
              <w:rPr>
                <w:rFonts w:cs="Times New Roman"/>
                <w:sz w:val="22"/>
                <w:szCs w:val="22"/>
              </w:rPr>
              <w:t>Social Anxiety</w:t>
            </w:r>
          </w:p>
        </w:tc>
        <w:tc>
          <w:tcPr>
            <w:tcW w:w="1530" w:type="dxa"/>
            <w:tcBorders>
              <w:top w:val="single" w:sz="4" w:space="0" w:color="auto"/>
              <w:bottom w:val="single" w:sz="2" w:space="0" w:color="auto"/>
            </w:tcBorders>
            <w:vAlign w:val="bottom"/>
          </w:tcPr>
          <w:p w14:paraId="7A65D834" w14:textId="77777777" w:rsidR="00200323" w:rsidRPr="00B807AD" w:rsidRDefault="00200323" w:rsidP="00123E23">
            <w:pPr>
              <w:pStyle w:val="Compact"/>
              <w:rPr>
                <w:rFonts w:cs="Times New Roman"/>
                <w:sz w:val="22"/>
                <w:szCs w:val="22"/>
              </w:rPr>
            </w:pPr>
            <w:r w:rsidRPr="00B807AD">
              <w:rPr>
                <w:rFonts w:cs="Times New Roman"/>
                <w:sz w:val="22"/>
                <w:szCs w:val="22"/>
              </w:rPr>
              <w:t>Academic Distress</w:t>
            </w:r>
          </w:p>
        </w:tc>
        <w:tc>
          <w:tcPr>
            <w:tcW w:w="1530" w:type="dxa"/>
            <w:tcBorders>
              <w:top w:val="single" w:sz="4" w:space="0" w:color="auto"/>
              <w:bottom w:val="single" w:sz="2" w:space="0" w:color="auto"/>
            </w:tcBorders>
            <w:vAlign w:val="bottom"/>
          </w:tcPr>
          <w:p w14:paraId="302435FB" w14:textId="77777777" w:rsidR="00200323" w:rsidRPr="00B807AD" w:rsidRDefault="00200323" w:rsidP="00123E23">
            <w:pPr>
              <w:pStyle w:val="Compact"/>
              <w:rPr>
                <w:rFonts w:cs="Times New Roman"/>
                <w:sz w:val="22"/>
                <w:szCs w:val="22"/>
              </w:rPr>
            </w:pPr>
            <w:r w:rsidRPr="00B807AD">
              <w:rPr>
                <w:rFonts w:cs="Times New Roman"/>
                <w:sz w:val="22"/>
                <w:szCs w:val="22"/>
              </w:rPr>
              <w:t>Eating Concerns</w:t>
            </w:r>
          </w:p>
        </w:tc>
        <w:tc>
          <w:tcPr>
            <w:tcW w:w="1530" w:type="dxa"/>
            <w:tcBorders>
              <w:top w:val="single" w:sz="4" w:space="0" w:color="auto"/>
              <w:bottom w:val="single" w:sz="2" w:space="0" w:color="auto"/>
            </w:tcBorders>
            <w:vAlign w:val="bottom"/>
          </w:tcPr>
          <w:p w14:paraId="7837B805" w14:textId="77777777" w:rsidR="00200323" w:rsidRPr="00B807AD" w:rsidRDefault="00200323" w:rsidP="00123E23">
            <w:pPr>
              <w:pStyle w:val="Compact"/>
              <w:rPr>
                <w:rFonts w:cs="Times New Roman"/>
                <w:sz w:val="22"/>
                <w:szCs w:val="22"/>
              </w:rPr>
            </w:pPr>
            <w:r w:rsidRPr="00B807AD">
              <w:rPr>
                <w:rFonts w:cs="Times New Roman"/>
                <w:sz w:val="22"/>
                <w:szCs w:val="22"/>
              </w:rPr>
              <w:t>Hostility</w:t>
            </w:r>
          </w:p>
        </w:tc>
        <w:tc>
          <w:tcPr>
            <w:tcW w:w="1530" w:type="dxa"/>
            <w:tcBorders>
              <w:top w:val="single" w:sz="4" w:space="0" w:color="auto"/>
              <w:bottom w:val="single" w:sz="2" w:space="0" w:color="auto"/>
            </w:tcBorders>
            <w:vAlign w:val="bottom"/>
          </w:tcPr>
          <w:p w14:paraId="0C9B8FDB" w14:textId="77777777" w:rsidR="00200323" w:rsidRPr="00B807AD" w:rsidRDefault="00200323" w:rsidP="00123E23">
            <w:pPr>
              <w:pStyle w:val="Compact"/>
              <w:rPr>
                <w:rFonts w:cs="Times New Roman"/>
                <w:sz w:val="22"/>
                <w:szCs w:val="22"/>
              </w:rPr>
            </w:pPr>
            <w:r w:rsidRPr="00B807AD">
              <w:rPr>
                <w:rFonts w:cs="Times New Roman"/>
                <w:sz w:val="22"/>
                <w:szCs w:val="22"/>
              </w:rPr>
              <w:t>Alcohol Use</w:t>
            </w:r>
          </w:p>
        </w:tc>
        <w:tc>
          <w:tcPr>
            <w:tcW w:w="1530" w:type="dxa"/>
            <w:tcBorders>
              <w:top w:val="single" w:sz="4" w:space="0" w:color="auto"/>
              <w:bottom w:val="single" w:sz="2" w:space="0" w:color="auto"/>
            </w:tcBorders>
            <w:vAlign w:val="bottom"/>
          </w:tcPr>
          <w:p w14:paraId="46EA77BC" w14:textId="77777777" w:rsidR="00200323" w:rsidRPr="00B807AD" w:rsidRDefault="00200323" w:rsidP="00123E23">
            <w:pPr>
              <w:pStyle w:val="Compact"/>
              <w:rPr>
                <w:rFonts w:cs="Times New Roman"/>
                <w:sz w:val="22"/>
                <w:szCs w:val="22"/>
              </w:rPr>
            </w:pPr>
            <w:r w:rsidRPr="00B807AD">
              <w:rPr>
                <w:rFonts w:cs="Times New Roman"/>
                <w:sz w:val="22"/>
                <w:szCs w:val="22"/>
              </w:rPr>
              <w:t>Distress Index</w:t>
            </w:r>
          </w:p>
        </w:tc>
      </w:tr>
      <w:tr w:rsidR="00B807AD" w:rsidRPr="00B807AD" w14:paraId="1E32D9C1" w14:textId="77777777" w:rsidTr="00B807AD">
        <w:tc>
          <w:tcPr>
            <w:tcW w:w="1890" w:type="dxa"/>
            <w:tcBorders>
              <w:top w:val="single" w:sz="2" w:space="0" w:color="auto"/>
            </w:tcBorders>
          </w:tcPr>
          <w:p w14:paraId="2128C961" w14:textId="77777777" w:rsidR="00200323" w:rsidRPr="00B807AD" w:rsidRDefault="00200323" w:rsidP="00123E23">
            <w:pPr>
              <w:pStyle w:val="Compact"/>
              <w:rPr>
                <w:rFonts w:cs="Times New Roman"/>
                <w:sz w:val="22"/>
                <w:szCs w:val="22"/>
              </w:rPr>
            </w:pPr>
            <w:r w:rsidRPr="00B807AD">
              <w:rPr>
                <w:rFonts w:cs="Times New Roman"/>
                <w:sz w:val="22"/>
                <w:szCs w:val="22"/>
              </w:rPr>
              <w:t>Intercept</w:t>
            </w:r>
          </w:p>
        </w:tc>
        <w:tc>
          <w:tcPr>
            <w:tcW w:w="1530" w:type="dxa"/>
            <w:tcBorders>
              <w:top w:val="single" w:sz="2" w:space="0" w:color="auto"/>
            </w:tcBorders>
          </w:tcPr>
          <w:p w14:paraId="34C25AF7" w14:textId="77777777" w:rsidR="00200323" w:rsidRPr="00B807AD" w:rsidRDefault="00200323" w:rsidP="00123E23">
            <w:pPr>
              <w:pStyle w:val="Compact"/>
              <w:rPr>
                <w:rFonts w:cs="Times New Roman"/>
                <w:sz w:val="22"/>
                <w:szCs w:val="22"/>
              </w:rPr>
            </w:pPr>
            <w:r w:rsidRPr="00B807AD">
              <w:rPr>
                <w:rFonts w:cs="Times New Roman"/>
                <w:sz w:val="22"/>
                <w:szCs w:val="22"/>
              </w:rPr>
              <w:t>-3.63** (0.06)</w:t>
            </w:r>
          </w:p>
        </w:tc>
        <w:tc>
          <w:tcPr>
            <w:tcW w:w="1530" w:type="dxa"/>
            <w:tcBorders>
              <w:top w:val="single" w:sz="2" w:space="0" w:color="auto"/>
            </w:tcBorders>
          </w:tcPr>
          <w:p w14:paraId="1F288F92" w14:textId="77777777" w:rsidR="00200323" w:rsidRPr="00B807AD" w:rsidRDefault="00200323" w:rsidP="00123E23">
            <w:pPr>
              <w:pStyle w:val="Compact"/>
              <w:rPr>
                <w:rFonts w:cs="Times New Roman"/>
                <w:sz w:val="22"/>
                <w:szCs w:val="22"/>
              </w:rPr>
            </w:pPr>
            <w:r w:rsidRPr="00B807AD">
              <w:rPr>
                <w:rFonts w:cs="Times New Roman"/>
                <w:sz w:val="22"/>
                <w:szCs w:val="22"/>
              </w:rPr>
              <w:t>-3.47** (0.06)</w:t>
            </w:r>
          </w:p>
        </w:tc>
        <w:tc>
          <w:tcPr>
            <w:tcW w:w="1530" w:type="dxa"/>
            <w:tcBorders>
              <w:top w:val="single" w:sz="2" w:space="0" w:color="auto"/>
            </w:tcBorders>
          </w:tcPr>
          <w:p w14:paraId="7218A5B5" w14:textId="77777777" w:rsidR="00200323" w:rsidRPr="00B807AD" w:rsidRDefault="00200323" w:rsidP="00123E23">
            <w:pPr>
              <w:pStyle w:val="Compact"/>
              <w:rPr>
                <w:rFonts w:cs="Times New Roman"/>
                <w:sz w:val="22"/>
                <w:szCs w:val="22"/>
              </w:rPr>
            </w:pPr>
            <w:r w:rsidRPr="00B807AD">
              <w:rPr>
                <w:rFonts w:cs="Times New Roman"/>
                <w:sz w:val="22"/>
                <w:szCs w:val="22"/>
              </w:rPr>
              <w:t>-3.89** (0.06)</w:t>
            </w:r>
          </w:p>
        </w:tc>
        <w:tc>
          <w:tcPr>
            <w:tcW w:w="1530" w:type="dxa"/>
            <w:tcBorders>
              <w:top w:val="single" w:sz="2" w:space="0" w:color="auto"/>
            </w:tcBorders>
          </w:tcPr>
          <w:p w14:paraId="369A1082" w14:textId="77777777" w:rsidR="00200323" w:rsidRPr="00B807AD" w:rsidRDefault="00200323" w:rsidP="00123E23">
            <w:pPr>
              <w:pStyle w:val="Compact"/>
              <w:rPr>
                <w:rFonts w:cs="Times New Roman"/>
                <w:sz w:val="22"/>
                <w:szCs w:val="22"/>
              </w:rPr>
            </w:pPr>
            <w:r w:rsidRPr="00B807AD">
              <w:rPr>
                <w:rFonts w:cs="Times New Roman"/>
                <w:sz w:val="22"/>
                <w:szCs w:val="22"/>
              </w:rPr>
              <w:t>-2.86** (0.04)</w:t>
            </w:r>
          </w:p>
        </w:tc>
        <w:tc>
          <w:tcPr>
            <w:tcW w:w="1530" w:type="dxa"/>
            <w:tcBorders>
              <w:top w:val="single" w:sz="2" w:space="0" w:color="auto"/>
            </w:tcBorders>
          </w:tcPr>
          <w:p w14:paraId="4F781987" w14:textId="77777777" w:rsidR="00200323" w:rsidRPr="00B807AD" w:rsidRDefault="00200323" w:rsidP="00123E23">
            <w:pPr>
              <w:pStyle w:val="Compact"/>
              <w:rPr>
                <w:rFonts w:cs="Times New Roman"/>
                <w:sz w:val="22"/>
                <w:szCs w:val="22"/>
              </w:rPr>
            </w:pPr>
            <w:r w:rsidRPr="00B807AD">
              <w:rPr>
                <w:rFonts w:cs="Times New Roman"/>
                <w:sz w:val="22"/>
                <w:szCs w:val="22"/>
              </w:rPr>
              <w:t>-3.03** (0.05)</w:t>
            </w:r>
          </w:p>
        </w:tc>
        <w:tc>
          <w:tcPr>
            <w:tcW w:w="1530" w:type="dxa"/>
            <w:tcBorders>
              <w:top w:val="single" w:sz="2" w:space="0" w:color="auto"/>
            </w:tcBorders>
          </w:tcPr>
          <w:p w14:paraId="4D7822C3" w14:textId="77777777" w:rsidR="00200323" w:rsidRPr="00B807AD" w:rsidRDefault="00200323" w:rsidP="00123E23">
            <w:pPr>
              <w:pStyle w:val="Compact"/>
              <w:rPr>
                <w:rFonts w:cs="Times New Roman"/>
                <w:sz w:val="22"/>
                <w:szCs w:val="22"/>
              </w:rPr>
            </w:pPr>
            <w:r w:rsidRPr="00B807AD">
              <w:rPr>
                <w:rFonts w:cs="Times New Roman"/>
                <w:sz w:val="22"/>
                <w:szCs w:val="22"/>
              </w:rPr>
              <w:t>-3.83** (0.06)</w:t>
            </w:r>
          </w:p>
        </w:tc>
        <w:tc>
          <w:tcPr>
            <w:tcW w:w="1530" w:type="dxa"/>
            <w:tcBorders>
              <w:top w:val="single" w:sz="2" w:space="0" w:color="auto"/>
            </w:tcBorders>
          </w:tcPr>
          <w:p w14:paraId="14DA8110" w14:textId="77777777" w:rsidR="00200323" w:rsidRPr="00B807AD" w:rsidRDefault="00200323" w:rsidP="00123E23">
            <w:pPr>
              <w:pStyle w:val="Compact"/>
              <w:rPr>
                <w:rFonts w:cs="Times New Roman"/>
                <w:sz w:val="22"/>
                <w:szCs w:val="22"/>
              </w:rPr>
            </w:pPr>
            <w:r w:rsidRPr="00B807AD">
              <w:rPr>
                <w:rFonts w:cs="Times New Roman"/>
                <w:sz w:val="22"/>
                <w:szCs w:val="22"/>
              </w:rPr>
              <w:t>-4.05** (0.08)</w:t>
            </w:r>
          </w:p>
        </w:tc>
        <w:tc>
          <w:tcPr>
            <w:tcW w:w="1530" w:type="dxa"/>
            <w:tcBorders>
              <w:top w:val="single" w:sz="2" w:space="0" w:color="auto"/>
            </w:tcBorders>
          </w:tcPr>
          <w:p w14:paraId="1D95FDB5" w14:textId="77777777" w:rsidR="00200323" w:rsidRPr="00B807AD" w:rsidRDefault="00200323" w:rsidP="00123E23">
            <w:pPr>
              <w:pStyle w:val="Compact"/>
              <w:rPr>
                <w:rFonts w:cs="Times New Roman"/>
                <w:sz w:val="22"/>
                <w:szCs w:val="22"/>
              </w:rPr>
            </w:pPr>
            <w:r w:rsidRPr="00B807AD">
              <w:rPr>
                <w:rFonts w:cs="Times New Roman"/>
                <w:sz w:val="22"/>
                <w:szCs w:val="22"/>
              </w:rPr>
              <w:t>-3.92** (0.07)</w:t>
            </w:r>
          </w:p>
        </w:tc>
      </w:tr>
      <w:tr w:rsidR="00B807AD" w:rsidRPr="00B807AD" w14:paraId="3079CCA9" w14:textId="77777777" w:rsidTr="00B807AD">
        <w:tc>
          <w:tcPr>
            <w:tcW w:w="1890" w:type="dxa"/>
            <w:tcBorders>
              <w:bottom w:val="single" w:sz="4" w:space="0" w:color="auto"/>
            </w:tcBorders>
          </w:tcPr>
          <w:p w14:paraId="1FD88227" w14:textId="77777777" w:rsidR="00200323" w:rsidRPr="00B807AD" w:rsidRDefault="00200323" w:rsidP="00123E23">
            <w:pPr>
              <w:pStyle w:val="Compact"/>
              <w:rPr>
                <w:rFonts w:cs="Times New Roman"/>
                <w:sz w:val="22"/>
                <w:szCs w:val="22"/>
              </w:rPr>
            </w:pPr>
            <w:r w:rsidRPr="00B807AD">
              <w:rPr>
                <w:rFonts w:cs="Times New Roman"/>
                <w:sz w:val="22"/>
                <w:szCs w:val="22"/>
              </w:rPr>
              <w:t>Feedback</w:t>
            </w:r>
          </w:p>
        </w:tc>
        <w:tc>
          <w:tcPr>
            <w:tcW w:w="1530" w:type="dxa"/>
            <w:tcBorders>
              <w:bottom w:val="single" w:sz="4" w:space="0" w:color="auto"/>
            </w:tcBorders>
          </w:tcPr>
          <w:p w14:paraId="5005DF1E" w14:textId="77777777" w:rsidR="00200323" w:rsidRPr="00B807AD" w:rsidRDefault="00200323" w:rsidP="00123E23">
            <w:pPr>
              <w:pStyle w:val="Compact"/>
              <w:rPr>
                <w:rFonts w:cs="Times New Roman"/>
                <w:sz w:val="22"/>
                <w:szCs w:val="22"/>
              </w:rPr>
            </w:pPr>
            <w:r w:rsidRPr="00B807AD">
              <w:rPr>
                <w:rFonts w:cs="Times New Roman"/>
                <w:sz w:val="22"/>
                <w:szCs w:val="22"/>
              </w:rPr>
              <w:t>-0.03 (0.04)</w:t>
            </w:r>
          </w:p>
        </w:tc>
        <w:tc>
          <w:tcPr>
            <w:tcW w:w="1530" w:type="dxa"/>
            <w:tcBorders>
              <w:bottom w:val="single" w:sz="4" w:space="0" w:color="auto"/>
            </w:tcBorders>
          </w:tcPr>
          <w:p w14:paraId="0C4D70A5" w14:textId="77777777" w:rsidR="00200323" w:rsidRPr="00B807AD" w:rsidRDefault="00200323" w:rsidP="00123E23">
            <w:pPr>
              <w:pStyle w:val="Compact"/>
              <w:rPr>
                <w:rFonts w:cs="Times New Roman"/>
                <w:sz w:val="22"/>
                <w:szCs w:val="22"/>
              </w:rPr>
            </w:pPr>
            <w:r w:rsidRPr="00B807AD">
              <w:rPr>
                <w:rFonts w:cs="Times New Roman"/>
                <w:sz w:val="22"/>
                <w:szCs w:val="22"/>
              </w:rPr>
              <w:t>-0.02 (0.04)</w:t>
            </w:r>
          </w:p>
        </w:tc>
        <w:tc>
          <w:tcPr>
            <w:tcW w:w="1530" w:type="dxa"/>
            <w:tcBorders>
              <w:bottom w:val="single" w:sz="4" w:space="0" w:color="auto"/>
            </w:tcBorders>
          </w:tcPr>
          <w:p w14:paraId="11E72F41" w14:textId="77777777" w:rsidR="00200323" w:rsidRPr="00B807AD" w:rsidRDefault="00200323" w:rsidP="00123E23">
            <w:pPr>
              <w:pStyle w:val="Compact"/>
              <w:rPr>
                <w:rFonts w:cs="Times New Roman"/>
                <w:sz w:val="22"/>
                <w:szCs w:val="22"/>
              </w:rPr>
            </w:pPr>
            <w:r w:rsidRPr="00B807AD">
              <w:rPr>
                <w:rFonts w:cs="Times New Roman"/>
                <w:sz w:val="22"/>
                <w:szCs w:val="22"/>
              </w:rPr>
              <w:t>-0.04 (0.04)</w:t>
            </w:r>
          </w:p>
        </w:tc>
        <w:tc>
          <w:tcPr>
            <w:tcW w:w="1530" w:type="dxa"/>
            <w:tcBorders>
              <w:bottom w:val="single" w:sz="4" w:space="0" w:color="auto"/>
            </w:tcBorders>
          </w:tcPr>
          <w:p w14:paraId="6D0C84C3" w14:textId="77777777" w:rsidR="00200323" w:rsidRPr="00B807AD" w:rsidRDefault="00200323" w:rsidP="00123E23">
            <w:pPr>
              <w:pStyle w:val="Compact"/>
              <w:rPr>
                <w:rFonts w:cs="Times New Roman"/>
                <w:sz w:val="22"/>
                <w:szCs w:val="22"/>
              </w:rPr>
            </w:pPr>
            <w:r w:rsidRPr="00B807AD">
              <w:rPr>
                <w:rFonts w:cs="Times New Roman"/>
                <w:sz w:val="22"/>
                <w:szCs w:val="22"/>
              </w:rPr>
              <w:t>-0.03 (0.03)</w:t>
            </w:r>
          </w:p>
        </w:tc>
        <w:tc>
          <w:tcPr>
            <w:tcW w:w="1530" w:type="dxa"/>
            <w:tcBorders>
              <w:bottom w:val="single" w:sz="4" w:space="0" w:color="auto"/>
            </w:tcBorders>
          </w:tcPr>
          <w:p w14:paraId="144E16DE" w14:textId="77777777" w:rsidR="00200323" w:rsidRPr="00B807AD" w:rsidRDefault="00200323" w:rsidP="00123E23">
            <w:pPr>
              <w:pStyle w:val="Compact"/>
              <w:rPr>
                <w:rFonts w:cs="Times New Roman"/>
                <w:sz w:val="22"/>
                <w:szCs w:val="22"/>
              </w:rPr>
            </w:pPr>
            <w:r w:rsidRPr="00B807AD">
              <w:rPr>
                <w:rFonts w:cs="Times New Roman"/>
                <w:sz w:val="22"/>
                <w:szCs w:val="22"/>
              </w:rPr>
              <w:t>-0.02 (0.03)</w:t>
            </w:r>
          </w:p>
        </w:tc>
        <w:tc>
          <w:tcPr>
            <w:tcW w:w="1530" w:type="dxa"/>
            <w:tcBorders>
              <w:bottom w:val="single" w:sz="4" w:space="0" w:color="auto"/>
            </w:tcBorders>
          </w:tcPr>
          <w:p w14:paraId="12CFF707" w14:textId="77777777" w:rsidR="00200323" w:rsidRPr="00B807AD" w:rsidRDefault="00200323" w:rsidP="00123E23">
            <w:pPr>
              <w:pStyle w:val="Compact"/>
              <w:rPr>
                <w:rFonts w:cs="Times New Roman"/>
                <w:sz w:val="22"/>
                <w:szCs w:val="22"/>
              </w:rPr>
            </w:pPr>
            <w:r w:rsidRPr="00B807AD">
              <w:rPr>
                <w:rFonts w:cs="Times New Roman"/>
                <w:sz w:val="22"/>
                <w:szCs w:val="22"/>
              </w:rPr>
              <w:t>-0.07 (0.04)</w:t>
            </w:r>
          </w:p>
        </w:tc>
        <w:tc>
          <w:tcPr>
            <w:tcW w:w="1530" w:type="dxa"/>
            <w:tcBorders>
              <w:bottom w:val="single" w:sz="4" w:space="0" w:color="auto"/>
            </w:tcBorders>
          </w:tcPr>
          <w:p w14:paraId="4F4479BF" w14:textId="77777777" w:rsidR="00200323" w:rsidRPr="00B807AD" w:rsidRDefault="00200323" w:rsidP="00123E23">
            <w:pPr>
              <w:pStyle w:val="Compact"/>
              <w:rPr>
                <w:rFonts w:cs="Times New Roman"/>
                <w:sz w:val="22"/>
                <w:szCs w:val="22"/>
              </w:rPr>
            </w:pPr>
            <w:r w:rsidRPr="00B807AD">
              <w:rPr>
                <w:rFonts w:cs="Times New Roman"/>
                <w:sz w:val="22"/>
                <w:szCs w:val="22"/>
              </w:rPr>
              <w:t>-0.01 (0.04)</w:t>
            </w:r>
          </w:p>
        </w:tc>
        <w:tc>
          <w:tcPr>
            <w:tcW w:w="1530" w:type="dxa"/>
            <w:tcBorders>
              <w:bottom w:val="single" w:sz="4" w:space="0" w:color="auto"/>
            </w:tcBorders>
          </w:tcPr>
          <w:p w14:paraId="10FF62B1" w14:textId="77777777" w:rsidR="00200323" w:rsidRPr="00B807AD" w:rsidRDefault="00200323" w:rsidP="00123E23">
            <w:pPr>
              <w:pStyle w:val="Compact"/>
              <w:rPr>
                <w:rFonts w:cs="Times New Roman"/>
                <w:sz w:val="22"/>
                <w:szCs w:val="22"/>
              </w:rPr>
            </w:pPr>
            <w:r w:rsidRPr="00B807AD">
              <w:rPr>
                <w:rFonts w:cs="Times New Roman"/>
                <w:sz w:val="22"/>
                <w:szCs w:val="22"/>
              </w:rPr>
              <w:t>-0.11* (0.04)</w:t>
            </w:r>
          </w:p>
        </w:tc>
      </w:tr>
      <w:tr w:rsidR="00B807AD" w:rsidRPr="00B807AD" w14:paraId="55BB04E0" w14:textId="77777777" w:rsidTr="00B807AD">
        <w:tc>
          <w:tcPr>
            <w:tcW w:w="1890" w:type="dxa"/>
            <w:tcBorders>
              <w:top w:val="single" w:sz="4" w:space="0" w:color="auto"/>
              <w:bottom w:val="single" w:sz="4" w:space="0" w:color="auto"/>
            </w:tcBorders>
          </w:tcPr>
          <w:p w14:paraId="4BAD3740" w14:textId="77777777" w:rsidR="00200323" w:rsidRPr="00B807AD" w:rsidRDefault="00200323" w:rsidP="00123E23">
            <w:pPr>
              <w:pStyle w:val="Compact"/>
              <w:rPr>
                <w:rFonts w:cs="Times New Roman"/>
                <w:sz w:val="22"/>
                <w:szCs w:val="22"/>
              </w:rPr>
            </w:pPr>
            <w:r w:rsidRPr="00B807AD">
              <w:rPr>
                <w:rFonts w:cs="Times New Roman"/>
                <w:sz w:val="22"/>
                <w:szCs w:val="22"/>
              </w:rPr>
              <w:t>Intercept variance</w:t>
            </w:r>
          </w:p>
        </w:tc>
        <w:tc>
          <w:tcPr>
            <w:tcW w:w="1530" w:type="dxa"/>
            <w:tcBorders>
              <w:top w:val="single" w:sz="4" w:space="0" w:color="auto"/>
              <w:bottom w:val="single" w:sz="4" w:space="0" w:color="auto"/>
            </w:tcBorders>
          </w:tcPr>
          <w:p w14:paraId="4F2D7382" w14:textId="77777777" w:rsidR="00200323" w:rsidRPr="00B807AD" w:rsidRDefault="00200323" w:rsidP="00123E23">
            <w:pPr>
              <w:pStyle w:val="Compact"/>
              <w:rPr>
                <w:rFonts w:cs="Times New Roman"/>
                <w:sz w:val="22"/>
                <w:szCs w:val="22"/>
              </w:rPr>
            </w:pPr>
            <w:r w:rsidRPr="00B807AD">
              <w:rPr>
                <w:rFonts w:cs="Times New Roman"/>
                <w:sz w:val="22"/>
                <w:szCs w:val="22"/>
              </w:rPr>
              <w:t>0.34</w:t>
            </w:r>
          </w:p>
        </w:tc>
        <w:tc>
          <w:tcPr>
            <w:tcW w:w="1530" w:type="dxa"/>
            <w:tcBorders>
              <w:top w:val="single" w:sz="4" w:space="0" w:color="auto"/>
              <w:bottom w:val="single" w:sz="4" w:space="0" w:color="auto"/>
            </w:tcBorders>
          </w:tcPr>
          <w:p w14:paraId="1DB5133A" w14:textId="77777777" w:rsidR="00200323" w:rsidRPr="00B807AD" w:rsidRDefault="00200323" w:rsidP="00123E23">
            <w:pPr>
              <w:pStyle w:val="Compact"/>
              <w:rPr>
                <w:rFonts w:cs="Times New Roman"/>
                <w:sz w:val="22"/>
                <w:szCs w:val="22"/>
              </w:rPr>
            </w:pPr>
            <w:r w:rsidRPr="00B807AD">
              <w:rPr>
                <w:rFonts w:cs="Times New Roman"/>
                <w:sz w:val="22"/>
                <w:szCs w:val="22"/>
              </w:rPr>
              <w:t>0.29</w:t>
            </w:r>
          </w:p>
        </w:tc>
        <w:tc>
          <w:tcPr>
            <w:tcW w:w="1530" w:type="dxa"/>
            <w:tcBorders>
              <w:top w:val="single" w:sz="4" w:space="0" w:color="auto"/>
              <w:bottom w:val="single" w:sz="4" w:space="0" w:color="auto"/>
            </w:tcBorders>
          </w:tcPr>
          <w:p w14:paraId="46AF591C" w14:textId="77777777" w:rsidR="00200323" w:rsidRPr="00B807AD" w:rsidRDefault="00200323" w:rsidP="00123E23">
            <w:pPr>
              <w:pStyle w:val="Compact"/>
              <w:rPr>
                <w:rFonts w:cs="Times New Roman"/>
                <w:sz w:val="22"/>
                <w:szCs w:val="22"/>
              </w:rPr>
            </w:pPr>
            <w:r w:rsidRPr="00B807AD">
              <w:rPr>
                <w:rFonts w:cs="Times New Roman"/>
                <w:sz w:val="22"/>
                <w:szCs w:val="22"/>
              </w:rPr>
              <w:t>0.24</w:t>
            </w:r>
          </w:p>
        </w:tc>
        <w:tc>
          <w:tcPr>
            <w:tcW w:w="1530" w:type="dxa"/>
            <w:tcBorders>
              <w:top w:val="single" w:sz="4" w:space="0" w:color="auto"/>
              <w:bottom w:val="single" w:sz="4" w:space="0" w:color="auto"/>
            </w:tcBorders>
          </w:tcPr>
          <w:p w14:paraId="4FFA541F" w14:textId="77777777" w:rsidR="00200323" w:rsidRPr="00B807AD" w:rsidRDefault="00200323" w:rsidP="00123E23">
            <w:pPr>
              <w:pStyle w:val="Compact"/>
              <w:rPr>
                <w:rFonts w:cs="Times New Roman"/>
                <w:sz w:val="22"/>
                <w:szCs w:val="22"/>
              </w:rPr>
            </w:pPr>
            <w:r w:rsidRPr="00B807AD">
              <w:rPr>
                <w:rFonts w:cs="Times New Roman"/>
                <w:sz w:val="22"/>
                <w:szCs w:val="22"/>
              </w:rPr>
              <w:t>0.2</w:t>
            </w:r>
          </w:p>
        </w:tc>
        <w:tc>
          <w:tcPr>
            <w:tcW w:w="1530" w:type="dxa"/>
            <w:tcBorders>
              <w:top w:val="single" w:sz="4" w:space="0" w:color="auto"/>
              <w:bottom w:val="single" w:sz="4" w:space="0" w:color="auto"/>
            </w:tcBorders>
          </w:tcPr>
          <w:p w14:paraId="517A1801" w14:textId="77777777" w:rsidR="00200323" w:rsidRPr="00B807AD" w:rsidRDefault="00200323" w:rsidP="00123E23">
            <w:pPr>
              <w:pStyle w:val="Compact"/>
              <w:rPr>
                <w:rFonts w:cs="Times New Roman"/>
                <w:sz w:val="22"/>
                <w:szCs w:val="22"/>
              </w:rPr>
            </w:pPr>
            <w:r w:rsidRPr="00B807AD">
              <w:rPr>
                <w:rFonts w:cs="Times New Roman"/>
                <w:sz w:val="22"/>
                <w:szCs w:val="22"/>
              </w:rPr>
              <w:t>0.25</w:t>
            </w:r>
          </w:p>
        </w:tc>
        <w:tc>
          <w:tcPr>
            <w:tcW w:w="1530" w:type="dxa"/>
            <w:tcBorders>
              <w:top w:val="single" w:sz="4" w:space="0" w:color="auto"/>
              <w:bottom w:val="single" w:sz="4" w:space="0" w:color="auto"/>
            </w:tcBorders>
          </w:tcPr>
          <w:p w14:paraId="53F7CA09" w14:textId="77777777" w:rsidR="00200323" w:rsidRPr="00B807AD" w:rsidRDefault="00200323" w:rsidP="00123E23">
            <w:pPr>
              <w:pStyle w:val="Compact"/>
              <w:rPr>
                <w:rFonts w:cs="Times New Roman"/>
                <w:sz w:val="22"/>
                <w:szCs w:val="22"/>
              </w:rPr>
            </w:pPr>
            <w:r w:rsidRPr="00B807AD">
              <w:rPr>
                <w:rFonts w:cs="Times New Roman"/>
                <w:sz w:val="22"/>
                <w:szCs w:val="22"/>
              </w:rPr>
              <w:t>0.36</w:t>
            </w:r>
          </w:p>
        </w:tc>
        <w:tc>
          <w:tcPr>
            <w:tcW w:w="1530" w:type="dxa"/>
            <w:tcBorders>
              <w:top w:val="single" w:sz="4" w:space="0" w:color="auto"/>
              <w:bottom w:val="single" w:sz="4" w:space="0" w:color="auto"/>
            </w:tcBorders>
          </w:tcPr>
          <w:p w14:paraId="640E95C8" w14:textId="77777777" w:rsidR="00200323" w:rsidRPr="00B807AD" w:rsidRDefault="00200323" w:rsidP="00123E23">
            <w:pPr>
              <w:pStyle w:val="Compact"/>
              <w:rPr>
                <w:rFonts w:cs="Times New Roman"/>
                <w:sz w:val="22"/>
                <w:szCs w:val="22"/>
              </w:rPr>
            </w:pPr>
            <w:r w:rsidRPr="00B807AD">
              <w:rPr>
                <w:rFonts w:cs="Times New Roman"/>
                <w:sz w:val="22"/>
                <w:szCs w:val="22"/>
              </w:rPr>
              <w:t>0.45</w:t>
            </w:r>
          </w:p>
        </w:tc>
        <w:tc>
          <w:tcPr>
            <w:tcW w:w="1530" w:type="dxa"/>
            <w:tcBorders>
              <w:top w:val="single" w:sz="4" w:space="0" w:color="auto"/>
              <w:bottom w:val="single" w:sz="4" w:space="0" w:color="auto"/>
            </w:tcBorders>
          </w:tcPr>
          <w:p w14:paraId="1E9503AF" w14:textId="77777777" w:rsidR="00200323" w:rsidRPr="00B807AD" w:rsidRDefault="00200323" w:rsidP="00123E23">
            <w:pPr>
              <w:pStyle w:val="Compact"/>
              <w:rPr>
                <w:rFonts w:cs="Times New Roman"/>
                <w:sz w:val="22"/>
                <w:szCs w:val="22"/>
              </w:rPr>
            </w:pPr>
            <w:r w:rsidRPr="00B807AD">
              <w:rPr>
                <w:rFonts w:cs="Times New Roman"/>
                <w:sz w:val="22"/>
                <w:szCs w:val="22"/>
              </w:rPr>
              <w:t>0.36</w:t>
            </w:r>
          </w:p>
        </w:tc>
      </w:tr>
      <w:tr w:rsidR="00B807AD" w:rsidRPr="00B807AD" w14:paraId="638C616F" w14:textId="77777777" w:rsidTr="00B807AD">
        <w:tc>
          <w:tcPr>
            <w:tcW w:w="1890" w:type="dxa"/>
            <w:tcBorders>
              <w:top w:val="single" w:sz="4" w:space="0" w:color="auto"/>
            </w:tcBorders>
          </w:tcPr>
          <w:p w14:paraId="02B6D6FA" w14:textId="77777777" w:rsidR="00200323" w:rsidRPr="00B807AD" w:rsidRDefault="00200323" w:rsidP="00123E23">
            <w:pPr>
              <w:pStyle w:val="Compact"/>
              <w:rPr>
                <w:rFonts w:cs="Times New Roman"/>
                <w:sz w:val="22"/>
                <w:szCs w:val="22"/>
              </w:rPr>
            </w:pPr>
            <w:r w:rsidRPr="00B807AD">
              <w:rPr>
                <w:rFonts w:cs="Times New Roman"/>
                <w:sz w:val="22"/>
                <w:szCs w:val="22"/>
              </w:rPr>
              <w:t>LRT for feedback</w:t>
            </w:r>
          </w:p>
        </w:tc>
        <w:tc>
          <w:tcPr>
            <w:tcW w:w="1530" w:type="dxa"/>
            <w:tcBorders>
              <w:top w:val="single" w:sz="4" w:space="0" w:color="auto"/>
            </w:tcBorders>
          </w:tcPr>
          <w:p w14:paraId="3B61E0E1" w14:textId="77777777" w:rsidR="00200323" w:rsidRPr="00B807AD" w:rsidRDefault="00200323" w:rsidP="00123E23">
            <w:pPr>
              <w:pStyle w:val="Compact"/>
              <w:rPr>
                <w:rFonts w:cs="Times New Roman"/>
                <w:sz w:val="22"/>
                <w:szCs w:val="22"/>
              </w:rPr>
            </w:pPr>
            <w:r w:rsidRPr="00B807AD">
              <w:rPr>
                <w:rFonts w:cs="Times New Roman"/>
                <w:sz w:val="22"/>
                <w:szCs w:val="22"/>
              </w:rPr>
              <w:t>0.66</w:t>
            </w:r>
          </w:p>
        </w:tc>
        <w:tc>
          <w:tcPr>
            <w:tcW w:w="1530" w:type="dxa"/>
            <w:tcBorders>
              <w:top w:val="single" w:sz="4" w:space="0" w:color="auto"/>
            </w:tcBorders>
          </w:tcPr>
          <w:p w14:paraId="34FCEA16" w14:textId="77777777" w:rsidR="00200323" w:rsidRPr="00B807AD" w:rsidRDefault="00200323" w:rsidP="00123E23">
            <w:pPr>
              <w:pStyle w:val="Compact"/>
              <w:rPr>
                <w:rFonts w:cs="Times New Roman"/>
                <w:sz w:val="22"/>
                <w:szCs w:val="22"/>
              </w:rPr>
            </w:pPr>
            <w:r w:rsidRPr="00B807AD">
              <w:rPr>
                <w:rFonts w:cs="Times New Roman"/>
                <w:sz w:val="22"/>
                <w:szCs w:val="22"/>
              </w:rPr>
              <w:t>0.23</w:t>
            </w:r>
          </w:p>
        </w:tc>
        <w:tc>
          <w:tcPr>
            <w:tcW w:w="1530" w:type="dxa"/>
            <w:tcBorders>
              <w:top w:val="single" w:sz="4" w:space="0" w:color="auto"/>
            </w:tcBorders>
          </w:tcPr>
          <w:p w14:paraId="65AD305F" w14:textId="77777777" w:rsidR="00200323" w:rsidRPr="00B807AD" w:rsidRDefault="00200323" w:rsidP="00123E23">
            <w:pPr>
              <w:pStyle w:val="Compact"/>
              <w:rPr>
                <w:rFonts w:cs="Times New Roman"/>
                <w:sz w:val="22"/>
                <w:szCs w:val="22"/>
              </w:rPr>
            </w:pPr>
            <w:r w:rsidRPr="00B807AD">
              <w:rPr>
                <w:rFonts w:cs="Times New Roman"/>
                <w:sz w:val="22"/>
                <w:szCs w:val="22"/>
              </w:rPr>
              <w:t>0.96</w:t>
            </w:r>
          </w:p>
        </w:tc>
        <w:tc>
          <w:tcPr>
            <w:tcW w:w="1530" w:type="dxa"/>
            <w:tcBorders>
              <w:top w:val="single" w:sz="4" w:space="0" w:color="auto"/>
            </w:tcBorders>
          </w:tcPr>
          <w:p w14:paraId="4025994F" w14:textId="77777777" w:rsidR="00200323" w:rsidRPr="00B807AD" w:rsidRDefault="00200323" w:rsidP="00123E23">
            <w:pPr>
              <w:pStyle w:val="Compact"/>
              <w:rPr>
                <w:rFonts w:cs="Times New Roman"/>
                <w:sz w:val="22"/>
                <w:szCs w:val="22"/>
              </w:rPr>
            </w:pPr>
            <w:r w:rsidRPr="00B807AD">
              <w:rPr>
                <w:rFonts w:cs="Times New Roman"/>
                <w:sz w:val="22"/>
                <w:szCs w:val="22"/>
              </w:rPr>
              <w:t>1.38</w:t>
            </w:r>
          </w:p>
        </w:tc>
        <w:tc>
          <w:tcPr>
            <w:tcW w:w="1530" w:type="dxa"/>
            <w:tcBorders>
              <w:top w:val="single" w:sz="4" w:space="0" w:color="auto"/>
            </w:tcBorders>
          </w:tcPr>
          <w:p w14:paraId="7D773BA5" w14:textId="563C7887" w:rsidR="00200323" w:rsidRPr="00B807AD" w:rsidRDefault="00200323" w:rsidP="00123E23">
            <w:pPr>
              <w:pStyle w:val="Compact"/>
              <w:rPr>
                <w:rFonts w:cs="Times New Roman"/>
                <w:sz w:val="22"/>
                <w:szCs w:val="22"/>
              </w:rPr>
            </w:pPr>
            <w:r w:rsidRPr="00B807AD">
              <w:rPr>
                <w:rFonts w:cs="Times New Roman"/>
                <w:sz w:val="22"/>
                <w:szCs w:val="22"/>
              </w:rPr>
              <w:t>0.6</w:t>
            </w:r>
            <w:ins w:id="305" w:author="Rebecca Janis" w:date="2020-05-23T10:18:00Z">
              <w:r w:rsidR="00372A39">
                <w:rPr>
                  <w:rFonts w:cs="Times New Roman"/>
                  <w:sz w:val="22"/>
                  <w:szCs w:val="22"/>
                </w:rPr>
                <w:t>0</w:t>
              </w:r>
            </w:ins>
          </w:p>
        </w:tc>
        <w:tc>
          <w:tcPr>
            <w:tcW w:w="1530" w:type="dxa"/>
            <w:tcBorders>
              <w:top w:val="single" w:sz="4" w:space="0" w:color="auto"/>
            </w:tcBorders>
          </w:tcPr>
          <w:p w14:paraId="623821E0" w14:textId="77777777" w:rsidR="00200323" w:rsidRPr="00B807AD" w:rsidRDefault="00200323" w:rsidP="00123E23">
            <w:pPr>
              <w:pStyle w:val="Compact"/>
              <w:rPr>
                <w:rFonts w:cs="Times New Roman"/>
                <w:sz w:val="22"/>
                <w:szCs w:val="22"/>
              </w:rPr>
            </w:pPr>
            <w:r w:rsidRPr="00B807AD">
              <w:rPr>
                <w:rFonts w:cs="Times New Roman"/>
                <w:sz w:val="22"/>
                <w:szCs w:val="22"/>
              </w:rPr>
              <w:t>3.73</w:t>
            </w:r>
          </w:p>
        </w:tc>
        <w:tc>
          <w:tcPr>
            <w:tcW w:w="1530" w:type="dxa"/>
            <w:tcBorders>
              <w:top w:val="single" w:sz="4" w:space="0" w:color="auto"/>
            </w:tcBorders>
          </w:tcPr>
          <w:p w14:paraId="1E786ECF" w14:textId="77777777" w:rsidR="00200323" w:rsidRPr="00B807AD" w:rsidRDefault="00200323" w:rsidP="00123E23">
            <w:pPr>
              <w:pStyle w:val="Compact"/>
              <w:rPr>
                <w:rFonts w:cs="Times New Roman"/>
                <w:sz w:val="22"/>
                <w:szCs w:val="22"/>
              </w:rPr>
            </w:pPr>
            <w:r w:rsidRPr="00B807AD">
              <w:rPr>
                <w:rFonts w:cs="Times New Roman"/>
                <w:sz w:val="22"/>
                <w:szCs w:val="22"/>
              </w:rPr>
              <w:t>0.09</w:t>
            </w:r>
          </w:p>
        </w:tc>
        <w:tc>
          <w:tcPr>
            <w:tcW w:w="1530" w:type="dxa"/>
            <w:tcBorders>
              <w:top w:val="single" w:sz="4" w:space="0" w:color="auto"/>
            </w:tcBorders>
          </w:tcPr>
          <w:p w14:paraId="0D3FCC46" w14:textId="77777777" w:rsidR="00200323" w:rsidRPr="00B807AD" w:rsidRDefault="00200323" w:rsidP="00123E23">
            <w:pPr>
              <w:pStyle w:val="Compact"/>
              <w:rPr>
                <w:rFonts w:cs="Times New Roman"/>
                <w:sz w:val="22"/>
                <w:szCs w:val="22"/>
              </w:rPr>
            </w:pPr>
            <w:r w:rsidRPr="00B807AD">
              <w:rPr>
                <w:rFonts w:cs="Times New Roman"/>
                <w:sz w:val="22"/>
                <w:szCs w:val="22"/>
              </w:rPr>
              <w:t>7.18*</w:t>
            </w:r>
          </w:p>
        </w:tc>
      </w:tr>
      <w:tr w:rsidR="00B807AD" w:rsidRPr="00B807AD" w14:paraId="31712575" w14:textId="77777777" w:rsidTr="00B807AD">
        <w:tc>
          <w:tcPr>
            <w:tcW w:w="1890" w:type="dxa"/>
            <w:tcBorders>
              <w:bottom w:val="single" w:sz="4" w:space="0" w:color="auto"/>
            </w:tcBorders>
          </w:tcPr>
          <w:p w14:paraId="1B82CE85" w14:textId="77777777" w:rsidR="00200323" w:rsidRPr="00B807AD" w:rsidRDefault="00200323" w:rsidP="00123E23">
            <w:pPr>
              <w:pStyle w:val="Compact"/>
              <w:rPr>
                <w:rFonts w:cs="Times New Roman"/>
                <w:sz w:val="22"/>
                <w:szCs w:val="22"/>
              </w:rPr>
            </w:pPr>
            <w:r w:rsidRPr="00B807AD">
              <w:rPr>
                <w:rFonts w:cs="Times New Roman"/>
                <w:sz w:val="22"/>
                <w:szCs w:val="22"/>
              </w:rPr>
              <w:t>LRT for random effect of feedback</w:t>
            </w:r>
          </w:p>
        </w:tc>
        <w:tc>
          <w:tcPr>
            <w:tcW w:w="1530" w:type="dxa"/>
            <w:tcBorders>
              <w:bottom w:val="single" w:sz="4" w:space="0" w:color="auto"/>
            </w:tcBorders>
          </w:tcPr>
          <w:p w14:paraId="04398D13" w14:textId="295B42FF" w:rsidR="00200323" w:rsidRPr="00B807AD" w:rsidRDefault="00200323" w:rsidP="00123E23">
            <w:pPr>
              <w:pStyle w:val="Compact"/>
              <w:rPr>
                <w:rFonts w:cs="Times New Roman"/>
                <w:sz w:val="22"/>
                <w:szCs w:val="22"/>
              </w:rPr>
            </w:pPr>
            <w:r w:rsidRPr="00B807AD">
              <w:rPr>
                <w:rFonts w:cs="Times New Roman"/>
                <w:sz w:val="22"/>
                <w:szCs w:val="22"/>
              </w:rPr>
              <w:t>0.7</w:t>
            </w:r>
            <w:ins w:id="306" w:author="Rebecca Janis" w:date="2020-05-23T10:18:00Z">
              <w:r w:rsidR="00372A39">
                <w:rPr>
                  <w:rFonts w:cs="Times New Roman"/>
                  <w:sz w:val="22"/>
                  <w:szCs w:val="22"/>
                </w:rPr>
                <w:t>0</w:t>
              </w:r>
            </w:ins>
          </w:p>
        </w:tc>
        <w:tc>
          <w:tcPr>
            <w:tcW w:w="1530" w:type="dxa"/>
            <w:tcBorders>
              <w:bottom w:val="single" w:sz="4" w:space="0" w:color="auto"/>
            </w:tcBorders>
          </w:tcPr>
          <w:p w14:paraId="2EE5D3B1" w14:textId="77777777" w:rsidR="00200323" w:rsidRPr="00B807AD" w:rsidRDefault="00200323" w:rsidP="00123E23">
            <w:pPr>
              <w:pStyle w:val="Compact"/>
              <w:rPr>
                <w:rFonts w:cs="Times New Roman"/>
                <w:sz w:val="22"/>
                <w:szCs w:val="22"/>
              </w:rPr>
            </w:pPr>
            <w:r w:rsidRPr="00B807AD">
              <w:rPr>
                <w:rFonts w:cs="Times New Roman"/>
                <w:sz w:val="22"/>
                <w:szCs w:val="22"/>
              </w:rPr>
              <w:t>0.59</w:t>
            </w:r>
          </w:p>
        </w:tc>
        <w:tc>
          <w:tcPr>
            <w:tcW w:w="1530" w:type="dxa"/>
            <w:tcBorders>
              <w:bottom w:val="single" w:sz="4" w:space="0" w:color="auto"/>
            </w:tcBorders>
          </w:tcPr>
          <w:p w14:paraId="41F6F336" w14:textId="77777777" w:rsidR="00200323" w:rsidRPr="00B807AD" w:rsidRDefault="00200323" w:rsidP="00123E23">
            <w:pPr>
              <w:pStyle w:val="Compact"/>
              <w:rPr>
                <w:rFonts w:cs="Times New Roman"/>
                <w:sz w:val="22"/>
                <w:szCs w:val="22"/>
              </w:rPr>
            </w:pPr>
            <w:r w:rsidRPr="00B807AD">
              <w:rPr>
                <w:rFonts w:cs="Times New Roman"/>
                <w:sz w:val="22"/>
                <w:szCs w:val="22"/>
              </w:rPr>
              <w:t>6.19</w:t>
            </w:r>
          </w:p>
        </w:tc>
        <w:tc>
          <w:tcPr>
            <w:tcW w:w="1530" w:type="dxa"/>
            <w:tcBorders>
              <w:bottom w:val="single" w:sz="4" w:space="0" w:color="auto"/>
            </w:tcBorders>
          </w:tcPr>
          <w:p w14:paraId="39DD2427" w14:textId="77777777" w:rsidR="00200323" w:rsidRPr="00B807AD" w:rsidRDefault="00200323" w:rsidP="00123E23">
            <w:pPr>
              <w:pStyle w:val="Compact"/>
              <w:rPr>
                <w:rFonts w:cs="Times New Roman"/>
                <w:sz w:val="22"/>
                <w:szCs w:val="22"/>
              </w:rPr>
            </w:pPr>
            <w:r w:rsidRPr="00B807AD">
              <w:rPr>
                <w:rFonts w:cs="Times New Roman"/>
                <w:sz w:val="22"/>
                <w:szCs w:val="22"/>
              </w:rPr>
              <w:t>0.23</w:t>
            </w:r>
          </w:p>
        </w:tc>
        <w:tc>
          <w:tcPr>
            <w:tcW w:w="1530" w:type="dxa"/>
            <w:tcBorders>
              <w:bottom w:val="single" w:sz="4" w:space="0" w:color="auto"/>
            </w:tcBorders>
          </w:tcPr>
          <w:p w14:paraId="73C0B538" w14:textId="5C628F0A" w:rsidR="00200323" w:rsidRPr="00B807AD" w:rsidRDefault="00200323" w:rsidP="00123E23">
            <w:pPr>
              <w:pStyle w:val="Compact"/>
              <w:rPr>
                <w:rFonts w:cs="Times New Roman"/>
                <w:sz w:val="22"/>
                <w:szCs w:val="22"/>
              </w:rPr>
            </w:pPr>
            <w:r w:rsidRPr="00B807AD">
              <w:rPr>
                <w:rFonts w:cs="Times New Roman"/>
                <w:sz w:val="22"/>
                <w:szCs w:val="22"/>
              </w:rPr>
              <w:t>0</w:t>
            </w:r>
            <w:ins w:id="307" w:author="Rebecca Janis" w:date="2020-05-23T10:18:00Z">
              <w:r w:rsidR="00372A39">
                <w:rPr>
                  <w:rFonts w:cs="Times New Roman"/>
                  <w:sz w:val="22"/>
                  <w:szCs w:val="22"/>
                </w:rPr>
                <w:t>.00</w:t>
              </w:r>
            </w:ins>
          </w:p>
        </w:tc>
        <w:tc>
          <w:tcPr>
            <w:tcW w:w="1530" w:type="dxa"/>
            <w:tcBorders>
              <w:bottom w:val="single" w:sz="4" w:space="0" w:color="auto"/>
            </w:tcBorders>
          </w:tcPr>
          <w:p w14:paraId="42F5295E" w14:textId="77777777" w:rsidR="00200323" w:rsidRPr="00B807AD" w:rsidRDefault="00200323" w:rsidP="00123E23">
            <w:pPr>
              <w:pStyle w:val="Compact"/>
              <w:rPr>
                <w:rFonts w:cs="Times New Roman"/>
                <w:sz w:val="22"/>
                <w:szCs w:val="22"/>
              </w:rPr>
            </w:pPr>
            <w:r w:rsidRPr="00B807AD">
              <w:rPr>
                <w:rFonts w:cs="Times New Roman"/>
                <w:sz w:val="22"/>
                <w:szCs w:val="22"/>
              </w:rPr>
              <w:t>0.02</w:t>
            </w:r>
          </w:p>
        </w:tc>
        <w:tc>
          <w:tcPr>
            <w:tcW w:w="1530" w:type="dxa"/>
            <w:tcBorders>
              <w:bottom w:val="single" w:sz="4" w:space="0" w:color="auto"/>
            </w:tcBorders>
          </w:tcPr>
          <w:p w14:paraId="5240D716" w14:textId="77777777" w:rsidR="00200323" w:rsidRPr="00B807AD" w:rsidRDefault="00200323" w:rsidP="00123E23">
            <w:pPr>
              <w:pStyle w:val="Compact"/>
              <w:rPr>
                <w:rFonts w:cs="Times New Roman"/>
                <w:sz w:val="22"/>
                <w:szCs w:val="22"/>
              </w:rPr>
            </w:pPr>
            <w:r w:rsidRPr="00B807AD">
              <w:rPr>
                <w:rFonts w:cs="Times New Roman"/>
                <w:sz w:val="22"/>
                <w:szCs w:val="22"/>
              </w:rPr>
              <w:t>2.21</w:t>
            </w:r>
          </w:p>
        </w:tc>
        <w:tc>
          <w:tcPr>
            <w:tcW w:w="1530" w:type="dxa"/>
            <w:tcBorders>
              <w:bottom w:val="single" w:sz="4" w:space="0" w:color="auto"/>
            </w:tcBorders>
          </w:tcPr>
          <w:p w14:paraId="1C883BF7" w14:textId="77777777" w:rsidR="00200323" w:rsidRPr="00B807AD" w:rsidRDefault="00200323" w:rsidP="00123E23">
            <w:pPr>
              <w:pStyle w:val="Compact"/>
              <w:rPr>
                <w:rFonts w:cs="Times New Roman"/>
                <w:sz w:val="22"/>
                <w:szCs w:val="22"/>
              </w:rPr>
            </w:pPr>
            <w:r w:rsidRPr="00B807AD">
              <w:rPr>
                <w:rFonts w:cs="Times New Roman"/>
                <w:sz w:val="22"/>
                <w:szCs w:val="22"/>
              </w:rPr>
              <w:t>0.27</w:t>
            </w:r>
          </w:p>
        </w:tc>
      </w:tr>
      <w:tr w:rsidR="00B807AD" w:rsidRPr="00B807AD" w14:paraId="0BF062D4" w14:textId="77777777" w:rsidTr="00B807AD">
        <w:tc>
          <w:tcPr>
            <w:tcW w:w="1890" w:type="dxa"/>
            <w:tcBorders>
              <w:top w:val="single" w:sz="4" w:space="0" w:color="auto"/>
            </w:tcBorders>
          </w:tcPr>
          <w:p w14:paraId="5CB6D238" w14:textId="77777777" w:rsidR="00200323" w:rsidRPr="00B807AD" w:rsidRDefault="00200323" w:rsidP="00123E23">
            <w:pPr>
              <w:pStyle w:val="Compact"/>
              <w:rPr>
                <w:rFonts w:cs="Times New Roman"/>
                <w:sz w:val="22"/>
                <w:szCs w:val="22"/>
              </w:rPr>
            </w:pPr>
            <w:r w:rsidRPr="00B807AD">
              <w:rPr>
                <w:rFonts w:cs="Times New Roman"/>
                <w:sz w:val="22"/>
                <w:szCs w:val="22"/>
              </w:rPr>
              <w:t>Center N</w:t>
            </w:r>
          </w:p>
        </w:tc>
        <w:tc>
          <w:tcPr>
            <w:tcW w:w="1530" w:type="dxa"/>
            <w:tcBorders>
              <w:top w:val="single" w:sz="4" w:space="0" w:color="auto"/>
            </w:tcBorders>
          </w:tcPr>
          <w:p w14:paraId="6CAB8A94"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0BF0409C"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1AEB696E"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543862BF"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123125A9"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027E89EF"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4B7E3884" w14:textId="77777777" w:rsidR="00200323" w:rsidRPr="00B807AD" w:rsidRDefault="00200323" w:rsidP="00123E23">
            <w:pPr>
              <w:pStyle w:val="Compact"/>
              <w:rPr>
                <w:rFonts w:cs="Times New Roman"/>
                <w:sz w:val="22"/>
                <w:szCs w:val="22"/>
              </w:rPr>
            </w:pPr>
            <w:r w:rsidRPr="00B807AD">
              <w:rPr>
                <w:rFonts w:cs="Times New Roman"/>
                <w:sz w:val="22"/>
                <w:szCs w:val="22"/>
              </w:rPr>
              <w:t>71</w:t>
            </w:r>
          </w:p>
        </w:tc>
        <w:tc>
          <w:tcPr>
            <w:tcW w:w="1530" w:type="dxa"/>
            <w:tcBorders>
              <w:top w:val="single" w:sz="4" w:space="0" w:color="auto"/>
            </w:tcBorders>
          </w:tcPr>
          <w:p w14:paraId="444AFD9E" w14:textId="77777777" w:rsidR="00200323" w:rsidRPr="00B807AD" w:rsidRDefault="00200323" w:rsidP="00123E23">
            <w:pPr>
              <w:pStyle w:val="Compact"/>
              <w:rPr>
                <w:rFonts w:cs="Times New Roman"/>
                <w:sz w:val="22"/>
                <w:szCs w:val="22"/>
              </w:rPr>
            </w:pPr>
            <w:r w:rsidRPr="00B807AD">
              <w:rPr>
                <w:rFonts w:cs="Times New Roman"/>
                <w:sz w:val="22"/>
                <w:szCs w:val="22"/>
              </w:rPr>
              <w:t>71</w:t>
            </w:r>
          </w:p>
        </w:tc>
      </w:tr>
      <w:tr w:rsidR="00B807AD" w:rsidRPr="00B807AD" w14:paraId="531BFEC2" w14:textId="77777777" w:rsidTr="00B807AD">
        <w:tc>
          <w:tcPr>
            <w:tcW w:w="1890" w:type="dxa"/>
            <w:tcBorders>
              <w:bottom w:val="single" w:sz="4" w:space="0" w:color="auto"/>
            </w:tcBorders>
          </w:tcPr>
          <w:p w14:paraId="200C1CFC" w14:textId="77777777" w:rsidR="00200323" w:rsidRPr="00B807AD" w:rsidRDefault="00200323" w:rsidP="00123E23">
            <w:pPr>
              <w:pStyle w:val="Compact"/>
              <w:rPr>
                <w:rFonts w:cs="Times New Roman"/>
                <w:sz w:val="22"/>
                <w:szCs w:val="22"/>
              </w:rPr>
            </w:pPr>
            <w:r w:rsidRPr="00B807AD">
              <w:rPr>
                <w:rFonts w:cs="Times New Roman"/>
                <w:sz w:val="22"/>
                <w:szCs w:val="22"/>
              </w:rPr>
              <w:t>Client N</w:t>
            </w:r>
          </w:p>
        </w:tc>
        <w:tc>
          <w:tcPr>
            <w:tcW w:w="1530" w:type="dxa"/>
            <w:tcBorders>
              <w:bottom w:val="single" w:sz="4" w:space="0" w:color="auto"/>
            </w:tcBorders>
          </w:tcPr>
          <w:p w14:paraId="0BC0AB58" w14:textId="77777777" w:rsidR="00200323" w:rsidRPr="00B807AD" w:rsidRDefault="00200323" w:rsidP="00123E23">
            <w:pPr>
              <w:pStyle w:val="Compact"/>
              <w:rPr>
                <w:rFonts w:cs="Times New Roman"/>
                <w:sz w:val="22"/>
                <w:szCs w:val="22"/>
              </w:rPr>
            </w:pPr>
            <w:r w:rsidRPr="00B807AD">
              <w:rPr>
                <w:rFonts w:cs="Times New Roman"/>
                <w:sz w:val="22"/>
                <w:szCs w:val="22"/>
              </w:rPr>
              <w:t>33191</w:t>
            </w:r>
          </w:p>
        </w:tc>
        <w:tc>
          <w:tcPr>
            <w:tcW w:w="1530" w:type="dxa"/>
            <w:tcBorders>
              <w:bottom w:val="single" w:sz="4" w:space="0" w:color="auto"/>
            </w:tcBorders>
          </w:tcPr>
          <w:p w14:paraId="797A007E" w14:textId="77777777" w:rsidR="00200323" w:rsidRPr="00B807AD" w:rsidRDefault="00200323" w:rsidP="00123E23">
            <w:pPr>
              <w:pStyle w:val="Compact"/>
              <w:rPr>
                <w:rFonts w:cs="Times New Roman"/>
                <w:sz w:val="22"/>
                <w:szCs w:val="22"/>
              </w:rPr>
            </w:pPr>
            <w:r w:rsidRPr="00B807AD">
              <w:rPr>
                <w:rFonts w:cs="Times New Roman"/>
                <w:sz w:val="22"/>
                <w:szCs w:val="22"/>
              </w:rPr>
              <w:t>30756</w:t>
            </w:r>
          </w:p>
        </w:tc>
        <w:tc>
          <w:tcPr>
            <w:tcW w:w="1530" w:type="dxa"/>
            <w:tcBorders>
              <w:bottom w:val="single" w:sz="4" w:space="0" w:color="auto"/>
            </w:tcBorders>
          </w:tcPr>
          <w:p w14:paraId="5871E472" w14:textId="77777777" w:rsidR="00200323" w:rsidRPr="00B807AD" w:rsidRDefault="00200323" w:rsidP="00123E23">
            <w:pPr>
              <w:pStyle w:val="Compact"/>
              <w:rPr>
                <w:rFonts w:cs="Times New Roman"/>
                <w:sz w:val="22"/>
                <w:szCs w:val="22"/>
              </w:rPr>
            </w:pPr>
            <w:r w:rsidRPr="00B807AD">
              <w:rPr>
                <w:rFonts w:cs="Times New Roman"/>
                <w:sz w:val="22"/>
                <w:szCs w:val="22"/>
              </w:rPr>
              <w:t>29432</w:t>
            </w:r>
          </w:p>
        </w:tc>
        <w:tc>
          <w:tcPr>
            <w:tcW w:w="1530" w:type="dxa"/>
            <w:tcBorders>
              <w:bottom w:val="single" w:sz="4" w:space="0" w:color="auto"/>
            </w:tcBorders>
          </w:tcPr>
          <w:p w14:paraId="2455E13A" w14:textId="77777777" w:rsidR="00200323" w:rsidRPr="00B807AD" w:rsidRDefault="00200323" w:rsidP="00123E23">
            <w:pPr>
              <w:pStyle w:val="Compact"/>
              <w:rPr>
                <w:rFonts w:cs="Times New Roman"/>
                <w:sz w:val="22"/>
                <w:szCs w:val="22"/>
              </w:rPr>
            </w:pPr>
            <w:r w:rsidRPr="00B807AD">
              <w:rPr>
                <w:rFonts w:cs="Times New Roman"/>
                <w:sz w:val="22"/>
                <w:szCs w:val="22"/>
              </w:rPr>
              <w:t>27861</w:t>
            </w:r>
          </w:p>
        </w:tc>
        <w:tc>
          <w:tcPr>
            <w:tcW w:w="1530" w:type="dxa"/>
            <w:tcBorders>
              <w:bottom w:val="single" w:sz="4" w:space="0" w:color="auto"/>
            </w:tcBorders>
          </w:tcPr>
          <w:p w14:paraId="0DAE328F" w14:textId="77777777" w:rsidR="00200323" w:rsidRPr="00B807AD" w:rsidRDefault="00200323" w:rsidP="00123E23">
            <w:pPr>
              <w:pStyle w:val="Compact"/>
              <w:rPr>
                <w:rFonts w:cs="Times New Roman"/>
                <w:sz w:val="22"/>
                <w:szCs w:val="22"/>
              </w:rPr>
            </w:pPr>
            <w:r w:rsidRPr="00B807AD">
              <w:rPr>
                <w:rFonts w:cs="Times New Roman"/>
                <w:sz w:val="22"/>
                <w:szCs w:val="22"/>
              </w:rPr>
              <w:t>35366</w:t>
            </w:r>
          </w:p>
        </w:tc>
        <w:tc>
          <w:tcPr>
            <w:tcW w:w="1530" w:type="dxa"/>
            <w:tcBorders>
              <w:bottom w:val="single" w:sz="4" w:space="0" w:color="auto"/>
            </w:tcBorders>
          </w:tcPr>
          <w:p w14:paraId="6ED64C2C" w14:textId="77777777" w:rsidR="00200323" w:rsidRPr="00B807AD" w:rsidRDefault="00200323" w:rsidP="00123E23">
            <w:pPr>
              <w:pStyle w:val="Compact"/>
              <w:rPr>
                <w:rFonts w:cs="Times New Roman"/>
                <w:sz w:val="22"/>
                <w:szCs w:val="22"/>
              </w:rPr>
            </w:pPr>
            <w:r w:rsidRPr="00B807AD">
              <w:rPr>
                <w:rFonts w:cs="Times New Roman"/>
                <w:sz w:val="22"/>
                <w:szCs w:val="22"/>
              </w:rPr>
              <w:t>38685</w:t>
            </w:r>
          </w:p>
        </w:tc>
        <w:tc>
          <w:tcPr>
            <w:tcW w:w="1530" w:type="dxa"/>
            <w:tcBorders>
              <w:bottom w:val="single" w:sz="4" w:space="0" w:color="auto"/>
            </w:tcBorders>
          </w:tcPr>
          <w:p w14:paraId="2E3524FA" w14:textId="77777777" w:rsidR="00200323" w:rsidRPr="00B807AD" w:rsidRDefault="00200323" w:rsidP="00123E23">
            <w:pPr>
              <w:pStyle w:val="Compact"/>
              <w:rPr>
                <w:rFonts w:cs="Times New Roman"/>
                <w:sz w:val="22"/>
                <w:szCs w:val="22"/>
              </w:rPr>
            </w:pPr>
            <w:r w:rsidRPr="00B807AD">
              <w:rPr>
                <w:rFonts w:cs="Times New Roman"/>
                <w:sz w:val="22"/>
                <w:szCs w:val="22"/>
              </w:rPr>
              <w:t>38337</w:t>
            </w:r>
          </w:p>
        </w:tc>
        <w:tc>
          <w:tcPr>
            <w:tcW w:w="1530" w:type="dxa"/>
            <w:tcBorders>
              <w:bottom w:val="single" w:sz="4" w:space="0" w:color="auto"/>
            </w:tcBorders>
          </w:tcPr>
          <w:p w14:paraId="47D8615D" w14:textId="77777777" w:rsidR="00200323" w:rsidRPr="00B807AD" w:rsidRDefault="00200323" w:rsidP="00123E23">
            <w:pPr>
              <w:pStyle w:val="Compact"/>
              <w:rPr>
                <w:rFonts w:cs="Times New Roman"/>
                <w:sz w:val="22"/>
                <w:szCs w:val="22"/>
              </w:rPr>
            </w:pPr>
            <w:r w:rsidRPr="00B807AD">
              <w:rPr>
                <w:rFonts w:cs="Times New Roman"/>
                <w:sz w:val="22"/>
                <w:szCs w:val="22"/>
              </w:rPr>
              <w:t>38070</w:t>
            </w:r>
          </w:p>
        </w:tc>
      </w:tr>
      <w:tr w:rsidR="00511C91" w:rsidRPr="00B807AD" w14:paraId="684C7284" w14:textId="77777777" w:rsidTr="00B807AD">
        <w:tc>
          <w:tcPr>
            <w:tcW w:w="14130" w:type="dxa"/>
            <w:gridSpan w:val="9"/>
            <w:tcBorders>
              <w:top w:val="single" w:sz="4" w:space="0" w:color="auto"/>
            </w:tcBorders>
          </w:tcPr>
          <w:p w14:paraId="2F263859" w14:textId="72795E59" w:rsidR="00511C91" w:rsidRPr="00B807AD" w:rsidRDefault="00511C91" w:rsidP="00511C91">
            <w:pPr>
              <w:pStyle w:val="Compact"/>
              <w:rPr>
                <w:rFonts w:cs="Times New Roman"/>
                <w:sz w:val="22"/>
                <w:szCs w:val="22"/>
              </w:rPr>
            </w:pPr>
            <w:r w:rsidRPr="00B807AD">
              <w:rPr>
                <w:rFonts w:cs="Times New Roman"/>
                <w:i/>
                <w:sz w:val="22"/>
                <w:szCs w:val="22"/>
              </w:rPr>
              <w:t xml:space="preserve">Note. </w:t>
            </w:r>
            <w:r w:rsidRPr="00B807AD">
              <w:rPr>
                <w:rFonts w:cs="Times New Roman"/>
                <w:sz w:val="22"/>
                <w:szCs w:val="22"/>
              </w:rPr>
              <w:t xml:space="preserve">Parameter values </w:t>
            </w:r>
            <w:r w:rsidR="00952C8B">
              <w:rPr>
                <w:rFonts w:cs="Times New Roman"/>
                <w:sz w:val="22"/>
                <w:szCs w:val="22"/>
              </w:rPr>
              <w:t>indicate</w:t>
            </w:r>
            <w:r w:rsidRPr="00B807AD">
              <w:rPr>
                <w:rFonts w:cs="Times New Roman"/>
                <w:sz w:val="22"/>
                <w:szCs w:val="22"/>
              </w:rPr>
              <w:t xml:space="preserve"> coefficients, with standard errors in parentheses; Intercept variance corresponds to variance of random effects; LRT = likelihood ratio test. * </w:t>
            </w:r>
            <w:r w:rsidRPr="00B807AD">
              <w:rPr>
                <w:rFonts w:cs="Times New Roman"/>
                <w:i/>
                <w:sz w:val="22"/>
                <w:szCs w:val="22"/>
              </w:rPr>
              <w:t xml:space="preserve">p </w:t>
            </w:r>
            <w:r w:rsidRPr="00B807AD">
              <w:rPr>
                <w:rFonts w:cs="Times New Roman"/>
                <w:sz w:val="22"/>
                <w:szCs w:val="22"/>
              </w:rPr>
              <w:t xml:space="preserve">&lt; .01, ** </w:t>
            </w:r>
            <w:r w:rsidRPr="00B807AD">
              <w:rPr>
                <w:rFonts w:cs="Times New Roman"/>
                <w:i/>
                <w:sz w:val="22"/>
                <w:szCs w:val="22"/>
              </w:rPr>
              <w:t xml:space="preserve">p </w:t>
            </w:r>
            <w:r w:rsidRPr="00B807AD">
              <w:rPr>
                <w:rFonts w:cs="Times New Roman"/>
                <w:sz w:val="22"/>
                <w:szCs w:val="22"/>
              </w:rPr>
              <w:t>&lt; .001</w:t>
            </w:r>
          </w:p>
        </w:tc>
      </w:tr>
    </w:tbl>
    <w:p w14:paraId="74092760" w14:textId="77777777" w:rsidR="00200323" w:rsidRDefault="00200323" w:rsidP="00200323">
      <w:pPr>
        <w:pStyle w:val="Heading3"/>
      </w:pPr>
      <w:bookmarkStart w:id="308" w:name="table-4"/>
      <w:r>
        <w:lastRenderedPageBreak/>
        <w:t>Table 4</w:t>
      </w:r>
      <w:bookmarkEnd w:id="308"/>
    </w:p>
    <w:p w14:paraId="1E3871FB" w14:textId="77777777" w:rsidR="00200323" w:rsidRDefault="00200323" w:rsidP="00200323">
      <w:pPr>
        <w:pStyle w:val="Heading4"/>
      </w:pPr>
      <w:bookmarkStart w:id="309" w:name="deterioration-rates-by-subscale"/>
      <w:r>
        <w:t>Deterioration Rates by Subscale</w:t>
      </w:r>
      <w:bookmarkEnd w:id="309"/>
    </w:p>
    <w:tbl>
      <w:tblPr>
        <w:tblStyle w:val="Table"/>
        <w:tblW w:w="0" w:type="pct"/>
        <w:tblLook w:val="07E0" w:firstRow="1" w:lastRow="1" w:firstColumn="1" w:lastColumn="1" w:noHBand="1" w:noVBand="1"/>
      </w:tblPr>
      <w:tblGrid>
        <w:gridCol w:w="1715"/>
        <w:gridCol w:w="1296"/>
        <w:gridCol w:w="1835"/>
        <w:gridCol w:w="1354"/>
        <w:gridCol w:w="1649"/>
        <w:gridCol w:w="1501"/>
        <w:gridCol w:w="1057"/>
        <w:gridCol w:w="1229"/>
        <w:gridCol w:w="1324"/>
      </w:tblGrid>
      <w:tr w:rsidR="00200323" w:rsidRPr="00194BFC" w14:paraId="427A8595" w14:textId="77777777" w:rsidTr="00194BFC">
        <w:tc>
          <w:tcPr>
            <w:tcW w:w="0" w:type="auto"/>
            <w:tcBorders>
              <w:top w:val="single" w:sz="4" w:space="0" w:color="auto"/>
              <w:bottom w:val="single" w:sz="2" w:space="0" w:color="auto"/>
            </w:tcBorders>
            <w:vAlign w:val="bottom"/>
          </w:tcPr>
          <w:p w14:paraId="7679776F" w14:textId="77777777" w:rsidR="00200323" w:rsidRPr="00194BFC" w:rsidRDefault="00200323" w:rsidP="00123E23">
            <w:pPr>
              <w:pStyle w:val="Compact"/>
              <w:rPr>
                <w:sz w:val="24"/>
              </w:rPr>
            </w:pPr>
            <w:r w:rsidRPr="00194BFC">
              <w:rPr>
                <w:sz w:val="24"/>
              </w:rPr>
              <w:t>Feedback Condition</w:t>
            </w:r>
          </w:p>
        </w:tc>
        <w:tc>
          <w:tcPr>
            <w:tcW w:w="0" w:type="auto"/>
            <w:tcBorders>
              <w:top w:val="single" w:sz="4" w:space="0" w:color="auto"/>
              <w:bottom w:val="single" w:sz="2" w:space="0" w:color="auto"/>
            </w:tcBorders>
            <w:vAlign w:val="bottom"/>
          </w:tcPr>
          <w:p w14:paraId="2CE7C194" w14:textId="77777777" w:rsidR="00200323" w:rsidRPr="00194BFC" w:rsidRDefault="00200323" w:rsidP="00123E23">
            <w:pPr>
              <w:pStyle w:val="Compact"/>
              <w:rPr>
                <w:sz w:val="24"/>
              </w:rPr>
            </w:pPr>
            <w:r w:rsidRPr="00194BFC">
              <w:rPr>
                <w:sz w:val="24"/>
              </w:rPr>
              <w:t>Depression</w:t>
            </w:r>
          </w:p>
        </w:tc>
        <w:tc>
          <w:tcPr>
            <w:tcW w:w="0" w:type="auto"/>
            <w:tcBorders>
              <w:top w:val="single" w:sz="4" w:space="0" w:color="auto"/>
              <w:bottom w:val="single" w:sz="2" w:space="0" w:color="auto"/>
            </w:tcBorders>
            <w:vAlign w:val="bottom"/>
          </w:tcPr>
          <w:p w14:paraId="51FA261A" w14:textId="77777777" w:rsidR="00200323" w:rsidRPr="00194BFC" w:rsidRDefault="00200323" w:rsidP="00123E23">
            <w:pPr>
              <w:pStyle w:val="Compact"/>
              <w:rPr>
                <w:sz w:val="24"/>
              </w:rPr>
            </w:pPr>
            <w:r w:rsidRPr="00194BFC">
              <w:rPr>
                <w:sz w:val="24"/>
              </w:rPr>
              <w:t>Generalized Anxiety</w:t>
            </w:r>
          </w:p>
        </w:tc>
        <w:tc>
          <w:tcPr>
            <w:tcW w:w="0" w:type="auto"/>
            <w:tcBorders>
              <w:top w:val="single" w:sz="4" w:space="0" w:color="auto"/>
              <w:bottom w:val="single" w:sz="2" w:space="0" w:color="auto"/>
            </w:tcBorders>
            <w:vAlign w:val="bottom"/>
          </w:tcPr>
          <w:p w14:paraId="04949D66" w14:textId="77777777" w:rsidR="00200323" w:rsidRPr="00194BFC" w:rsidRDefault="00200323" w:rsidP="00123E23">
            <w:pPr>
              <w:pStyle w:val="Compact"/>
              <w:rPr>
                <w:sz w:val="24"/>
              </w:rPr>
            </w:pPr>
            <w:r w:rsidRPr="00194BFC">
              <w:rPr>
                <w:sz w:val="24"/>
              </w:rPr>
              <w:t>Social Anxiety</w:t>
            </w:r>
          </w:p>
        </w:tc>
        <w:tc>
          <w:tcPr>
            <w:tcW w:w="0" w:type="auto"/>
            <w:tcBorders>
              <w:top w:val="single" w:sz="4" w:space="0" w:color="auto"/>
              <w:bottom w:val="single" w:sz="2" w:space="0" w:color="auto"/>
            </w:tcBorders>
            <w:vAlign w:val="bottom"/>
          </w:tcPr>
          <w:p w14:paraId="5466FF63" w14:textId="77777777" w:rsidR="00200323" w:rsidRPr="00194BFC" w:rsidRDefault="00200323" w:rsidP="00123E23">
            <w:pPr>
              <w:pStyle w:val="Compact"/>
              <w:rPr>
                <w:sz w:val="24"/>
              </w:rPr>
            </w:pPr>
            <w:r w:rsidRPr="00194BFC">
              <w:rPr>
                <w:sz w:val="24"/>
              </w:rPr>
              <w:t>Academic Distress</w:t>
            </w:r>
          </w:p>
        </w:tc>
        <w:tc>
          <w:tcPr>
            <w:tcW w:w="0" w:type="auto"/>
            <w:tcBorders>
              <w:top w:val="single" w:sz="4" w:space="0" w:color="auto"/>
              <w:bottom w:val="single" w:sz="2" w:space="0" w:color="auto"/>
            </w:tcBorders>
            <w:vAlign w:val="bottom"/>
          </w:tcPr>
          <w:p w14:paraId="0E604EB0" w14:textId="77777777" w:rsidR="00200323" w:rsidRPr="00194BFC" w:rsidRDefault="00200323" w:rsidP="00123E23">
            <w:pPr>
              <w:pStyle w:val="Compact"/>
              <w:rPr>
                <w:sz w:val="24"/>
              </w:rPr>
            </w:pPr>
            <w:r w:rsidRPr="00194BFC">
              <w:rPr>
                <w:sz w:val="24"/>
              </w:rPr>
              <w:t>Eating Concerns</w:t>
            </w:r>
          </w:p>
        </w:tc>
        <w:tc>
          <w:tcPr>
            <w:tcW w:w="0" w:type="auto"/>
            <w:tcBorders>
              <w:top w:val="single" w:sz="4" w:space="0" w:color="auto"/>
              <w:bottom w:val="single" w:sz="2" w:space="0" w:color="auto"/>
            </w:tcBorders>
            <w:vAlign w:val="bottom"/>
          </w:tcPr>
          <w:p w14:paraId="1FB7619F" w14:textId="77777777" w:rsidR="00200323" w:rsidRPr="00194BFC" w:rsidRDefault="00200323" w:rsidP="00123E23">
            <w:pPr>
              <w:pStyle w:val="Compact"/>
              <w:rPr>
                <w:sz w:val="24"/>
              </w:rPr>
            </w:pPr>
            <w:r w:rsidRPr="00194BFC">
              <w:rPr>
                <w:sz w:val="24"/>
              </w:rPr>
              <w:t>Hostility</w:t>
            </w:r>
          </w:p>
        </w:tc>
        <w:tc>
          <w:tcPr>
            <w:tcW w:w="0" w:type="auto"/>
            <w:tcBorders>
              <w:top w:val="single" w:sz="4" w:space="0" w:color="auto"/>
              <w:bottom w:val="single" w:sz="2" w:space="0" w:color="auto"/>
            </w:tcBorders>
            <w:vAlign w:val="bottom"/>
          </w:tcPr>
          <w:p w14:paraId="5928E6A1" w14:textId="77777777" w:rsidR="00200323" w:rsidRPr="00194BFC" w:rsidRDefault="00200323" w:rsidP="00123E23">
            <w:pPr>
              <w:pStyle w:val="Compact"/>
              <w:rPr>
                <w:sz w:val="24"/>
              </w:rPr>
            </w:pPr>
            <w:r w:rsidRPr="00194BFC">
              <w:rPr>
                <w:sz w:val="24"/>
              </w:rPr>
              <w:t>Alcohol Use</w:t>
            </w:r>
          </w:p>
        </w:tc>
        <w:tc>
          <w:tcPr>
            <w:tcW w:w="0" w:type="auto"/>
            <w:tcBorders>
              <w:top w:val="single" w:sz="4" w:space="0" w:color="auto"/>
              <w:bottom w:val="single" w:sz="2" w:space="0" w:color="auto"/>
            </w:tcBorders>
            <w:vAlign w:val="bottom"/>
          </w:tcPr>
          <w:p w14:paraId="11248E79" w14:textId="77777777" w:rsidR="00200323" w:rsidRPr="00194BFC" w:rsidRDefault="00200323" w:rsidP="00123E23">
            <w:pPr>
              <w:pStyle w:val="Compact"/>
              <w:rPr>
                <w:sz w:val="24"/>
              </w:rPr>
            </w:pPr>
            <w:r w:rsidRPr="00194BFC">
              <w:rPr>
                <w:sz w:val="24"/>
              </w:rPr>
              <w:t>Distress Index</w:t>
            </w:r>
          </w:p>
        </w:tc>
      </w:tr>
      <w:tr w:rsidR="00200323" w:rsidRPr="00194BFC" w14:paraId="7EE12917" w14:textId="77777777" w:rsidTr="00194BFC">
        <w:tc>
          <w:tcPr>
            <w:tcW w:w="0" w:type="auto"/>
            <w:tcBorders>
              <w:top w:val="single" w:sz="2" w:space="0" w:color="auto"/>
            </w:tcBorders>
          </w:tcPr>
          <w:p w14:paraId="716385DC" w14:textId="77777777" w:rsidR="00200323" w:rsidRPr="00194BFC" w:rsidRDefault="00200323" w:rsidP="00123E23">
            <w:pPr>
              <w:pStyle w:val="Compact"/>
              <w:rPr>
                <w:sz w:val="24"/>
              </w:rPr>
            </w:pPr>
            <w:r w:rsidRPr="00194BFC">
              <w:rPr>
                <w:sz w:val="24"/>
              </w:rPr>
              <w:t>No feedback</w:t>
            </w:r>
          </w:p>
        </w:tc>
        <w:tc>
          <w:tcPr>
            <w:tcW w:w="0" w:type="auto"/>
            <w:tcBorders>
              <w:top w:val="single" w:sz="2" w:space="0" w:color="auto"/>
            </w:tcBorders>
          </w:tcPr>
          <w:p w14:paraId="121335DF" w14:textId="77777777" w:rsidR="00200323" w:rsidRPr="00194BFC" w:rsidRDefault="00200323" w:rsidP="00123E23">
            <w:pPr>
              <w:pStyle w:val="Compact"/>
              <w:rPr>
                <w:sz w:val="24"/>
              </w:rPr>
            </w:pPr>
            <w:r w:rsidRPr="00194BFC">
              <w:rPr>
                <w:sz w:val="24"/>
              </w:rPr>
              <w:t>2.37%</w:t>
            </w:r>
          </w:p>
        </w:tc>
        <w:tc>
          <w:tcPr>
            <w:tcW w:w="0" w:type="auto"/>
            <w:tcBorders>
              <w:top w:val="single" w:sz="2" w:space="0" w:color="auto"/>
            </w:tcBorders>
          </w:tcPr>
          <w:p w14:paraId="060663B0" w14:textId="77777777" w:rsidR="00200323" w:rsidRPr="00194BFC" w:rsidRDefault="00200323" w:rsidP="00123E23">
            <w:pPr>
              <w:pStyle w:val="Compact"/>
              <w:rPr>
                <w:sz w:val="24"/>
              </w:rPr>
            </w:pPr>
            <w:r w:rsidRPr="00194BFC">
              <w:rPr>
                <w:sz w:val="24"/>
              </w:rPr>
              <w:t>2.90%</w:t>
            </w:r>
          </w:p>
        </w:tc>
        <w:tc>
          <w:tcPr>
            <w:tcW w:w="0" w:type="auto"/>
            <w:tcBorders>
              <w:top w:val="single" w:sz="2" w:space="0" w:color="auto"/>
            </w:tcBorders>
          </w:tcPr>
          <w:p w14:paraId="3E2B08D7" w14:textId="77777777" w:rsidR="00200323" w:rsidRPr="00194BFC" w:rsidRDefault="00200323" w:rsidP="00123E23">
            <w:pPr>
              <w:pStyle w:val="Compact"/>
              <w:rPr>
                <w:sz w:val="24"/>
              </w:rPr>
            </w:pPr>
            <w:r w:rsidRPr="00194BFC">
              <w:rPr>
                <w:sz w:val="24"/>
              </w:rPr>
              <w:t>2.09%</w:t>
            </w:r>
          </w:p>
        </w:tc>
        <w:tc>
          <w:tcPr>
            <w:tcW w:w="0" w:type="auto"/>
            <w:tcBorders>
              <w:top w:val="single" w:sz="2" w:space="0" w:color="auto"/>
            </w:tcBorders>
          </w:tcPr>
          <w:p w14:paraId="13FEF8E6" w14:textId="77777777" w:rsidR="00200323" w:rsidRPr="00194BFC" w:rsidRDefault="00200323" w:rsidP="00123E23">
            <w:pPr>
              <w:pStyle w:val="Compact"/>
              <w:rPr>
                <w:sz w:val="24"/>
              </w:rPr>
            </w:pPr>
            <w:r w:rsidRPr="00194BFC">
              <w:rPr>
                <w:sz w:val="24"/>
              </w:rPr>
              <w:t>5.36%</w:t>
            </w:r>
          </w:p>
        </w:tc>
        <w:tc>
          <w:tcPr>
            <w:tcW w:w="0" w:type="auto"/>
            <w:tcBorders>
              <w:top w:val="single" w:sz="2" w:space="0" w:color="auto"/>
            </w:tcBorders>
          </w:tcPr>
          <w:p w14:paraId="379F4C66" w14:textId="77777777" w:rsidR="00200323" w:rsidRPr="00194BFC" w:rsidRDefault="00200323" w:rsidP="00123E23">
            <w:pPr>
              <w:pStyle w:val="Compact"/>
              <w:rPr>
                <w:sz w:val="24"/>
              </w:rPr>
            </w:pPr>
            <w:r w:rsidRPr="00194BFC">
              <w:rPr>
                <w:sz w:val="24"/>
              </w:rPr>
              <w:t>4.42%</w:t>
            </w:r>
          </w:p>
        </w:tc>
        <w:tc>
          <w:tcPr>
            <w:tcW w:w="0" w:type="auto"/>
            <w:tcBorders>
              <w:top w:val="single" w:sz="2" w:space="0" w:color="auto"/>
            </w:tcBorders>
          </w:tcPr>
          <w:p w14:paraId="7542AB69" w14:textId="77777777" w:rsidR="00200323" w:rsidRPr="00194BFC" w:rsidRDefault="00200323" w:rsidP="00123E23">
            <w:pPr>
              <w:pStyle w:val="Compact"/>
              <w:rPr>
                <w:sz w:val="24"/>
              </w:rPr>
            </w:pPr>
            <w:r w:rsidRPr="00194BFC">
              <w:rPr>
                <w:sz w:val="24"/>
              </w:rPr>
              <w:t>2.06%</w:t>
            </w:r>
          </w:p>
        </w:tc>
        <w:tc>
          <w:tcPr>
            <w:tcW w:w="0" w:type="auto"/>
            <w:tcBorders>
              <w:top w:val="single" w:sz="2" w:space="0" w:color="auto"/>
            </w:tcBorders>
          </w:tcPr>
          <w:p w14:paraId="19B6CA7E" w14:textId="77777777" w:rsidR="00200323" w:rsidRPr="00194BFC" w:rsidRDefault="00200323" w:rsidP="00123E23">
            <w:pPr>
              <w:pStyle w:val="Compact"/>
              <w:rPr>
                <w:sz w:val="24"/>
              </w:rPr>
            </w:pPr>
            <w:r w:rsidRPr="00194BFC">
              <w:rPr>
                <w:sz w:val="24"/>
              </w:rPr>
              <w:t>1.61%</w:t>
            </w:r>
          </w:p>
        </w:tc>
        <w:tc>
          <w:tcPr>
            <w:tcW w:w="0" w:type="auto"/>
            <w:tcBorders>
              <w:top w:val="single" w:sz="2" w:space="0" w:color="auto"/>
            </w:tcBorders>
          </w:tcPr>
          <w:p w14:paraId="1482F441" w14:textId="77777777" w:rsidR="00200323" w:rsidRPr="00194BFC" w:rsidRDefault="00200323" w:rsidP="00123E23">
            <w:pPr>
              <w:pStyle w:val="Compact"/>
              <w:rPr>
                <w:sz w:val="24"/>
              </w:rPr>
            </w:pPr>
            <w:r w:rsidRPr="00194BFC">
              <w:rPr>
                <w:sz w:val="24"/>
              </w:rPr>
              <w:t>1.99%</w:t>
            </w:r>
          </w:p>
        </w:tc>
      </w:tr>
      <w:tr w:rsidR="00200323" w:rsidRPr="00194BFC" w14:paraId="0CCE2F74" w14:textId="77777777" w:rsidTr="00194BFC">
        <w:tc>
          <w:tcPr>
            <w:tcW w:w="0" w:type="auto"/>
            <w:tcBorders>
              <w:bottom w:val="single" w:sz="4" w:space="0" w:color="auto"/>
            </w:tcBorders>
          </w:tcPr>
          <w:p w14:paraId="1EF26280" w14:textId="77777777" w:rsidR="00200323" w:rsidRPr="00194BFC" w:rsidRDefault="00200323" w:rsidP="00123E23">
            <w:pPr>
              <w:pStyle w:val="Compact"/>
              <w:rPr>
                <w:sz w:val="24"/>
              </w:rPr>
            </w:pPr>
            <w:r w:rsidRPr="00194BFC">
              <w:rPr>
                <w:sz w:val="24"/>
              </w:rPr>
              <w:t>Feedback</w:t>
            </w:r>
          </w:p>
        </w:tc>
        <w:tc>
          <w:tcPr>
            <w:tcW w:w="0" w:type="auto"/>
            <w:tcBorders>
              <w:bottom w:val="single" w:sz="4" w:space="0" w:color="auto"/>
            </w:tcBorders>
          </w:tcPr>
          <w:p w14:paraId="53B987D0" w14:textId="77777777" w:rsidR="00200323" w:rsidRPr="00194BFC" w:rsidRDefault="00200323" w:rsidP="00123E23">
            <w:pPr>
              <w:pStyle w:val="Compact"/>
              <w:rPr>
                <w:sz w:val="24"/>
              </w:rPr>
            </w:pPr>
            <w:r w:rsidRPr="00194BFC">
              <w:rPr>
                <w:sz w:val="24"/>
              </w:rPr>
              <w:t>2.39%</w:t>
            </w:r>
          </w:p>
        </w:tc>
        <w:tc>
          <w:tcPr>
            <w:tcW w:w="0" w:type="auto"/>
            <w:tcBorders>
              <w:bottom w:val="single" w:sz="4" w:space="0" w:color="auto"/>
            </w:tcBorders>
          </w:tcPr>
          <w:p w14:paraId="0F9C2310" w14:textId="77777777" w:rsidR="00200323" w:rsidRPr="00194BFC" w:rsidRDefault="00200323" w:rsidP="00123E23">
            <w:pPr>
              <w:pStyle w:val="Compact"/>
              <w:rPr>
                <w:sz w:val="24"/>
              </w:rPr>
            </w:pPr>
            <w:r w:rsidRPr="00194BFC">
              <w:rPr>
                <w:sz w:val="24"/>
              </w:rPr>
              <w:t>2.89%</w:t>
            </w:r>
          </w:p>
        </w:tc>
        <w:tc>
          <w:tcPr>
            <w:tcW w:w="0" w:type="auto"/>
            <w:tcBorders>
              <w:bottom w:val="single" w:sz="4" w:space="0" w:color="auto"/>
            </w:tcBorders>
          </w:tcPr>
          <w:p w14:paraId="73F9D0E3" w14:textId="77777777" w:rsidR="00200323" w:rsidRPr="00194BFC" w:rsidRDefault="00200323" w:rsidP="00123E23">
            <w:pPr>
              <w:pStyle w:val="Compact"/>
              <w:rPr>
                <w:sz w:val="24"/>
              </w:rPr>
            </w:pPr>
            <w:r w:rsidRPr="00194BFC">
              <w:rPr>
                <w:sz w:val="24"/>
              </w:rPr>
              <w:t>1.92%</w:t>
            </w:r>
          </w:p>
        </w:tc>
        <w:tc>
          <w:tcPr>
            <w:tcW w:w="0" w:type="auto"/>
            <w:tcBorders>
              <w:bottom w:val="single" w:sz="4" w:space="0" w:color="auto"/>
            </w:tcBorders>
          </w:tcPr>
          <w:p w14:paraId="51CF7785" w14:textId="77777777" w:rsidR="00200323" w:rsidRPr="00194BFC" w:rsidRDefault="00200323" w:rsidP="00123E23">
            <w:pPr>
              <w:pStyle w:val="Compact"/>
              <w:rPr>
                <w:sz w:val="24"/>
              </w:rPr>
            </w:pPr>
            <w:r w:rsidRPr="00194BFC">
              <w:rPr>
                <w:sz w:val="24"/>
              </w:rPr>
              <w:t>5.13%</w:t>
            </w:r>
          </w:p>
        </w:tc>
        <w:tc>
          <w:tcPr>
            <w:tcW w:w="0" w:type="auto"/>
            <w:tcBorders>
              <w:bottom w:val="single" w:sz="4" w:space="0" w:color="auto"/>
            </w:tcBorders>
          </w:tcPr>
          <w:p w14:paraId="1F290841" w14:textId="77777777" w:rsidR="00200323" w:rsidRPr="00194BFC" w:rsidRDefault="00200323" w:rsidP="00123E23">
            <w:pPr>
              <w:pStyle w:val="Compact"/>
              <w:rPr>
                <w:sz w:val="24"/>
              </w:rPr>
            </w:pPr>
            <w:r w:rsidRPr="00194BFC">
              <w:rPr>
                <w:sz w:val="24"/>
              </w:rPr>
              <w:t>4.32%</w:t>
            </w:r>
          </w:p>
        </w:tc>
        <w:tc>
          <w:tcPr>
            <w:tcW w:w="0" w:type="auto"/>
            <w:tcBorders>
              <w:bottom w:val="single" w:sz="4" w:space="0" w:color="auto"/>
            </w:tcBorders>
          </w:tcPr>
          <w:p w14:paraId="042E5E6A" w14:textId="77777777" w:rsidR="00200323" w:rsidRPr="00194BFC" w:rsidRDefault="00200323" w:rsidP="00123E23">
            <w:pPr>
              <w:pStyle w:val="Compact"/>
              <w:rPr>
                <w:sz w:val="24"/>
              </w:rPr>
            </w:pPr>
            <w:r w:rsidRPr="00194BFC">
              <w:rPr>
                <w:sz w:val="24"/>
              </w:rPr>
              <w:t>1.84%</w:t>
            </w:r>
          </w:p>
        </w:tc>
        <w:tc>
          <w:tcPr>
            <w:tcW w:w="0" w:type="auto"/>
            <w:tcBorders>
              <w:bottom w:val="single" w:sz="4" w:space="0" w:color="auto"/>
            </w:tcBorders>
          </w:tcPr>
          <w:p w14:paraId="01E8AFD9" w14:textId="77777777" w:rsidR="00200323" w:rsidRPr="00194BFC" w:rsidRDefault="00200323" w:rsidP="00123E23">
            <w:pPr>
              <w:pStyle w:val="Compact"/>
              <w:rPr>
                <w:sz w:val="24"/>
              </w:rPr>
            </w:pPr>
            <w:r w:rsidRPr="00194BFC">
              <w:rPr>
                <w:sz w:val="24"/>
              </w:rPr>
              <w:t>1.59%</w:t>
            </w:r>
          </w:p>
        </w:tc>
        <w:tc>
          <w:tcPr>
            <w:tcW w:w="0" w:type="auto"/>
            <w:tcBorders>
              <w:bottom w:val="single" w:sz="4" w:space="0" w:color="auto"/>
            </w:tcBorders>
          </w:tcPr>
          <w:p w14:paraId="56AED92B" w14:textId="77777777" w:rsidR="00200323" w:rsidRPr="00194BFC" w:rsidRDefault="00200323" w:rsidP="00123E23">
            <w:pPr>
              <w:pStyle w:val="Compact"/>
              <w:rPr>
                <w:sz w:val="24"/>
              </w:rPr>
            </w:pPr>
            <w:r w:rsidRPr="00194BFC">
              <w:rPr>
                <w:sz w:val="24"/>
              </w:rPr>
              <w:t>1.68%</w:t>
            </w:r>
          </w:p>
        </w:tc>
      </w:tr>
    </w:tbl>
    <w:p w14:paraId="5CFF1DAD" w14:textId="77777777" w:rsidR="00200323" w:rsidRPr="00FC150A" w:rsidRDefault="00200323" w:rsidP="00200323">
      <w:pPr>
        <w:pStyle w:val="Heading3"/>
        <w:rPr>
          <w:sz w:val="20"/>
          <w:szCs w:val="20"/>
        </w:rPr>
      </w:pPr>
      <w:bookmarkStart w:id="310" w:name="table-5"/>
      <w:r w:rsidRPr="00FC150A">
        <w:rPr>
          <w:sz w:val="20"/>
          <w:szCs w:val="20"/>
        </w:rPr>
        <w:lastRenderedPageBreak/>
        <w:t>Table 5</w:t>
      </w:r>
      <w:bookmarkEnd w:id="310"/>
    </w:p>
    <w:p w14:paraId="422259F4" w14:textId="77777777" w:rsidR="00200323" w:rsidRPr="00FC150A" w:rsidRDefault="00200323" w:rsidP="00200323">
      <w:pPr>
        <w:pStyle w:val="Heading4"/>
        <w:rPr>
          <w:sz w:val="20"/>
          <w:szCs w:val="20"/>
        </w:rPr>
      </w:pPr>
      <w:bookmarkStart w:id="311" w:name="Xd16b954db87ed4481ae32bfde8ad501722efe6d"/>
      <w:r w:rsidRPr="00FC150A">
        <w:rPr>
          <w:sz w:val="20"/>
          <w:szCs w:val="20"/>
        </w:rPr>
        <w:t>Moderating Effects of Feedback on Deterioration</w:t>
      </w:r>
      <w:bookmarkEnd w:id="311"/>
    </w:p>
    <w:tbl>
      <w:tblPr>
        <w:tblStyle w:val="Table"/>
        <w:tblW w:w="5382" w:type="pct"/>
        <w:tblLook w:val="07E0" w:firstRow="1" w:lastRow="1" w:firstColumn="1" w:lastColumn="1" w:noHBand="1" w:noVBand="1"/>
      </w:tblPr>
      <w:tblGrid>
        <w:gridCol w:w="2340"/>
        <w:gridCol w:w="1439"/>
        <w:gridCol w:w="1350"/>
        <w:gridCol w:w="1440"/>
        <w:gridCol w:w="1440"/>
        <w:gridCol w:w="1440"/>
        <w:gridCol w:w="1529"/>
        <w:gridCol w:w="1440"/>
        <w:gridCol w:w="1532"/>
      </w:tblGrid>
      <w:tr w:rsidR="00952C8B" w:rsidRPr="00FC150A" w14:paraId="00F63FCE" w14:textId="77777777" w:rsidTr="00952C8B">
        <w:tc>
          <w:tcPr>
            <w:tcW w:w="839" w:type="pct"/>
            <w:tcBorders>
              <w:top w:val="single" w:sz="4" w:space="0" w:color="auto"/>
              <w:bottom w:val="single" w:sz="2" w:space="0" w:color="auto"/>
            </w:tcBorders>
            <w:vAlign w:val="bottom"/>
          </w:tcPr>
          <w:p w14:paraId="3AE1B2E4" w14:textId="77777777" w:rsidR="00200323" w:rsidRPr="00FC150A" w:rsidRDefault="00200323" w:rsidP="00123E23">
            <w:pPr>
              <w:rPr>
                <w:rFonts w:ascii="Times New Roman" w:hAnsi="Times New Roman" w:cs="Times New Roman"/>
              </w:rPr>
            </w:pPr>
          </w:p>
        </w:tc>
        <w:tc>
          <w:tcPr>
            <w:tcW w:w="516" w:type="pct"/>
            <w:tcBorders>
              <w:top w:val="single" w:sz="4" w:space="0" w:color="auto"/>
              <w:bottom w:val="single" w:sz="2" w:space="0" w:color="auto"/>
            </w:tcBorders>
            <w:vAlign w:val="bottom"/>
          </w:tcPr>
          <w:p w14:paraId="7F98B914" w14:textId="77777777" w:rsidR="00200323" w:rsidRPr="00FC150A" w:rsidRDefault="00200323" w:rsidP="00123E23">
            <w:pPr>
              <w:pStyle w:val="Compact"/>
              <w:rPr>
                <w:rFonts w:cs="Times New Roman"/>
              </w:rPr>
            </w:pPr>
            <w:r w:rsidRPr="00FC150A">
              <w:rPr>
                <w:rFonts w:cs="Times New Roman"/>
              </w:rPr>
              <w:t>Depression</w:t>
            </w:r>
          </w:p>
        </w:tc>
        <w:tc>
          <w:tcPr>
            <w:tcW w:w="484" w:type="pct"/>
            <w:tcBorders>
              <w:top w:val="single" w:sz="4" w:space="0" w:color="auto"/>
              <w:bottom w:val="single" w:sz="2" w:space="0" w:color="auto"/>
            </w:tcBorders>
            <w:vAlign w:val="bottom"/>
          </w:tcPr>
          <w:p w14:paraId="210135D2" w14:textId="77777777" w:rsidR="00200323" w:rsidRPr="00FC150A" w:rsidRDefault="00200323" w:rsidP="00123E23">
            <w:pPr>
              <w:pStyle w:val="Compact"/>
              <w:rPr>
                <w:rFonts w:cs="Times New Roman"/>
              </w:rPr>
            </w:pPr>
            <w:r w:rsidRPr="00FC150A">
              <w:rPr>
                <w:rFonts w:cs="Times New Roman"/>
              </w:rPr>
              <w:t>Generalized Anxiety</w:t>
            </w:r>
          </w:p>
        </w:tc>
        <w:tc>
          <w:tcPr>
            <w:tcW w:w="516" w:type="pct"/>
            <w:tcBorders>
              <w:top w:val="single" w:sz="4" w:space="0" w:color="auto"/>
              <w:bottom w:val="single" w:sz="2" w:space="0" w:color="auto"/>
            </w:tcBorders>
            <w:vAlign w:val="bottom"/>
          </w:tcPr>
          <w:p w14:paraId="467A6F03" w14:textId="77777777" w:rsidR="00200323" w:rsidRPr="00FC150A" w:rsidRDefault="00200323" w:rsidP="00123E23">
            <w:pPr>
              <w:pStyle w:val="Compact"/>
              <w:rPr>
                <w:rFonts w:cs="Times New Roman"/>
              </w:rPr>
            </w:pPr>
            <w:r w:rsidRPr="00FC150A">
              <w:rPr>
                <w:rFonts w:cs="Times New Roman"/>
              </w:rPr>
              <w:t>Social Anxiety</w:t>
            </w:r>
          </w:p>
        </w:tc>
        <w:tc>
          <w:tcPr>
            <w:tcW w:w="516" w:type="pct"/>
            <w:tcBorders>
              <w:top w:val="single" w:sz="4" w:space="0" w:color="auto"/>
              <w:bottom w:val="single" w:sz="2" w:space="0" w:color="auto"/>
            </w:tcBorders>
            <w:vAlign w:val="bottom"/>
          </w:tcPr>
          <w:p w14:paraId="6201A8FE" w14:textId="77777777" w:rsidR="00200323" w:rsidRPr="00FC150A" w:rsidRDefault="00200323" w:rsidP="00123E23">
            <w:pPr>
              <w:pStyle w:val="Compact"/>
              <w:rPr>
                <w:rFonts w:cs="Times New Roman"/>
              </w:rPr>
            </w:pPr>
            <w:r w:rsidRPr="00FC150A">
              <w:rPr>
                <w:rFonts w:cs="Times New Roman"/>
              </w:rPr>
              <w:t>Academic Distress</w:t>
            </w:r>
          </w:p>
        </w:tc>
        <w:tc>
          <w:tcPr>
            <w:tcW w:w="516" w:type="pct"/>
            <w:tcBorders>
              <w:top w:val="single" w:sz="4" w:space="0" w:color="auto"/>
              <w:bottom w:val="single" w:sz="2" w:space="0" w:color="auto"/>
            </w:tcBorders>
            <w:vAlign w:val="bottom"/>
          </w:tcPr>
          <w:p w14:paraId="74BD0F7B" w14:textId="77777777" w:rsidR="00200323" w:rsidRPr="00FC150A" w:rsidRDefault="00200323" w:rsidP="00123E23">
            <w:pPr>
              <w:pStyle w:val="Compact"/>
              <w:rPr>
                <w:rFonts w:cs="Times New Roman"/>
              </w:rPr>
            </w:pPr>
            <w:r w:rsidRPr="00FC150A">
              <w:rPr>
                <w:rFonts w:cs="Times New Roman"/>
              </w:rPr>
              <w:t>Eating Concerns</w:t>
            </w:r>
          </w:p>
        </w:tc>
        <w:tc>
          <w:tcPr>
            <w:tcW w:w="548" w:type="pct"/>
            <w:tcBorders>
              <w:top w:val="single" w:sz="4" w:space="0" w:color="auto"/>
              <w:bottom w:val="single" w:sz="2" w:space="0" w:color="auto"/>
            </w:tcBorders>
            <w:vAlign w:val="bottom"/>
          </w:tcPr>
          <w:p w14:paraId="1407E184" w14:textId="77777777" w:rsidR="00200323" w:rsidRPr="00FC150A" w:rsidRDefault="00200323" w:rsidP="00123E23">
            <w:pPr>
              <w:pStyle w:val="Compact"/>
              <w:rPr>
                <w:rFonts w:cs="Times New Roman"/>
              </w:rPr>
            </w:pPr>
            <w:r w:rsidRPr="00FC150A">
              <w:rPr>
                <w:rFonts w:cs="Times New Roman"/>
              </w:rPr>
              <w:t>Hostility</w:t>
            </w:r>
          </w:p>
        </w:tc>
        <w:tc>
          <w:tcPr>
            <w:tcW w:w="516" w:type="pct"/>
            <w:tcBorders>
              <w:top w:val="single" w:sz="4" w:space="0" w:color="auto"/>
              <w:bottom w:val="single" w:sz="2" w:space="0" w:color="auto"/>
            </w:tcBorders>
            <w:vAlign w:val="bottom"/>
          </w:tcPr>
          <w:p w14:paraId="0D6333F0" w14:textId="77777777" w:rsidR="00200323" w:rsidRPr="00FC150A" w:rsidRDefault="00200323" w:rsidP="00123E23">
            <w:pPr>
              <w:pStyle w:val="Compact"/>
              <w:rPr>
                <w:rFonts w:cs="Times New Roman"/>
              </w:rPr>
            </w:pPr>
            <w:r w:rsidRPr="00FC150A">
              <w:rPr>
                <w:rFonts w:cs="Times New Roman"/>
              </w:rPr>
              <w:t>Alcohol Use</w:t>
            </w:r>
          </w:p>
        </w:tc>
        <w:tc>
          <w:tcPr>
            <w:tcW w:w="548" w:type="pct"/>
            <w:tcBorders>
              <w:top w:val="single" w:sz="4" w:space="0" w:color="auto"/>
              <w:bottom w:val="single" w:sz="2" w:space="0" w:color="auto"/>
            </w:tcBorders>
            <w:vAlign w:val="bottom"/>
          </w:tcPr>
          <w:p w14:paraId="31CC2D65" w14:textId="77777777" w:rsidR="00200323" w:rsidRPr="00FC150A" w:rsidRDefault="00200323" w:rsidP="00123E23">
            <w:pPr>
              <w:pStyle w:val="Compact"/>
              <w:rPr>
                <w:rFonts w:cs="Times New Roman"/>
              </w:rPr>
            </w:pPr>
            <w:r w:rsidRPr="00FC150A">
              <w:rPr>
                <w:rFonts w:cs="Times New Roman"/>
              </w:rPr>
              <w:t>Distress Index</w:t>
            </w:r>
          </w:p>
        </w:tc>
      </w:tr>
      <w:tr w:rsidR="00952C8B" w:rsidRPr="00FC150A" w14:paraId="36AD3716" w14:textId="77777777" w:rsidTr="00952C8B">
        <w:tc>
          <w:tcPr>
            <w:tcW w:w="839" w:type="pct"/>
            <w:tcBorders>
              <w:top w:val="single" w:sz="2" w:space="0" w:color="auto"/>
            </w:tcBorders>
          </w:tcPr>
          <w:p w14:paraId="01FA7996" w14:textId="77777777" w:rsidR="00200323" w:rsidRPr="00FC150A" w:rsidRDefault="00200323" w:rsidP="00123E23">
            <w:pPr>
              <w:pStyle w:val="Compact"/>
              <w:rPr>
                <w:rFonts w:cs="Times New Roman"/>
              </w:rPr>
            </w:pPr>
            <w:r w:rsidRPr="00FC150A">
              <w:rPr>
                <w:rFonts w:cs="Times New Roman"/>
              </w:rPr>
              <w:t>Intercept</w:t>
            </w:r>
          </w:p>
        </w:tc>
        <w:tc>
          <w:tcPr>
            <w:tcW w:w="516" w:type="pct"/>
            <w:tcBorders>
              <w:top w:val="single" w:sz="2" w:space="0" w:color="auto"/>
            </w:tcBorders>
          </w:tcPr>
          <w:p w14:paraId="0117285E" w14:textId="77777777" w:rsidR="00200323" w:rsidRPr="00FC150A" w:rsidRDefault="00200323" w:rsidP="00123E23">
            <w:pPr>
              <w:pStyle w:val="Compact"/>
              <w:rPr>
                <w:rFonts w:cs="Times New Roman"/>
              </w:rPr>
            </w:pPr>
            <w:r w:rsidRPr="00FC150A">
              <w:rPr>
                <w:rFonts w:cs="Times New Roman"/>
              </w:rPr>
              <w:t>-3.88** (0.07)</w:t>
            </w:r>
          </w:p>
        </w:tc>
        <w:tc>
          <w:tcPr>
            <w:tcW w:w="484" w:type="pct"/>
            <w:tcBorders>
              <w:top w:val="single" w:sz="2" w:space="0" w:color="auto"/>
            </w:tcBorders>
          </w:tcPr>
          <w:p w14:paraId="707457F3" w14:textId="77777777" w:rsidR="00200323" w:rsidRPr="00FC150A" w:rsidRDefault="00200323" w:rsidP="00123E23">
            <w:pPr>
              <w:pStyle w:val="Compact"/>
              <w:rPr>
                <w:rFonts w:cs="Times New Roman"/>
              </w:rPr>
            </w:pPr>
            <w:r w:rsidRPr="00FC150A">
              <w:rPr>
                <w:rFonts w:cs="Times New Roman"/>
              </w:rPr>
              <w:t>-3.7** (0.06)</w:t>
            </w:r>
          </w:p>
        </w:tc>
        <w:tc>
          <w:tcPr>
            <w:tcW w:w="516" w:type="pct"/>
            <w:tcBorders>
              <w:top w:val="single" w:sz="2" w:space="0" w:color="auto"/>
            </w:tcBorders>
          </w:tcPr>
          <w:p w14:paraId="3A5F06E0" w14:textId="77777777" w:rsidR="00200323" w:rsidRPr="00FC150A" w:rsidRDefault="00200323" w:rsidP="00123E23">
            <w:pPr>
              <w:pStyle w:val="Compact"/>
              <w:rPr>
                <w:rFonts w:cs="Times New Roman"/>
              </w:rPr>
            </w:pPr>
            <w:r w:rsidRPr="00FC150A">
              <w:rPr>
                <w:rFonts w:cs="Times New Roman"/>
              </w:rPr>
              <w:t>-4.11** (0.07)</w:t>
            </w:r>
          </w:p>
        </w:tc>
        <w:tc>
          <w:tcPr>
            <w:tcW w:w="516" w:type="pct"/>
            <w:tcBorders>
              <w:top w:val="single" w:sz="2" w:space="0" w:color="auto"/>
            </w:tcBorders>
          </w:tcPr>
          <w:p w14:paraId="6A978F79" w14:textId="77777777" w:rsidR="00200323" w:rsidRPr="00FC150A" w:rsidRDefault="00200323" w:rsidP="00123E23">
            <w:pPr>
              <w:pStyle w:val="Compact"/>
              <w:rPr>
                <w:rFonts w:cs="Times New Roman"/>
              </w:rPr>
            </w:pPr>
            <w:r w:rsidRPr="00FC150A">
              <w:rPr>
                <w:rFonts w:cs="Times New Roman"/>
              </w:rPr>
              <w:t>-3.05** (0.04)</w:t>
            </w:r>
          </w:p>
        </w:tc>
        <w:tc>
          <w:tcPr>
            <w:tcW w:w="516" w:type="pct"/>
            <w:tcBorders>
              <w:top w:val="single" w:sz="2" w:space="0" w:color="auto"/>
            </w:tcBorders>
          </w:tcPr>
          <w:p w14:paraId="5367F577" w14:textId="77777777" w:rsidR="00200323" w:rsidRPr="00FC150A" w:rsidRDefault="00200323" w:rsidP="00123E23">
            <w:pPr>
              <w:pStyle w:val="Compact"/>
              <w:rPr>
                <w:rFonts w:cs="Times New Roman"/>
              </w:rPr>
            </w:pPr>
            <w:r w:rsidRPr="00FC150A">
              <w:rPr>
                <w:rFonts w:cs="Times New Roman"/>
              </w:rPr>
              <w:t>-3.07** (0.05)</w:t>
            </w:r>
          </w:p>
        </w:tc>
        <w:tc>
          <w:tcPr>
            <w:tcW w:w="548" w:type="pct"/>
            <w:tcBorders>
              <w:top w:val="single" w:sz="2" w:space="0" w:color="auto"/>
            </w:tcBorders>
          </w:tcPr>
          <w:p w14:paraId="5640AE45" w14:textId="77777777" w:rsidR="00200323" w:rsidRPr="00FC150A" w:rsidRDefault="00200323" w:rsidP="00123E23">
            <w:pPr>
              <w:pStyle w:val="Compact"/>
              <w:rPr>
                <w:rFonts w:cs="Times New Roman"/>
              </w:rPr>
            </w:pPr>
            <w:r w:rsidRPr="00FC150A">
              <w:rPr>
                <w:rFonts w:cs="Times New Roman"/>
              </w:rPr>
              <w:t>-3.96** (0.07)</w:t>
            </w:r>
          </w:p>
        </w:tc>
        <w:tc>
          <w:tcPr>
            <w:tcW w:w="516" w:type="pct"/>
            <w:tcBorders>
              <w:top w:val="single" w:sz="2" w:space="0" w:color="auto"/>
            </w:tcBorders>
          </w:tcPr>
          <w:p w14:paraId="0A6A7751" w14:textId="25A2D9B5" w:rsidR="00200323" w:rsidRPr="00FC150A" w:rsidRDefault="00200323" w:rsidP="00123E23">
            <w:pPr>
              <w:pStyle w:val="Compact"/>
              <w:rPr>
                <w:rFonts w:cs="Times New Roman"/>
              </w:rPr>
            </w:pPr>
            <w:r w:rsidRPr="00FC150A">
              <w:rPr>
                <w:rFonts w:cs="Times New Roman"/>
              </w:rPr>
              <w:t>-4.1</w:t>
            </w:r>
            <w:ins w:id="312" w:author="Rebecca Janis" w:date="2020-05-23T10:18:00Z">
              <w:r w:rsidR="00372A39">
                <w:rPr>
                  <w:rFonts w:cs="Times New Roman"/>
                </w:rPr>
                <w:t>0</w:t>
              </w:r>
            </w:ins>
            <w:r w:rsidRPr="00FC150A">
              <w:rPr>
                <w:rFonts w:cs="Times New Roman"/>
              </w:rPr>
              <w:t>** (0.08)</w:t>
            </w:r>
          </w:p>
        </w:tc>
        <w:tc>
          <w:tcPr>
            <w:tcW w:w="548" w:type="pct"/>
            <w:tcBorders>
              <w:top w:val="single" w:sz="2" w:space="0" w:color="auto"/>
            </w:tcBorders>
          </w:tcPr>
          <w:p w14:paraId="317027A2" w14:textId="77777777" w:rsidR="00200323" w:rsidRPr="00FC150A" w:rsidRDefault="00200323" w:rsidP="00123E23">
            <w:pPr>
              <w:pStyle w:val="Compact"/>
              <w:rPr>
                <w:rFonts w:cs="Times New Roman"/>
              </w:rPr>
            </w:pPr>
            <w:r w:rsidRPr="00FC150A">
              <w:rPr>
                <w:rFonts w:cs="Times New Roman"/>
              </w:rPr>
              <w:t>-4.28** (0.07)</w:t>
            </w:r>
          </w:p>
        </w:tc>
      </w:tr>
      <w:tr w:rsidR="00952C8B" w:rsidRPr="00FC150A" w14:paraId="12C626A4" w14:textId="77777777" w:rsidTr="00952C8B">
        <w:tc>
          <w:tcPr>
            <w:tcW w:w="839" w:type="pct"/>
          </w:tcPr>
          <w:p w14:paraId="2E271A8A" w14:textId="77777777" w:rsidR="00200323" w:rsidRPr="00FC150A" w:rsidRDefault="00200323" w:rsidP="00123E23">
            <w:pPr>
              <w:pStyle w:val="Compact"/>
              <w:rPr>
                <w:rFonts w:cs="Times New Roman"/>
              </w:rPr>
            </w:pPr>
            <w:r w:rsidRPr="00FC150A">
              <w:rPr>
                <w:rFonts w:cs="Times New Roman"/>
              </w:rPr>
              <w:t>Feedback</w:t>
            </w:r>
          </w:p>
        </w:tc>
        <w:tc>
          <w:tcPr>
            <w:tcW w:w="516" w:type="pct"/>
          </w:tcPr>
          <w:p w14:paraId="2D31E7EA" w14:textId="77777777" w:rsidR="00200323" w:rsidRPr="00FC150A" w:rsidRDefault="00200323" w:rsidP="00123E23">
            <w:pPr>
              <w:pStyle w:val="Compact"/>
              <w:rPr>
                <w:rFonts w:cs="Times New Roman"/>
              </w:rPr>
            </w:pPr>
            <w:r w:rsidRPr="00FC150A">
              <w:rPr>
                <w:rFonts w:cs="Times New Roman"/>
              </w:rPr>
              <w:t>0.01 (0.05)</w:t>
            </w:r>
          </w:p>
        </w:tc>
        <w:tc>
          <w:tcPr>
            <w:tcW w:w="484" w:type="pct"/>
          </w:tcPr>
          <w:p w14:paraId="6E9AD64B" w14:textId="77777777" w:rsidR="00200323" w:rsidRPr="00FC150A" w:rsidRDefault="00200323" w:rsidP="00123E23">
            <w:pPr>
              <w:pStyle w:val="Compact"/>
              <w:rPr>
                <w:rFonts w:cs="Times New Roman"/>
              </w:rPr>
            </w:pPr>
            <w:r w:rsidRPr="00FC150A">
              <w:rPr>
                <w:rFonts w:cs="Times New Roman"/>
              </w:rPr>
              <w:t>0.06 (0.04)</w:t>
            </w:r>
          </w:p>
        </w:tc>
        <w:tc>
          <w:tcPr>
            <w:tcW w:w="516" w:type="pct"/>
          </w:tcPr>
          <w:p w14:paraId="451BF6BA" w14:textId="77777777" w:rsidR="00200323" w:rsidRPr="00FC150A" w:rsidRDefault="00200323" w:rsidP="00123E23">
            <w:pPr>
              <w:pStyle w:val="Compact"/>
              <w:rPr>
                <w:rFonts w:cs="Times New Roman"/>
              </w:rPr>
            </w:pPr>
            <w:r w:rsidRPr="00FC150A">
              <w:rPr>
                <w:rFonts w:cs="Times New Roman"/>
              </w:rPr>
              <w:t>0.04 (0.06)</w:t>
            </w:r>
          </w:p>
        </w:tc>
        <w:tc>
          <w:tcPr>
            <w:tcW w:w="516" w:type="pct"/>
          </w:tcPr>
          <w:p w14:paraId="5CD52498"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77E9D20D"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602C4012"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1CA2DC6A" w14:textId="77777777" w:rsidR="00200323" w:rsidRPr="00FC150A" w:rsidRDefault="00200323" w:rsidP="00123E23">
            <w:pPr>
              <w:pStyle w:val="Compact"/>
              <w:rPr>
                <w:rFonts w:cs="Times New Roman"/>
              </w:rPr>
            </w:pPr>
            <w:r w:rsidRPr="00FC150A">
              <w:rPr>
                <w:rFonts w:cs="Times New Roman"/>
              </w:rPr>
              <w:t>0.02 (0.05)</w:t>
            </w:r>
          </w:p>
        </w:tc>
        <w:tc>
          <w:tcPr>
            <w:tcW w:w="548" w:type="pct"/>
          </w:tcPr>
          <w:p w14:paraId="2EEE9B3C" w14:textId="77777777" w:rsidR="00200323" w:rsidRPr="00FC150A" w:rsidRDefault="00200323" w:rsidP="00123E23">
            <w:pPr>
              <w:pStyle w:val="Compact"/>
              <w:rPr>
                <w:rFonts w:cs="Times New Roman"/>
              </w:rPr>
            </w:pPr>
            <w:r w:rsidRPr="00FC150A">
              <w:rPr>
                <w:rFonts w:cs="Times New Roman"/>
              </w:rPr>
              <w:t>-0.01 (0.05)</w:t>
            </w:r>
          </w:p>
        </w:tc>
      </w:tr>
      <w:tr w:rsidR="00952C8B" w:rsidRPr="00FC150A" w14:paraId="530A897D" w14:textId="77777777" w:rsidTr="00952C8B">
        <w:tc>
          <w:tcPr>
            <w:tcW w:w="839" w:type="pct"/>
          </w:tcPr>
          <w:p w14:paraId="56C50CE3" w14:textId="77777777" w:rsidR="00200323" w:rsidRPr="00FC150A" w:rsidRDefault="00200323" w:rsidP="00123E23">
            <w:pPr>
              <w:pStyle w:val="Compact"/>
              <w:rPr>
                <w:rFonts w:cs="Times New Roman"/>
              </w:rPr>
            </w:pPr>
            <w:r w:rsidRPr="00FC150A">
              <w:rPr>
                <w:rFonts w:cs="Times New Roman"/>
              </w:rPr>
              <w:t>Client baseline</w:t>
            </w:r>
          </w:p>
        </w:tc>
        <w:tc>
          <w:tcPr>
            <w:tcW w:w="516" w:type="pct"/>
          </w:tcPr>
          <w:p w14:paraId="608C39DA" w14:textId="77777777" w:rsidR="00200323" w:rsidRPr="00FC150A" w:rsidRDefault="00200323" w:rsidP="00123E23">
            <w:pPr>
              <w:pStyle w:val="Compact"/>
              <w:rPr>
                <w:rFonts w:cs="Times New Roman"/>
              </w:rPr>
            </w:pPr>
            <w:r w:rsidRPr="00FC150A">
              <w:rPr>
                <w:rFonts w:cs="Times New Roman"/>
              </w:rPr>
              <w:t>-0.66** (0.04)</w:t>
            </w:r>
          </w:p>
        </w:tc>
        <w:tc>
          <w:tcPr>
            <w:tcW w:w="484" w:type="pct"/>
          </w:tcPr>
          <w:p w14:paraId="7E9454C8" w14:textId="77777777" w:rsidR="00200323" w:rsidRPr="00FC150A" w:rsidRDefault="00200323" w:rsidP="00123E23">
            <w:pPr>
              <w:pStyle w:val="Compact"/>
              <w:rPr>
                <w:rFonts w:cs="Times New Roman"/>
              </w:rPr>
            </w:pPr>
            <w:r w:rsidRPr="00FC150A">
              <w:rPr>
                <w:rFonts w:cs="Times New Roman"/>
              </w:rPr>
              <w:t>-0.6** (0.03)</w:t>
            </w:r>
          </w:p>
        </w:tc>
        <w:tc>
          <w:tcPr>
            <w:tcW w:w="516" w:type="pct"/>
          </w:tcPr>
          <w:p w14:paraId="1B856EC6" w14:textId="77777777" w:rsidR="00200323" w:rsidRPr="00FC150A" w:rsidRDefault="00200323" w:rsidP="00123E23">
            <w:pPr>
              <w:pStyle w:val="Compact"/>
              <w:rPr>
                <w:rFonts w:cs="Times New Roman"/>
              </w:rPr>
            </w:pPr>
            <w:r w:rsidRPr="00FC150A">
              <w:rPr>
                <w:rFonts w:cs="Times New Roman"/>
              </w:rPr>
              <w:t>-0.63** (0.04)</w:t>
            </w:r>
          </w:p>
        </w:tc>
        <w:tc>
          <w:tcPr>
            <w:tcW w:w="516" w:type="pct"/>
          </w:tcPr>
          <w:p w14:paraId="68F76DFB" w14:textId="77777777" w:rsidR="00200323" w:rsidRPr="00FC150A" w:rsidRDefault="00200323" w:rsidP="00123E23">
            <w:pPr>
              <w:pStyle w:val="Compact"/>
              <w:rPr>
                <w:rFonts w:cs="Times New Roman"/>
              </w:rPr>
            </w:pPr>
            <w:r w:rsidRPr="00FC150A">
              <w:rPr>
                <w:rFonts w:cs="Times New Roman"/>
              </w:rPr>
              <w:t>-0.55** (0.03)</w:t>
            </w:r>
          </w:p>
        </w:tc>
        <w:tc>
          <w:tcPr>
            <w:tcW w:w="516" w:type="pct"/>
          </w:tcPr>
          <w:p w14:paraId="77431E08"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64E40FAA" w14:textId="77777777" w:rsidR="00200323" w:rsidRPr="00FC150A" w:rsidRDefault="00200323" w:rsidP="00123E23">
            <w:pPr>
              <w:pStyle w:val="Compact"/>
              <w:rPr>
                <w:rFonts w:cs="Times New Roman"/>
              </w:rPr>
            </w:pPr>
            <w:r w:rsidRPr="00FC150A">
              <w:rPr>
                <w:rFonts w:cs="Times New Roman"/>
              </w:rPr>
              <w:t>-0.41** (0.04)</w:t>
            </w:r>
          </w:p>
        </w:tc>
        <w:tc>
          <w:tcPr>
            <w:tcW w:w="516" w:type="pct"/>
          </w:tcPr>
          <w:p w14:paraId="1C39E937" w14:textId="77777777" w:rsidR="00200323" w:rsidRPr="00FC150A" w:rsidRDefault="00200323" w:rsidP="00123E23">
            <w:pPr>
              <w:pStyle w:val="Compact"/>
              <w:rPr>
                <w:rFonts w:cs="Times New Roman"/>
              </w:rPr>
            </w:pPr>
            <w:r w:rsidRPr="00FC150A">
              <w:rPr>
                <w:rFonts w:cs="Times New Roman"/>
              </w:rPr>
              <w:t>0.04 (0.04)</w:t>
            </w:r>
          </w:p>
        </w:tc>
        <w:tc>
          <w:tcPr>
            <w:tcW w:w="548" w:type="pct"/>
          </w:tcPr>
          <w:p w14:paraId="74B4B181" w14:textId="77777777" w:rsidR="00200323" w:rsidRPr="00FC150A" w:rsidRDefault="00200323" w:rsidP="00123E23">
            <w:pPr>
              <w:pStyle w:val="Compact"/>
              <w:rPr>
                <w:rFonts w:cs="Times New Roman"/>
              </w:rPr>
            </w:pPr>
            <w:r w:rsidRPr="00FC150A">
              <w:rPr>
                <w:rFonts w:cs="Times New Roman"/>
              </w:rPr>
              <w:t>-0.8** (0.04)</w:t>
            </w:r>
          </w:p>
        </w:tc>
      </w:tr>
      <w:tr w:rsidR="00952C8B" w:rsidRPr="00FC150A" w14:paraId="4EFFC046" w14:textId="77777777" w:rsidTr="00952C8B">
        <w:tc>
          <w:tcPr>
            <w:tcW w:w="839" w:type="pct"/>
          </w:tcPr>
          <w:p w14:paraId="56496257" w14:textId="77777777" w:rsidR="00200323" w:rsidRPr="00FC150A" w:rsidRDefault="00200323" w:rsidP="00123E23">
            <w:pPr>
              <w:pStyle w:val="Compact"/>
              <w:rPr>
                <w:rFonts w:cs="Times New Roman"/>
              </w:rPr>
            </w:pPr>
            <w:r w:rsidRPr="00FC150A">
              <w:rPr>
                <w:rFonts w:cs="Times New Roman"/>
              </w:rPr>
              <w:t>Center baseline</w:t>
            </w:r>
          </w:p>
        </w:tc>
        <w:tc>
          <w:tcPr>
            <w:tcW w:w="516" w:type="pct"/>
          </w:tcPr>
          <w:p w14:paraId="584E8CF4" w14:textId="77777777" w:rsidR="00200323" w:rsidRPr="00FC150A" w:rsidRDefault="00200323" w:rsidP="00123E23">
            <w:pPr>
              <w:pStyle w:val="Compact"/>
              <w:rPr>
                <w:rFonts w:cs="Times New Roman"/>
              </w:rPr>
            </w:pPr>
            <w:r w:rsidRPr="00FC150A">
              <w:rPr>
                <w:rFonts w:cs="Times New Roman"/>
              </w:rPr>
              <w:t>-0.05 (0.07)</w:t>
            </w:r>
          </w:p>
        </w:tc>
        <w:tc>
          <w:tcPr>
            <w:tcW w:w="484" w:type="pct"/>
          </w:tcPr>
          <w:p w14:paraId="58825550" w14:textId="77777777" w:rsidR="00200323" w:rsidRPr="00FC150A" w:rsidRDefault="00200323" w:rsidP="00123E23">
            <w:pPr>
              <w:pStyle w:val="Compact"/>
              <w:rPr>
                <w:rFonts w:cs="Times New Roman"/>
              </w:rPr>
            </w:pPr>
            <w:r w:rsidRPr="00FC150A">
              <w:rPr>
                <w:rFonts w:cs="Times New Roman"/>
              </w:rPr>
              <w:t>-0.03 (0.06)</w:t>
            </w:r>
          </w:p>
        </w:tc>
        <w:tc>
          <w:tcPr>
            <w:tcW w:w="516" w:type="pct"/>
          </w:tcPr>
          <w:p w14:paraId="1B0FD4C0" w14:textId="77777777" w:rsidR="00200323" w:rsidRPr="00FC150A" w:rsidRDefault="00200323" w:rsidP="00123E23">
            <w:pPr>
              <w:pStyle w:val="Compact"/>
              <w:rPr>
                <w:rFonts w:cs="Times New Roman"/>
              </w:rPr>
            </w:pPr>
            <w:r w:rsidRPr="00FC150A">
              <w:rPr>
                <w:rFonts w:cs="Times New Roman"/>
              </w:rPr>
              <w:t>-0.08 (0.06)</w:t>
            </w:r>
          </w:p>
        </w:tc>
        <w:tc>
          <w:tcPr>
            <w:tcW w:w="516" w:type="pct"/>
          </w:tcPr>
          <w:p w14:paraId="496198CD" w14:textId="77777777" w:rsidR="00200323" w:rsidRPr="00FC150A" w:rsidRDefault="00200323" w:rsidP="00123E23">
            <w:pPr>
              <w:pStyle w:val="Compact"/>
              <w:rPr>
                <w:rFonts w:cs="Times New Roman"/>
              </w:rPr>
            </w:pPr>
            <w:r w:rsidRPr="00FC150A">
              <w:rPr>
                <w:rFonts w:cs="Times New Roman"/>
              </w:rPr>
              <w:t>-0.01 (0.04)</w:t>
            </w:r>
          </w:p>
        </w:tc>
        <w:tc>
          <w:tcPr>
            <w:tcW w:w="516" w:type="pct"/>
          </w:tcPr>
          <w:p w14:paraId="402FBC27" w14:textId="77777777" w:rsidR="00200323" w:rsidRPr="00FC150A" w:rsidRDefault="00200323" w:rsidP="00123E23">
            <w:pPr>
              <w:pStyle w:val="Compact"/>
              <w:rPr>
                <w:rFonts w:cs="Times New Roman"/>
              </w:rPr>
            </w:pPr>
            <w:r w:rsidRPr="00FC150A">
              <w:rPr>
                <w:rFonts w:cs="Times New Roman"/>
              </w:rPr>
              <w:t>0.05 (0.05)</w:t>
            </w:r>
          </w:p>
        </w:tc>
        <w:tc>
          <w:tcPr>
            <w:tcW w:w="548" w:type="pct"/>
          </w:tcPr>
          <w:p w14:paraId="0251E92E" w14:textId="77777777" w:rsidR="00200323" w:rsidRPr="00FC150A" w:rsidRDefault="00200323" w:rsidP="00123E23">
            <w:pPr>
              <w:pStyle w:val="Compact"/>
              <w:rPr>
                <w:rFonts w:cs="Times New Roman"/>
              </w:rPr>
            </w:pPr>
            <w:r w:rsidRPr="00FC150A">
              <w:rPr>
                <w:rFonts w:cs="Times New Roman"/>
              </w:rPr>
              <w:t>-0.06 (0.06)</w:t>
            </w:r>
          </w:p>
        </w:tc>
        <w:tc>
          <w:tcPr>
            <w:tcW w:w="516" w:type="pct"/>
          </w:tcPr>
          <w:p w14:paraId="1B6B485B" w14:textId="77777777" w:rsidR="00200323" w:rsidRPr="00FC150A" w:rsidRDefault="00200323" w:rsidP="00123E23">
            <w:pPr>
              <w:pStyle w:val="Compact"/>
              <w:rPr>
                <w:rFonts w:cs="Times New Roman"/>
              </w:rPr>
            </w:pPr>
            <w:r w:rsidRPr="00FC150A">
              <w:rPr>
                <w:rFonts w:cs="Times New Roman"/>
              </w:rPr>
              <w:t>-0.09 (0.08)</w:t>
            </w:r>
          </w:p>
        </w:tc>
        <w:tc>
          <w:tcPr>
            <w:tcW w:w="548" w:type="pct"/>
          </w:tcPr>
          <w:p w14:paraId="7DC378D7" w14:textId="77777777" w:rsidR="00200323" w:rsidRPr="00FC150A" w:rsidRDefault="00200323" w:rsidP="00123E23">
            <w:pPr>
              <w:pStyle w:val="Compact"/>
              <w:rPr>
                <w:rFonts w:cs="Times New Roman"/>
              </w:rPr>
            </w:pPr>
            <w:r w:rsidRPr="00FC150A">
              <w:rPr>
                <w:rFonts w:cs="Times New Roman"/>
              </w:rPr>
              <w:t>0.15 (0.07)</w:t>
            </w:r>
          </w:p>
        </w:tc>
      </w:tr>
      <w:tr w:rsidR="00952C8B" w:rsidRPr="00FC150A" w14:paraId="20B11685" w14:textId="77777777" w:rsidTr="00952C8B">
        <w:tc>
          <w:tcPr>
            <w:tcW w:w="839" w:type="pct"/>
          </w:tcPr>
          <w:p w14:paraId="4480141F" w14:textId="77777777" w:rsidR="00200323" w:rsidRPr="00FC150A" w:rsidRDefault="00200323" w:rsidP="00123E23">
            <w:pPr>
              <w:pStyle w:val="Compact"/>
              <w:rPr>
                <w:rFonts w:cs="Times New Roman"/>
              </w:rPr>
            </w:pPr>
            <w:r w:rsidRPr="00FC150A">
              <w:rPr>
                <w:rFonts w:cs="Times New Roman"/>
              </w:rPr>
              <w:t>Client CCAPS frequency</w:t>
            </w:r>
          </w:p>
        </w:tc>
        <w:tc>
          <w:tcPr>
            <w:tcW w:w="516" w:type="pct"/>
          </w:tcPr>
          <w:p w14:paraId="0090C92D" w14:textId="77777777" w:rsidR="00200323" w:rsidRPr="00FC150A" w:rsidRDefault="00200323" w:rsidP="00123E23">
            <w:pPr>
              <w:pStyle w:val="Compact"/>
              <w:rPr>
                <w:rFonts w:cs="Times New Roman"/>
              </w:rPr>
            </w:pPr>
            <w:r w:rsidRPr="00FC150A">
              <w:rPr>
                <w:rFonts w:cs="Times New Roman"/>
              </w:rPr>
              <w:t>-0.06 (0.04)</w:t>
            </w:r>
          </w:p>
        </w:tc>
        <w:tc>
          <w:tcPr>
            <w:tcW w:w="484" w:type="pct"/>
          </w:tcPr>
          <w:p w14:paraId="4D8263A4"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1E356F6F" w14:textId="77777777" w:rsidR="00200323" w:rsidRPr="00FC150A" w:rsidRDefault="00200323" w:rsidP="00123E23">
            <w:pPr>
              <w:pStyle w:val="Compact"/>
              <w:rPr>
                <w:rFonts w:cs="Times New Roman"/>
              </w:rPr>
            </w:pPr>
            <w:r w:rsidRPr="00FC150A">
              <w:rPr>
                <w:rFonts w:cs="Times New Roman"/>
              </w:rPr>
              <w:t>-0.04 (0.05)</w:t>
            </w:r>
          </w:p>
        </w:tc>
        <w:tc>
          <w:tcPr>
            <w:tcW w:w="516" w:type="pct"/>
          </w:tcPr>
          <w:p w14:paraId="0300C700"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4FDEFE07"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38C420C5" w14:textId="77777777" w:rsidR="00200323" w:rsidRPr="00FC150A" w:rsidRDefault="00200323" w:rsidP="00123E23">
            <w:pPr>
              <w:pStyle w:val="Compact"/>
              <w:rPr>
                <w:rFonts w:cs="Times New Roman"/>
              </w:rPr>
            </w:pPr>
            <w:r w:rsidRPr="00FC150A">
              <w:rPr>
                <w:rFonts w:cs="Times New Roman"/>
              </w:rPr>
              <w:t>-0.1 (0.04)</w:t>
            </w:r>
          </w:p>
        </w:tc>
        <w:tc>
          <w:tcPr>
            <w:tcW w:w="516" w:type="pct"/>
          </w:tcPr>
          <w:p w14:paraId="572A0852" w14:textId="77777777" w:rsidR="00200323" w:rsidRPr="00FC150A" w:rsidRDefault="00200323" w:rsidP="00123E23">
            <w:pPr>
              <w:pStyle w:val="Compact"/>
              <w:rPr>
                <w:rFonts w:cs="Times New Roman"/>
              </w:rPr>
            </w:pPr>
            <w:r w:rsidRPr="00FC150A">
              <w:rPr>
                <w:rFonts w:cs="Times New Roman"/>
              </w:rPr>
              <w:t>-0.09 (0.04)</w:t>
            </w:r>
          </w:p>
        </w:tc>
        <w:tc>
          <w:tcPr>
            <w:tcW w:w="548" w:type="pct"/>
          </w:tcPr>
          <w:p w14:paraId="028E1B11" w14:textId="77777777" w:rsidR="00200323" w:rsidRPr="00FC150A" w:rsidRDefault="00200323" w:rsidP="00123E23">
            <w:pPr>
              <w:pStyle w:val="Compact"/>
              <w:rPr>
                <w:rFonts w:cs="Times New Roman"/>
              </w:rPr>
            </w:pPr>
            <w:r w:rsidRPr="00FC150A">
              <w:rPr>
                <w:rFonts w:cs="Times New Roman"/>
              </w:rPr>
              <w:t>-0.12* (0.04)</w:t>
            </w:r>
          </w:p>
        </w:tc>
      </w:tr>
      <w:tr w:rsidR="00952C8B" w:rsidRPr="00FC150A" w14:paraId="35C9E7E9" w14:textId="77777777" w:rsidTr="00952C8B">
        <w:tc>
          <w:tcPr>
            <w:tcW w:w="839" w:type="pct"/>
          </w:tcPr>
          <w:p w14:paraId="44B9C0C3" w14:textId="77777777" w:rsidR="00200323" w:rsidRPr="00FC150A" w:rsidRDefault="00200323" w:rsidP="00123E23">
            <w:pPr>
              <w:pStyle w:val="Compact"/>
              <w:rPr>
                <w:rFonts w:cs="Times New Roman"/>
              </w:rPr>
            </w:pPr>
            <w:r w:rsidRPr="00FC150A">
              <w:rPr>
                <w:rFonts w:cs="Times New Roman"/>
              </w:rPr>
              <w:t>Center CCAPS frequency</w:t>
            </w:r>
          </w:p>
        </w:tc>
        <w:tc>
          <w:tcPr>
            <w:tcW w:w="516" w:type="pct"/>
          </w:tcPr>
          <w:p w14:paraId="2524DE85" w14:textId="77777777" w:rsidR="00200323" w:rsidRPr="00FC150A" w:rsidRDefault="00200323" w:rsidP="00123E23">
            <w:pPr>
              <w:pStyle w:val="Compact"/>
              <w:rPr>
                <w:rFonts w:cs="Times New Roman"/>
              </w:rPr>
            </w:pPr>
            <w:r w:rsidRPr="00FC150A">
              <w:rPr>
                <w:rFonts w:cs="Times New Roman"/>
              </w:rPr>
              <w:t>-0.01 (0.06)</w:t>
            </w:r>
          </w:p>
        </w:tc>
        <w:tc>
          <w:tcPr>
            <w:tcW w:w="484" w:type="pct"/>
          </w:tcPr>
          <w:p w14:paraId="12795A74" w14:textId="77777777" w:rsidR="00200323" w:rsidRPr="00FC150A" w:rsidRDefault="00200323" w:rsidP="00123E23">
            <w:pPr>
              <w:pStyle w:val="Compact"/>
              <w:rPr>
                <w:rFonts w:cs="Times New Roman"/>
              </w:rPr>
            </w:pPr>
            <w:r w:rsidRPr="00FC150A">
              <w:rPr>
                <w:rFonts w:cs="Times New Roman"/>
              </w:rPr>
              <w:t>-0.02 (0.06)</w:t>
            </w:r>
          </w:p>
        </w:tc>
        <w:tc>
          <w:tcPr>
            <w:tcW w:w="516" w:type="pct"/>
          </w:tcPr>
          <w:p w14:paraId="548FC837" w14:textId="77777777" w:rsidR="00200323" w:rsidRPr="00FC150A" w:rsidRDefault="00200323" w:rsidP="00123E23">
            <w:pPr>
              <w:pStyle w:val="Compact"/>
              <w:rPr>
                <w:rFonts w:cs="Times New Roman"/>
              </w:rPr>
            </w:pPr>
            <w:r w:rsidRPr="00FC150A">
              <w:rPr>
                <w:rFonts w:cs="Times New Roman"/>
              </w:rPr>
              <w:t>0.06 (0.05)</w:t>
            </w:r>
          </w:p>
        </w:tc>
        <w:tc>
          <w:tcPr>
            <w:tcW w:w="516" w:type="pct"/>
          </w:tcPr>
          <w:p w14:paraId="2B00C90A"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582D3D0D" w14:textId="77777777" w:rsidR="00200323" w:rsidRPr="00FC150A" w:rsidRDefault="00200323" w:rsidP="00123E23">
            <w:pPr>
              <w:pStyle w:val="Compact"/>
              <w:rPr>
                <w:rFonts w:cs="Times New Roman"/>
              </w:rPr>
            </w:pPr>
            <w:r w:rsidRPr="00FC150A">
              <w:rPr>
                <w:rFonts w:cs="Times New Roman"/>
              </w:rPr>
              <w:t>0.01 (0.05)</w:t>
            </w:r>
          </w:p>
        </w:tc>
        <w:tc>
          <w:tcPr>
            <w:tcW w:w="548" w:type="pct"/>
          </w:tcPr>
          <w:p w14:paraId="5A8C134F" w14:textId="77777777" w:rsidR="00200323" w:rsidRPr="00FC150A" w:rsidRDefault="00200323" w:rsidP="00123E23">
            <w:pPr>
              <w:pStyle w:val="Compact"/>
              <w:rPr>
                <w:rFonts w:cs="Times New Roman"/>
              </w:rPr>
            </w:pPr>
            <w:r w:rsidRPr="00FC150A">
              <w:rPr>
                <w:rFonts w:cs="Times New Roman"/>
              </w:rPr>
              <w:t>0.00 (0.06)</w:t>
            </w:r>
          </w:p>
        </w:tc>
        <w:tc>
          <w:tcPr>
            <w:tcW w:w="516" w:type="pct"/>
          </w:tcPr>
          <w:p w14:paraId="4ACD93A4" w14:textId="77777777" w:rsidR="00200323" w:rsidRPr="00FC150A" w:rsidRDefault="00200323" w:rsidP="00123E23">
            <w:pPr>
              <w:pStyle w:val="Compact"/>
              <w:rPr>
                <w:rFonts w:cs="Times New Roman"/>
              </w:rPr>
            </w:pPr>
            <w:r w:rsidRPr="00FC150A">
              <w:rPr>
                <w:rFonts w:cs="Times New Roman"/>
              </w:rPr>
              <w:t>0.02 (0.07)</w:t>
            </w:r>
          </w:p>
        </w:tc>
        <w:tc>
          <w:tcPr>
            <w:tcW w:w="548" w:type="pct"/>
          </w:tcPr>
          <w:p w14:paraId="4BA5E187" w14:textId="77777777" w:rsidR="00200323" w:rsidRPr="00FC150A" w:rsidRDefault="00200323" w:rsidP="00123E23">
            <w:pPr>
              <w:pStyle w:val="Compact"/>
              <w:rPr>
                <w:rFonts w:cs="Times New Roman"/>
              </w:rPr>
            </w:pPr>
            <w:r w:rsidRPr="00FC150A">
              <w:rPr>
                <w:rFonts w:cs="Times New Roman"/>
              </w:rPr>
              <w:t>-0.07 (0.06)</w:t>
            </w:r>
          </w:p>
        </w:tc>
      </w:tr>
      <w:tr w:rsidR="00952C8B" w:rsidRPr="00FC150A" w14:paraId="7832613E" w14:textId="77777777" w:rsidTr="00952C8B">
        <w:tc>
          <w:tcPr>
            <w:tcW w:w="839" w:type="pct"/>
          </w:tcPr>
          <w:p w14:paraId="1DD2B6C1" w14:textId="77777777" w:rsidR="00200323" w:rsidRPr="00FC150A" w:rsidRDefault="00200323" w:rsidP="00123E23">
            <w:pPr>
              <w:pStyle w:val="Compact"/>
              <w:rPr>
                <w:rFonts w:cs="Times New Roman"/>
              </w:rPr>
            </w:pPr>
            <w:r w:rsidRPr="00FC150A">
              <w:rPr>
                <w:rFonts w:cs="Times New Roman"/>
              </w:rPr>
              <w:t>Client Appointment N</w:t>
            </w:r>
          </w:p>
        </w:tc>
        <w:tc>
          <w:tcPr>
            <w:tcW w:w="516" w:type="pct"/>
          </w:tcPr>
          <w:p w14:paraId="37B9CD2D" w14:textId="77777777" w:rsidR="00200323" w:rsidRPr="00FC150A" w:rsidRDefault="00200323" w:rsidP="00123E23">
            <w:pPr>
              <w:pStyle w:val="Compact"/>
              <w:rPr>
                <w:rFonts w:cs="Times New Roman"/>
              </w:rPr>
            </w:pPr>
            <w:r w:rsidRPr="00FC150A">
              <w:rPr>
                <w:rFonts w:cs="Times New Roman"/>
              </w:rPr>
              <w:t>0.19** (0.04)</w:t>
            </w:r>
          </w:p>
        </w:tc>
        <w:tc>
          <w:tcPr>
            <w:tcW w:w="484" w:type="pct"/>
          </w:tcPr>
          <w:p w14:paraId="6E0100A0" w14:textId="77777777" w:rsidR="00200323" w:rsidRPr="00FC150A" w:rsidRDefault="00200323" w:rsidP="00123E23">
            <w:pPr>
              <w:pStyle w:val="Compact"/>
              <w:rPr>
                <w:rFonts w:cs="Times New Roman"/>
              </w:rPr>
            </w:pPr>
            <w:r w:rsidRPr="00FC150A">
              <w:rPr>
                <w:rFonts w:cs="Times New Roman"/>
              </w:rPr>
              <w:t>0.17** (0.03)</w:t>
            </w:r>
          </w:p>
        </w:tc>
        <w:tc>
          <w:tcPr>
            <w:tcW w:w="516" w:type="pct"/>
          </w:tcPr>
          <w:p w14:paraId="3781ECB1" w14:textId="77777777" w:rsidR="00200323" w:rsidRPr="00FC150A" w:rsidRDefault="00200323" w:rsidP="00123E23">
            <w:pPr>
              <w:pStyle w:val="Compact"/>
              <w:rPr>
                <w:rFonts w:cs="Times New Roman"/>
              </w:rPr>
            </w:pPr>
            <w:r w:rsidRPr="00FC150A">
              <w:rPr>
                <w:rFonts w:cs="Times New Roman"/>
              </w:rPr>
              <w:t>0.21** (0.04)</w:t>
            </w:r>
          </w:p>
        </w:tc>
        <w:tc>
          <w:tcPr>
            <w:tcW w:w="516" w:type="pct"/>
          </w:tcPr>
          <w:p w14:paraId="0E6211CE" w14:textId="77777777" w:rsidR="00200323" w:rsidRPr="00FC150A" w:rsidRDefault="00200323" w:rsidP="00123E23">
            <w:pPr>
              <w:pStyle w:val="Compact"/>
              <w:rPr>
                <w:rFonts w:cs="Times New Roman"/>
              </w:rPr>
            </w:pPr>
            <w:r w:rsidRPr="00FC150A">
              <w:rPr>
                <w:rFonts w:cs="Times New Roman"/>
              </w:rPr>
              <w:t>0.28** (0.03)</w:t>
            </w:r>
          </w:p>
        </w:tc>
        <w:tc>
          <w:tcPr>
            <w:tcW w:w="516" w:type="pct"/>
          </w:tcPr>
          <w:p w14:paraId="6351B498" w14:textId="77777777" w:rsidR="00200323" w:rsidRPr="00FC150A" w:rsidRDefault="00200323" w:rsidP="00123E23">
            <w:pPr>
              <w:pStyle w:val="Compact"/>
              <w:rPr>
                <w:rFonts w:cs="Times New Roman"/>
              </w:rPr>
            </w:pPr>
            <w:r w:rsidRPr="00FC150A">
              <w:rPr>
                <w:rFonts w:cs="Times New Roman"/>
              </w:rPr>
              <w:t>0.17** (0.03)</w:t>
            </w:r>
          </w:p>
        </w:tc>
        <w:tc>
          <w:tcPr>
            <w:tcW w:w="548" w:type="pct"/>
          </w:tcPr>
          <w:p w14:paraId="508A243A" w14:textId="77777777" w:rsidR="00200323" w:rsidRPr="00FC150A" w:rsidRDefault="00200323" w:rsidP="00123E23">
            <w:pPr>
              <w:pStyle w:val="Compact"/>
              <w:rPr>
                <w:rFonts w:cs="Times New Roman"/>
              </w:rPr>
            </w:pPr>
            <w:r w:rsidRPr="00FC150A">
              <w:rPr>
                <w:rFonts w:cs="Times New Roman"/>
              </w:rPr>
              <w:t>0.14** (0.04)</w:t>
            </w:r>
          </w:p>
        </w:tc>
        <w:tc>
          <w:tcPr>
            <w:tcW w:w="516" w:type="pct"/>
          </w:tcPr>
          <w:p w14:paraId="5E9CAC52" w14:textId="4B7C312A" w:rsidR="00200323" w:rsidRPr="00FC150A" w:rsidRDefault="00200323" w:rsidP="00123E23">
            <w:pPr>
              <w:pStyle w:val="Compact"/>
              <w:rPr>
                <w:rFonts w:cs="Times New Roman"/>
              </w:rPr>
            </w:pPr>
            <w:r w:rsidRPr="00FC150A">
              <w:rPr>
                <w:rFonts w:cs="Times New Roman"/>
              </w:rPr>
              <w:t>0.1</w:t>
            </w:r>
            <w:ins w:id="313" w:author="Rebecca Janis" w:date="2020-05-23T10:18:00Z">
              <w:r w:rsidR="00372A39">
                <w:rPr>
                  <w:rFonts w:cs="Times New Roman"/>
                </w:rPr>
                <w:t>0</w:t>
              </w:r>
            </w:ins>
            <w:r w:rsidRPr="00FC150A">
              <w:rPr>
                <w:rFonts w:cs="Times New Roman"/>
              </w:rPr>
              <w:t xml:space="preserve"> (0.04)</w:t>
            </w:r>
          </w:p>
        </w:tc>
        <w:tc>
          <w:tcPr>
            <w:tcW w:w="548" w:type="pct"/>
          </w:tcPr>
          <w:p w14:paraId="3B8BAB2B" w14:textId="77777777" w:rsidR="00200323" w:rsidRPr="00FC150A" w:rsidRDefault="00200323" w:rsidP="00123E23">
            <w:pPr>
              <w:pStyle w:val="Compact"/>
              <w:rPr>
                <w:rFonts w:cs="Times New Roman"/>
              </w:rPr>
            </w:pPr>
            <w:r w:rsidRPr="00FC150A">
              <w:rPr>
                <w:rFonts w:cs="Times New Roman"/>
              </w:rPr>
              <w:t>0.18** (0.04)</w:t>
            </w:r>
          </w:p>
        </w:tc>
      </w:tr>
      <w:tr w:rsidR="00952C8B" w:rsidRPr="00FC150A" w14:paraId="57201947" w14:textId="77777777" w:rsidTr="00952C8B">
        <w:tc>
          <w:tcPr>
            <w:tcW w:w="839" w:type="pct"/>
          </w:tcPr>
          <w:p w14:paraId="3FC97272" w14:textId="77777777" w:rsidR="00200323" w:rsidRPr="00FC150A" w:rsidRDefault="00200323" w:rsidP="00123E23">
            <w:pPr>
              <w:pStyle w:val="Compact"/>
              <w:rPr>
                <w:rFonts w:cs="Times New Roman"/>
              </w:rPr>
            </w:pPr>
            <w:r w:rsidRPr="00FC150A">
              <w:rPr>
                <w:rFonts w:cs="Times New Roman"/>
              </w:rPr>
              <w:t>Center Appointment N</w:t>
            </w:r>
          </w:p>
        </w:tc>
        <w:tc>
          <w:tcPr>
            <w:tcW w:w="516" w:type="pct"/>
          </w:tcPr>
          <w:p w14:paraId="2E38610C" w14:textId="77777777" w:rsidR="00200323" w:rsidRPr="00FC150A" w:rsidRDefault="00200323" w:rsidP="00123E23">
            <w:pPr>
              <w:pStyle w:val="Compact"/>
              <w:rPr>
                <w:rFonts w:cs="Times New Roman"/>
              </w:rPr>
            </w:pPr>
            <w:r w:rsidRPr="00FC150A">
              <w:rPr>
                <w:rFonts w:cs="Times New Roman"/>
              </w:rPr>
              <w:t>-0.13 (0.07)</w:t>
            </w:r>
          </w:p>
        </w:tc>
        <w:tc>
          <w:tcPr>
            <w:tcW w:w="484" w:type="pct"/>
          </w:tcPr>
          <w:p w14:paraId="43EFD6D6" w14:textId="77777777" w:rsidR="00200323" w:rsidRPr="00FC150A" w:rsidRDefault="00200323" w:rsidP="00123E23">
            <w:pPr>
              <w:pStyle w:val="Compact"/>
              <w:rPr>
                <w:rFonts w:cs="Times New Roman"/>
              </w:rPr>
            </w:pPr>
            <w:r w:rsidRPr="00FC150A">
              <w:rPr>
                <w:rFonts w:cs="Times New Roman"/>
              </w:rPr>
              <w:t>0.05 (0.07)</w:t>
            </w:r>
          </w:p>
        </w:tc>
        <w:tc>
          <w:tcPr>
            <w:tcW w:w="516" w:type="pct"/>
          </w:tcPr>
          <w:p w14:paraId="6311A289" w14:textId="77777777" w:rsidR="00200323" w:rsidRPr="00FC150A" w:rsidRDefault="00200323" w:rsidP="00123E23">
            <w:pPr>
              <w:pStyle w:val="Compact"/>
              <w:rPr>
                <w:rFonts w:cs="Times New Roman"/>
              </w:rPr>
            </w:pPr>
            <w:r w:rsidRPr="00FC150A">
              <w:rPr>
                <w:rFonts w:cs="Times New Roman"/>
              </w:rPr>
              <w:t>-0.05 (0.07)</w:t>
            </w:r>
          </w:p>
        </w:tc>
        <w:tc>
          <w:tcPr>
            <w:tcW w:w="516" w:type="pct"/>
          </w:tcPr>
          <w:p w14:paraId="369556F5" w14:textId="77777777" w:rsidR="00200323" w:rsidRPr="00FC150A" w:rsidRDefault="00200323" w:rsidP="00123E23">
            <w:pPr>
              <w:pStyle w:val="Compact"/>
              <w:rPr>
                <w:rFonts w:cs="Times New Roman"/>
              </w:rPr>
            </w:pPr>
            <w:r w:rsidRPr="00FC150A">
              <w:rPr>
                <w:rFonts w:cs="Times New Roman"/>
              </w:rPr>
              <w:t>0.00 (0.04)</w:t>
            </w:r>
          </w:p>
        </w:tc>
        <w:tc>
          <w:tcPr>
            <w:tcW w:w="516" w:type="pct"/>
          </w:tcPr>
          <w:p w14:paraId="1A35D224" w14:textId="77777777" w:rsidR="00200323" w:rsidRPr="00FC150A" w:rsidRDefault="00200323" w:rsidP="00123E23">
            <w:pPr>
              <w:pStyle w:val="Compact"/>
              <w:rPr>
                <w:rFonts w:cs="Times New Roman"/>
              </w:rPr>
            </w:pPr>
            <w:r w:rsidRPr="00FC150A">
              <w:rPr>
                <w:rFonts w:cs="Times New Roman"/>
              </w:rPr>
              <w:t>-0.09 (0.06)</w:t>
            </w:r>
          </w:p>
        </w:tc>
        <w:tc>
          <w:tcPr>
            <w:tcW w:w="548" w:type="pct"/>
          </w:tcPr>
          <w:p w14:paraId="1DCB8074" w14:textId="77777777" w:rsidR="00200323" w:rsidRPr="00FC150A" w:rsidRDefault="00200323" w:rsidP="00123E23">
            <w:pPr>
              <w:pStyle w:val="Compact"/>
              <w:rPr>
                <w:rFonts w:cs="Times New Roman"/>
              </w:rPr>
            </w:pPr>
            <w:r w:rsidRPr="00FC150A">
              <w:rPr>
                <w:rFonts w:cs="Times New Roman"/>
              </w:rPr>
              <w:t>0.02 (0.07)</w:t>
            </w:r>
          </w:p>
        </w:tc>
        <w:tc>
          <w:tcPr>
            <w:tcW w:w="516" w:type="pct"/>
          </w:tcPr>
          <w:p w14:paraId="230B9FA9" w14:textId="77777777" w:rsidR="00200323" w:rsidRPr="00FC150A" w:rsidRDefault="00200323" w:rsidP="00123E23">
            <w:pPr>
              <w:pStyle w:val="Compact"/>
              <w:rPr>
                <w:rFonts w:cs="Times New Roman"/>
              </w:rPr>
            </w:pPr>
            <w:r w:rsidRPr="00FC150A">
              <w:rPr>
                <w:rFonts w:cs="Times New Roman"/>
              </w:rPr>
              <w:t>0.16 (0.08)</w:t>
            </w:r>
          </w:p>
        </w:tc>
        <w:tc>
          <w:tcPr>
            <w:tcW w:w="548" w:type="pct"/>
          </w:tcPr>
          <w:p w14:paraId="0FF8CEBE" w14:textId="77777777" w:rsidR="00200323" w:rsidRPr="00FC150A" w:rsidRDefault="00200323" w:rsidP="00123E23">
            <w:pPr>
              <w:pStyle w:val="Compact"/>
              <w:rPr>
                <w:rFonts w:cs="Times New Roman"/>
              </w:rPr>
            </w:pPr>
            <w:r w:rsidRPr="00FC150A">
              <w:rPr>
                <w:rFonts w:cs="Times New Roman"/>
              </w:rPr>
              <w:t>0.21* (0.07)</w:t>
            </w:r>
          </w:p>
        </w:tc>
      </w:tr>
      <w:tr w:rsidR="00952C8B" w:rsidRPr="00FC150A" w14:paraId="041D8335" w14:textId="77777777" w:rsidTr="00952C8B">
        <w:tc>
          <w:tcPr>
            <w:tcW w:w="839" w:type="pct"/>
          </w:tcPr>
          <w:p w14:paraId="057692DC" w14:textId="77777777" w:rsidR="00200323" w:rsidRPr="00FC150A" w:rsidRDefault="00200323" w:rsidP="00123E23">
            <w:pPr>
              <w:pStyle w:val="Compact"/>
              <w:rPr>
                <w:rFonts w:cs="Times New Roman"/>
              </w:rPr>
            </w:pPr>
            <w:r w:rsidRPr="00FC150A">
              <w:rPr>
                <w:rFonts w:cs="Times New Roman"/>
              </w:rPr>
              <w:t>Hospitalization</w:t>
            </w:r>
          </w:p>
        </w:tc>
        <w:tc>
          <w:tcPr>
            <w:tcW w:w="516" w:type="pct"/>
          </w:tcPr>
          <w:p w14:paraId="30ECC223" w14:textId="77777777" w:rsidR="00200323" w:rsidRPr="00FC150A" w:rsidRDefault="00200323" w:rsidP="00123E23">
            <w:pPr>
              <w:pStyle w:val="Compact"/>
              <w:rPr>
                <w:rFonts w:cs="Times New Roman"/>
              </w:rPr>
            </w:pPr>
            <w:r w:rsidRPr="00FC150A">
              <w:rPr>
                <w:rFonts w:cs="Times New Roman"/>
              </w:rPr>
              <w:t>0.18** (0.03)</w:t>
            </w:r>
          </w:p>
        </w:tc>
        <w:tc>
          <w:tcPr>
            <w:tcW w:w="484" w:type="pct"/>
          </w:tcPr>
          <w:p w14:paraId="05E085BF" w14:textId="77777777" w:rsidR="00200323" w:rsidRPr="00FC150A" w:rsidRDefault="00200323" w:rsidP="00123E23">
            <w:pPr>
              <w:pStyle w:val="Compact"/>
              <w:rPr>
                <w:rFonts w:cs="Times New Roman"/>
              </w:rPr>
            </w:pPr>
            <w:r w:rsidRPr="00FC150A">
              <w:rPr>
                <w:rFonts w:cs="Times New Roman"/>
              </w:rPr>
              <w:t>0.14** (0.03)</w:t>
            </w:r>
          </w:p>
        </w:tc>
        <w:tc>
          <w:tcPr>
            <w:tcW w:w="516" w:type="pct"/>
          </w:tcPr>
          <w:p w14:paraId="11779960" w14:textId="52A20E57" w:rsidR="00200323" w:rsidRPr="00FC150A" w:rsidRDefault="00200323" w:rsidP="00123E23">
            <w:pPr>
              <w:pStyle w:val="Compact"/>
              <w:rPr>
                <w:rFonts w:cs="Times New Roman"/>
              </w:rPr>
            </w:pPr>
            <w:r w:rsidRPr="00FC150A">
              <w:rPr>
                <w:rFonts w:cs="Times New Roman"/>
              </w:rPr>
              <w:t>0.1</w:t>
            </w:r>
            <w:ins w:id="314" w:author="Rebecca Janis" w:date="2020-05-23T10:18:00Z">
              <w:r w:rsidR="00372A39">
                <w:rPr>
                  <w:rFonts w:cs="Times New Roman"/>
                </w:rPr>
                <w:t>0</w:t>
              </w:r>
            </w:ins>
            <w:r w:rsidRPr="00FC150A">
              <w:rPr>
                <w:rFonts w:cs="Times New Roman"/>
              </w:rPr>
              <w:t>* (0.04)</w:t>
            </w:r>
          </w:p>
        </w:tc>
        <w:tc>
          <w:tcPr>
            <w:tcW w:w="516" w:type="pct"/>
          </w:tcPr>
          <w:p w14:paraId="3443B910" w14:textId="77777777" w:rsidR="00200323" w:rsidRPr="00FC150A" w:rsidRDefault="00200323" w:rsidP="00123E23">
            <w:pPr>
              <w:pStyle w:val="Compact"/>
              <w:rPr>
                <w:rFonts w:cs="Times New Roman"/>
              </w:rPr>
            </w:pPr>
            <w:r w:rsidRPr="00FC150A">
              <w:rPr>
                <w:rFonts w:cs="Times New Roman"/>
              </w:rPr>
              <w:t>0.15** (0.02)</w:t>
            </w:r>
          </w:p>
        </w:tc>
        <w:tc>
          <w:tcPr>
            <w:tcW w:w="516" w:type="pct"/>
          </w:tcPr>
          <w:p w14:paraId="251F75B4" w14:textId="77777777" w:rsidR="00200323" w:rsidRPr="00FC150A" w:rsidRDefault="00200323" w:rsidP="00123E23">
            <w:pPr>
              <w:pStyle w:val="Compact"/>
              <w:rPr>
                <w:rFonts w:cs="Times New Roman"/>
              </w:rPr>
            </w:pPr>
            <w:r w:rsidRPr="00FC150A">
              <w:rPr>
                <w:rFonts w:cs="Times New Roman"/>
              </w:rPr>
              <w:t>0.13** (0.02)</w:t>
            </w:r>
          </w:p>
        </w:tc>
        <w:tc>
          <w:tcPr>
            <w:tcW w:w="548" w:type="pct"/>
          </w:tcPr>
          <w:p w14:paraId="42F33A88" w14:textId="77777777" w:rsidR="00200323" w:rsidRPr="00FC150A" w:rsidRDefault="00200323" w:rsidP="00123E23">
            <w:pPr>
              <w:pStyle w:val="Compact"/>
              <w:rPr>
                <w:rFonts w:cs="Times New Roman"/>
              </w:rPr>
            </w:pPr>
            <w:r w:rsidRPr="00FC150A">
              <w:rPr>
                <w:rFonts w:cs="Times New Roman"/>
              </w:rPr>
              <w:t>0.16** (0.03)</w:t>
            </w:r>
          </w:p>
        </w:tc>
        <w:tc>
          <w:tcPr>
            <w:tcW w:w="516" w:type="pct"/>
          </w:tcPr>
          <w:p w14:paraId="08193978" w14:textId="77777777" w:rsidR="00200323" w:rsidRPr="00FC150A" w:rsidRDefault="00200323" w:rsidP="00123E23">
            <w:pPr>
              <w:pStyle w:val="Compact"/>
              <w:rPr>
                <w:rFonts w:cs="Times New Roman"/>
              </w:rPr>
            </w:pPr>
            <w:r w:rsidRPr="00FC150A">
              <w:rPr>
                <w:rFonts w:cs="Times New Roman"/>
              </w:rPr>
              <w:t>0.16** (0.03)</w:t>
            </w:r>
          </w:p>
        </w:tc>
        <w:tc>
          <w:tcPr>
            <w:tcW w:w="548" w:type="pct"/>
          </w:tcPr>
          <w:p w14:paraId="4ABE5DB3" w14:textId="77777777" w:rsidR="00200323" w:rsidRPr="00FC150A" w:rsidRDefault="00200323" w:rsidP="00123E23">
            <w:pPr>
              <w:pStyle w:val="Compact"/>
              <w:rPr>
                <w:rFonts w:cs="Times New Roman"/>
              </w:rPr>
            </w:pPr>
            <w:r w:rsidRPr="00FC150A">
              <w:rPr>
                <w:rFonts w:cs="Times New Roman"/>
              </w:rPr>
              <w:t>0.18** (0.03)</w:t>
            </w:r>
          </w:p>
        </w:tc>
      </w:tr>
      <w:tr w:rsidR="00952C8B" w:rsidRPr="00FC150A" w14:paraId="44D1A426" w14:textId="77777777" w:rsidTr="00952C8B">
        <w:tc>
          <w:tcPr>
            <w:tcW w:w="839" w:type="pct"/>
          </w:tcPr>
          <w:p w14:paraId="7B3F404C" w14:textId="77777777" w:rsidR="00200323" w:rsidRPr="00FC150A" w:rsidRDefault="00200323" w:rsidP="00123E23">
            <w:pPr>
              <w:pStyle w:val="Compact"/>
              <w:rPr>
                <w:rFonts w:cs="Times New Roman"/>
              </w:rPr>
            </w:pPr>
            <w:r w:rsidRPr="00FC150A">
              <w:rPr>
                <w:rFonts w:cs="Times New Roman"/>
              </w:rPr>
              <w:t>Feedback * Client baseline</w:t>
            </w:r>
          </w:p>
        </w:tc>
        <w:tc>
          <w:tcPr>
            <w:tcW w:w="516" w:type="pct"/>
          </w:tcPr>
          <w:p w14:paraId="44929EB7"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47DFBD1A"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6D667A7D" w14:textId="77777777" w:rsidR="00200323" w:rsidRPr="00FC150A" w:rsidRDefault="00200323" w:rsidP="00123E23">
            <w:pPr>
              <w:pStyle w:val="Compact"/>
              <w:rPr>
                <w:rFonts w:cs="Times New Roman"/>
              </w:rPr>
            </w:pPr>
            <w:r w:rsidRPr="00FC150A">
              <w:rPr>
                <w:rFonts w:cs="Times New Roman"/>
              </w:rPr>
              <w:t>0.05 (0.04)</w:t>
            </w:r>
          </w:p>
        </w:tc>
        <w:tc>
          <w:tcPr>
            <w:tcW w:w="516" w:type="pct"/>
          </w:tcPr>
          <w:p w14:paraId="0F760AC5"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3E87D6B2" w14:textId="77777777" w:rsidR="00200323" w:rsidRPr="00FC150A" w:rsidRDefault="00200323" w:rsidP="00123E23">
            <w:pPr>
              <w:pStyle w:val="Compact"/>
              <w:rPr>
                <w:rFonts w:cs="Times New Roman"/>
              </w:rPr>
            </w:pPr>
            <w:r w:rsidRPr="00FC150A">
              <w:rPr>
                <w:rFonts w:cs="Times New Roman"/>
              </w:rPr>
              <w:t>-0.02 (0.03)</w:t>
            </w:r>
          </w:p>
        </w:tc>
        <w:tc>
          <w:tcPr>
            <w:tcW w:w="548" w:type="pct"/>
          </w:tcPr>
          <w:p w14:paraId="7C444E2A"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6377A9DA" w14:textId="77777777" w:rsidR="00200323" w:rsidRPr="00FC150A" w:rsidRDefault="00200323" w:rsidP="00123E23">
            <w:pPr>
              <w:pStyle w:val="Compact"/>
              <w:rPr>
                <w:rFonts w:cs="Times New Roman"/>
              </w:rPr>
            </w:pPr>
            <w:r w:rsidRPr="00FC150A">
              <w:rPr>
                <w:rFonts w:cs="Times New Roman"/>
              </w:rPr>
              <w:t>0.07 (0.04)</w:t>
            </w:r>
          </w:p>
        </w:tc>
        <w:tc>
          <w:tcPr>
            <w:tcW w:w="548" w:type="pct"/>
          </w:tcPr>
          <w:p w14:paraId="00BBEF22" w14:textId="77777777" w:rsidR="00200323" w:rsidRPr="00FC150A" w:rsidRDefault="00200323" w:rsidP="00123E23">
            <w:pPr>
              <w:pStyle w:val="Compact"/>
              <w:rPr>
                <w:rFonts w:cs="Times New Roman"/>
              </w:rPr>
            </w:pPr>
            <w:r w:rsidRPr="00FC150A">
              <w:rPr>
                <w:rFonts w:cs="Times New Roman"/>
              </w:rPr>
              <w:t>0.04 (0.04)</w:t>
            </w:r>
          </w:p>
        </w:tc>
      </w:tr>
      <w:tr w:rsidR="00952C8B" w:rsidRPr="00FC150A" w14:paraId="5903B24B" w14:textId="77777777" w:rsidTr="00952C8B">
        <w:tc>
          <w:tcPr>
            <w:tcW w:w="839" w:type="pct"/>
          </w:tcPr>
          <w:p w14:paraId="39931382" w14:textId="77777777" w:rsidR="00200323" w:rsidRPr="00FC150A" w:rsidRDefault="00200323" w:rsidP="00123E23">
            <w:pPr>
              <w:pStyle w:val="Compact"/>
              <w:rPr>
                <w:rFonts w:cs="Times New Roman"/>
              </w:rPr>
            </w:pPr>
            <w:r w:rsidRPr="00FC150A">
              <w:rPr>
                <w:rFonts w:cs="Times New Roman"/>
              </w:rPr>
              <w:t>Feedback * Center baseline</w:t>
            </w:r>
          </w:p>
        </w:tc>
        <w:tc>
          <w:tcPr>
            <w:tcW w:w="516" w:type="pct"/>
          </w:tcPr>
          <w:p w14:paraId="5A602F07" w14:textId="77777777" w:rsidR="00200323" w:rsidRPr="00FC150A" w:rsidRDefault="00200323" w:rsidP="00123E23">
            <w:pPr>
              <w:pStyle w:val="Compact"/>
              <w:rPr>
                <w:rFonts w:cs="Times New Roman"/>
              </w:rPr>
            </w:pPr>
            <w:r w:rsidRPr="00FC150A">
              <w:rPr>
                <w:rFonts w:cs="Times New Roman"/>
              </w:rPr>
              <w:t>0.01 (0.05)</w:t>
            </w:r>
          </w:p>
        </w:tc>
        <w:tc>
          <w:tcPr>
            <w:tcW w:w="484" w:type="pct"/>
          </w:tcPr>
          <w:p w14:paraId="36F9005A"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098F4A40" w14:textId="77777777" w:rsidR="00200323" w:rsidRPr="00FC150A" w:rsidRDefault="00200323" w:rsidP="00123E23">
            <w:pPr>
              <w:pStyle w:val="Compact"/>
              <w:rPr>
                <w:rFonts w:cs="Times New Roman"/>
              </w:rPr>
            </w:pPr>
            <w:r w:rsidRPr="00FC150A">
              <w:rPr>
                <w:rFonts w:cs="Times New Roman"/>
              </w:rPr>
              <w:t>-0.08 (0.05)</w:t>
            </w:r>
          </w:p>
        </w:tc>
        <w:tc>
          <w:tcPr>
            <w:tcW w:w="516" w:type="pct"/>
          </w:tcPr>
          <w:p w14:paraId="59202CA6"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425DCD5F"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239C9306" w14:textId="77777777" w:rsidR="00200323" w:rsidRPr="00FC150A" w:rsidRDefault="00200323" w:rsidP="00123E23">
            <w:pPr>
              <w:pStyle w:val="Compact"/>
              <w:rPr>
                <w:rFonts w:cs="Times New Roman"/>
              </w:rPr>
            </w:pPr>
            <w:r w:rsidRPr="00FC150A">
              <w:rPr>
                <w:rFonts w:cs="Times New Roman"/>
              </w:rPr>
              <w:t>0.05 (0.04)</w:t>
            </w:r>
          </w:p>
        </w:tc>
        <w:tc>
          <w:tcPr>
            <w:tcW w:w="516" w:type="pct"/>
          </w:tcPr>
          <w:p w14:paraId="48C11B08" w14:textId="77777777" w:rsidR="00200323" w:rsidRPr="00FC150A" w:rsidRDefault="00200323" w:rsidP="00123E23">
            <w:pPr>
              <w:pStyle w:val="Compact"/>
              <w:rPr>
                <w:rFonts w:cs="Times New Roman"/>
              </w:rPr>
            </w:pPr>
            <w:r w:rsidRPr="00FC150A">
              <w:rPr>
                <w:rFonts w:cs="Times New Roman"/>
              </w:rPr>
              <w:t>0.03 (0.05)</w:t>
            </w:r>
          </w:p>
        </w:tc>
        <w:tc>
          <w:tcPr>
            <w:tcW w:w="548" w:type="pct"/>
          </w:tcPr>
          <w:p w14:paraId="3336D12E" w14:textId="77777777" w:rsidR="00200323" w:rsidRPr="00FC150A" w:rsidRDefault="00200323" w:rsidP="00123E23">
            <w:pPr>
              <w:pStyle w:val="Compact"/>
              <w:rPr>
                <w:rFonts w:cs="Times New Roman"/>
              </w:rPr>
            </w:pPr>
            <w:r w:rsidRPr="00FC150A">
              <w:rPr>
                <w:rFonts w:cs="Times New Roman"/>
              </w:rPr>
              <w:t>-0.01 (0.05)</w:t>
            </w:r>
          </w:p>
        </w:tc>
      </w:tr>
      <w:tr w:rsidR="00952C8B" w:rsidRPr="00FC150A" w14:paraId="0FE5364D" w14:textId="77777777" w:rsidTr="00952C8B">
        <w:tc>
          <w:tcPr>
            <w:tcW w:w="839" w:type="pct"/>
          </w:tcPr>
          <w:p w14:paraId="7DDBC640" w14:textId="77777777" w:rsidR="00200323" w:rsidRPr="00FC150A" w:rsidRDefault="00200323" w:rsidP="00123E23">
            <w:pPr>
              <w:pStyle w:val="Compact"/>
              <w:rPr>
                <w:rFonts w:cs="Times New Roman"/>
              </w:rPr>
            </w:pPr>
            <w:r w:rsidRPr="00FC150A">
              <w:rPr>
                <w:rFonts w:cs="Times New Roman"/>
              </w:rPr>
              <w:t>Feedback * Client CCAPS frequency</w:t>
            </w:r>
          </w:p>
        </w:tc>
        <w:tc>
          <w:tcPr>
            <w:tcW w:w="516" w:type="pct"/>
          </w:tcPr>
          <w:p w14:paraId="735191BD" w14:textId="77777777" w:rsidR="00200323" w:rsidRPr="00FC150A" w:rsidRDefault="00200323" w:rsidP="00123E23">
            <w:pPr>
              <w:pStyle w:val="Compact"/>
              <w:rPr>
                <w:rFonts w:cs="Times New Roman"/>
              </w:rPr>
            </w:pPr>
            <w:r w:rsidRPr="00FC150A">
              <w:rPr>
                <w:rFonts w:cs="Times New Roman"/>
              </w:rPr>
              <w:t>-0.02 (0.04)</w:t>
            </w:r>
          </w:p>
        </w:tc>
        <w:tc>
          <w:tcPr>
            <w:tcW w:w="484" w:type="pct"/>
          </w:tcPr>
          <w:p w14:paraId="1B50EFAE" w14:textId="77777777" w:rsidR="00200323" w:rsidRPr="00FC150A" w:rsidRDefault="00200323" w:rsidP="00123E23">
            <w:pPr>
              <w:pStyle w:val="Compact"/>
              <w:rPr>
                <w:rFonts w:cs="Times New Roman"/>
              </w:rPr>
            </w:pPr>
            <w:r w:rsidRPr="00FC150A">
              <w:rPr>
                <w:rFonts w:cs="Times New Roman"/>
              </w:rPr>
              <w:t>0.03 (0.03)</w:t>
            </w:r>
          </w:p>
        </w:tc>
        <w:tc>
          <w:tcPr>
            <w:tcW w:w="516" w:type="pct"/>
          </w:tcPr>
          <w:p w14:paraId="0B07AEF8" w14:textId="77777777" w:rsidR="00200323" w:rsidRPr="00FC150A" w:rsidRDefault="00200323" w:rsidP="00123E23">
            <w:pPr>
              <w:pStyle w:val="Compact"/>
              <w:rPr>
                <w:rFonts w:cs="Times New Roman"/>
              </w:rPr>
            </w:pPr>
            <w:r w:rsidRPr="00FC150A">
              <w:rPr>
                <w:rFonts w:cs="Times New Roman"/>
              </w:rPr>
              <w:t>-0.02 (0.04)</w:t>
            </w:r>
          </w:p>
        </w:tc>
        <w:tc>
          <w:tcPr>
            <w:tcW w:w="516" w:type="pct"/>
          </w:tcPr>
          <w:p w14:paraId="40D021E2"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0BB0A103"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121DB5A0"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18CD842F" w14:textId="77777777" w:rsidR="00200323" w:rsidRPr="00FC150A" w:rsidRDefault="00200323" w:rsidP="00123E23">
            <w:pPr>
              <w:pStyle w:val="Compact"/>
              <w:rPr>
                <w:rFonts w:cs="Times New Roman"/>
              </w:rPr>
            </w:pPr>
            <w:r w:rsidRPr="00FC150A">
              <w:rPr>
                <w:rFonts w:cs="Times New Roman"/>
              </w:rPr>
              <w:t>0.01 (0.04)</w:t>
            </w:r>
          </w:p>
        </w:tc>
        <w:tc>
          <w:tcPr>
            <w:tcW w:w="548" w:type="pct"/>
          </w:tcPr>
          <w:p w14:paraId="1F54B660" w14:textId="77777777" w:rsidR="00200323" w:rsidRPr="00FC150A" w:rsidRDefault="00200323" w:rsidP="00123E23">
            <w:pPr>
              <w:pStyle w:val="Compact"/>
              <w:rPr>
                <w:rFonts w:cs="Times New Roman"/>
              </w:rPr>
            </w:pPr>
            <w:r w:rsidRPr="00FC150A">
              <w:rPr>
                <w:rFonts w:cs="Times New Roman"/>
              </w:rPr>
              <w:t>-0.02 (0.04)</w:t>
            </w:r>
          </w:p>
        </w:tc>
      </w:tr>
      <w:tr w:rsidR="00952C8B" w:rsidRPr="00FC150A" w14:paraId="58FE3BE9" w14:textId="77777777" w:rsidTr="00952C8B">
        <w:tc>
          <w:tcPr>
            <w:tcW w:w="839" w:type="pct"/>
          </w:tcPr>
          <w:p w14:paraId="6760EF01" w14:textId="77777777" w:rsidR="00200323" w:rsidRPr="00FC150A" w:rsidRDefault="00200323" w:rsidP="00123E23">
            <w:pPr>
              <w:pStyle w:val="Compact"/>
              <w:rPr>
                <w:rFonts w:cs="Times New Roman"/>
              </w:rPr>
            </w:pPr>
            <w:r w:rsidRPr="00FC150A">
              <w:rPr>
                <w:rFonts w:cs="Times New Roman"/>
              </w:rPr>
              <w:t>Feedback * Center CCAPS frequency</w:t>
            </w:r>
          </w:p>
        </w:tc>
        <w:tc>
          <w:tcPr>
            <w:tcW w:w="516" w:type="pct"/>
          </w:tcPr>
          <w:p w14:paraId="0CBDDAB3"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6A7BB6A1" w14:textId="77777777" w:rsidR="00200323" w:rsidRPr="00FC150A" w:rsidRDefault="00200323" w:rsidP="00123E23">
            <w:pPr>
              <w:pStyle w:val="Compact"/>
              <w:rPr>
                <w:rFonts w:cs="Times New Roman"/>
              </w:rPr>
            </w:pPr>
            <w:r w:rsidRPr="00FC150A">
              <w:rPr>
                <w:rFonts w:cs="Times New Roman"/>
              </w:rPr>
              <w:t>0.03 (0.03)</w:t>
            </w:r>
          </w:p>
        </w:tc>
        <w:tc>
          <w:tcPr>
            <w:tcW w:w="516" w:type="pct"/>
          </w:tcPr>
          <w:p w14:paraId="271A21C5"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308E4FE5" w14:textId="77777777" w:rsidR="00200323" w:rsidRPr="00FC150A" w:rsidRDefault="00200323" w:rsidP="00123E23">
            <w:pPr>
              <w:pStyle w:val="Compact"/>
              <w:rPr>
                <w:rFonts w:cs="Times New Roman"/>
              </w:rPr>
            </w:pPr>
            <w:r w:rsidRPr="00FC150A">
              <w:rPr>
                <w:rFonts w:cs="Times New Roman"/>
              </w:rPr>
              <w:t>0.00 (0.03)</w:t>
            </w:r>
          </w:p>
        </w:tc>
        <w:tc>
          <w:tcPr>
            <w:tcW w:w="516" w:type="pct"/>
          </w:tcPr>
          <w:p w14:paraId="5E9BC90D" w14:textId="77777777" w:rsidR="00200323" w:rsidRPr="00FC150A" w:rsidRDefault="00200323" w:rsidP="00123E23">
            <w:pPr>
              <w:pStyle w:val="Compact"/>
              <w:rPr>
                <w:rFonts w:cs="Times New Roman"/>
              </w:rPr>
            </w:pPr>
            <w:r w:rsidRPr="00FC150A">
              <w:rPr>
                <w:rFonts w:cs="Times New Roman"/>
              </w:rPr>
              <w:t>-0.04 (0.03)</w:t>
            </w:r>
          </w:p>
        </w:tc>
        <w:tc>
          <w:tcPr>
            <w:tcW w:w="548" w:type="pct"/>
          </w:tcPr>
          <w:p w14:paraId="197CCECB" w14:textId="77777777" w:rsidR="00200323" w:rsidRPr="00FC150A" w:rsidRDefault="00200323" w:rsidP="00123E23">
            <w:pPr>
              <w:pStyle w:val="Compact"/>
              <w:rPr>
                <w:rFonts w:cs="Times New Roman"/>
              </w:rPr>
            </w:pPr>
            <w:r w:rsidRPr="00FC150A">
              <w:rPr>
                <w:rFonts w:cs="Times New Roman"/>
              </w:rPr>
              <w:t>-0.01 (0.04)</w:t>
            </w:r>
          </w:p>
        </w:tc>
        <w:tc>
          <w:tcPr>
            <w:tcW w:w="516" w:type="pct"/>
          </w:tcPr>
          <w:p w14:paraId="6415F7C4" w14:textId="77777777" w:rsidR="00200323" w:rsidRPr="00FC150A" w:rsidRDefault="00200323" w:rsidP="00123E23">
            <w:pPr>
              <w:pStyle w:val="Compact"/>
              <w:rPr>
                <w:rFonts w:cs="Times New Roman"/>
              </w:rPr>
            </w:pPr>
            <w:r w:rsidRPr="00FC150A">
              <w:rPr>
                <w:rFonts w:cs="Times New Roman"/>
              </w:rPr>
              <w:t>-0.02 (0.04)</w:t>
            </w:r>
          </w:p>
        </w:tc>
        <w:tc>
          <w:tcPr>
            <w:tcW w:w="548" w:type="pct"/>
          </w:tcPr>
          <w:p w14:paraId="39CF18FC" w14:textId="77777777" w:rsidR="00200323" w:rsidRPr="00FC150A" w:rsidRDefault="00200323" w:rsidP="00123E23">
            <w:pPr>
              <w:pStyle w:val="Compact"/>
              <w:rPr>
                <w:rFonts w:cs="Times New Roman"/>
              </w:rPr>
            </w:pPr>
            <w:r w:rsidRPr="00FC150A">
              <w:rPr>
                <w:rFonts w:cs="Times New Roman"/>
              </w:rPr>
              <w:t>-0.03 (0.04)</w:t>
            </w:r>
          </w:p>
        </w:tc>
      </w:tr>
      <w:tr w:rsidR="00952C8B" w:rsidRPr="00FC150A" w14:paraId="3CDBA1F7" w14:textId="77777777" w:rsidTr="00952C8B">
        <w:tc>
          <w:tcPr>
            <w:tcW w:w="839" w:type="pct"/>
          </w:tcPr>
          <w:p w14:paraId="2C4D349C" w14:textId="77777777" w:rsidR="00200323" w:rsidRPr="00FC150A" w:rsidRDefault="00200323" w:rsidP="00123E23">
            <w:pPr>
              <w:pStyle w:val="Compact"/>
              <w:rPr>
                <w:rFonts w:cs="Times New Roman"/>
              </w:rPr>
            </w:pPr>
            <w:r w:rsidRPr="00FC150A">
              <w:rPr>
                <w:rFonts w:cs="Times New Roman"/>
              </w:rPr>
              <w:t>Feedback * Client Appointment N</w:t>
            </w:r>
          </w:p>
        </w:tc>
        <w:tc>
          <w:tcPr>
            <w:tcW w:w="516" w:type="pct"/>
          </w:tcPr>
          <w:p w14:paraId="28E80BC8" w14:textId="77777777" w:rsidR="00200323" w:rsidRPr="00FC150A" w:rsidRDefault="00200323" w:rsidP="00123E23">
            <w:pPr>
              <w:pStyle w:val="Compact"/>
              <w:rPr>
                <w:rFonts w:cs="Times New Roman"/>
              </w:rPr>
            </w:pPr>
            <w:r w:rsidRPr="00FC150A">
              <w:rPr>
                <w:rFonts w:cs="Times New Roman"/>
              </w:rPr>
              <w:t>0.00 (0.04)</w:t>
            </w:r>
          </w:p>
        </w:tc>
        <w:tc>
          <w:tcPr>
            <w:tcW w:w="484" w:type="pct"/>
          </w:tcPr>
          <w:p w14:paraId="6918B997" w14:textId="77777777" w:rsidR="00200323" w:rsidRPr="00FC150A" w:rsidRDefault="00200323" w:rsidP="00123E23">
            <w:pPr>
              <w:pStyle w:val="Compact"/>
              <w:rPr>
                <w:rFonts w:cs="Times New Roman"/>
              </w:rPr>
            </w:pPr>
            <w:r w:rsidRPr="00FC150A">
              <w:rPr>
                <w:rFonts w:cs="Times New Roman"/>
              </w:rPr>
              <w:t>-0.04 (0.03)</w:t>
            </w:r>
          </w:p>
        </w:tc>
        <w:tc>
          <w:tcPr>
            <w:tcW w:w="516" w:type="pct"/>
          </w:tcPr>
          <w:p w14:paraId="7494D010" w14:textId="77777777" w:rsidR="00200323" w:rsidRPr="00FC150A" w:rsidRDefault="00200323" w:rsidP="00123E23">
            <w:pPr>
              <w:pStyle w:val="Compact"/>
              <w:rPr>
                <w:rFonts w:cs="Times New Roman"/>
              </w:rPr>
            </w:pPr>
            <w:r w:rsidRPr="00FC150A">
              <w:rPr>
                <w:rFonts w:cs="Times New Roman"/>
              </w:rPr>
              <w:t>0.04 (0.04)</w:t>
            </w:r>
          </w:p>
        </w:tc>
        <w:tc>
          <w:tcPr>
            <w:tcW w:w="516" w:type="pct"/>
          </w:tcPr>
          <w:p w14:paraId="0BFED978" w14:textId="77777777" w:rsidR="00200323" w:rsidRPr="00FC150A" w:rsidRDefault="00200323" w:rsidP="00123E23">
            <w:pPr>
              <w:pStyle w:val="Compact"/>
              <w:rPr>
                <w:rFonts w:cs="Times New Roman"/>
              </w:rPr>
            </w:pPr>
            <w:r w:rsidRPr="00FC150A">
              <w:rPr>
                <w:rFonts w:cs="Times New Roman"/>
              </w:rPr>
              <w:t>0.02 (0.03)</w:t>
            </w:r>
          </w:p>
        </w:tc>
        <w:tc>
          <w:tcPr>
            <w:tcW w:w="516" w:type="pct"/>
          </w:tcPr>
          <w:p w14:paraId="4AE99A8C" w14:textId="77777777" w:rsidR="00200323" w:rsidRPr="00FC150A" w:rsidRDefault="00200323" w:rsidP="00123E23">
            <w:pPr>
              <w:pStyle w:val="Compact"/>
              <w:rPr>
                <w:rFonts w:cs="Times New Roman"/>
              </w:rPr>
            </w:pPr>
            <w:r w:rsidRPr="00FC150A">
              <w:rPr>
                <w:rFonts w:cs="Times New Roman"/>
              </w:rPr>
              <w:t>0.01 (0.03)</w:t>
            </w:r>
          </w:p>
        </w:tc>
        <w:tc>
          <w:tcPr>
            <w:tcW w:w="548" w:type="pct"/>
          </w:tcPr>
          <w:p w14:paraId="7EDAD169" w14:textId="77777777" w:rsidR="00200323" w:rsidRPr="00FC150A" w:rsidRDefault="00200323" w:rsidP="00123E23">
            <w:pPr>
              <w:pStyle w:val="Compact"/>
              <w:rPr>
                <w:rFonts w:cs="Times New Roman"/>
              </w:rPr>
            </w:pPr>
            <w:r w:rsidRPr="00FC150A">
              <w:rPr>
                <w:rFonts w:cs="Times New Roman"/>
              </w:rPr>
              <w:t>-0.03 (0.04)</w:t>
            </w:r>
          </w:p>
        </w:tc>
        <w:tc>
          <w:tcPr>
            <w:tcW w:w="516" w:type="pct"/>
          </w:tcPr>
          <w:p w14:paraId="2BA0A035" w14:textId="77777777" w:rsidR="00200323" w:rsidRPr="00FC150A" w:rsidRDefault="00200323" w:rsidP="00123E23">
            <w:pPr>
              <w:pStyle w:val="Compact"/>
              <w:rPr>
                <w:rFonts w:cs="Times New Roman"/>
              </w:rPr>
            </w:pPr>
            <w:r w:rsidRPr="00FC150A">
              <w:rPr>
                <w:rFonts w:cs="Times New Roman"/>
              </w:rPr>
              <w:t>-0.01 (0.04)</w:t>
            </w:r>
          </w:p>
        </w:tc>
        <w:tc>
          <w:tcPr>
            <w:tcW w:w="548" w:type="pct"/>
          </w:tcPr>
          <w:p w14:paraId="4C2EDCDB" w14:textId="77777777" w:rsidR="00200323" w:rsidRPr="00FC150A" w:rsidRDefault="00200323" w:rsidP="00123E23">
            <w:pPr>
              <w:pStyle w:val="Compact"/>
              <w:rPr>
                <w:rFonts w:cs="Times New Roman"/>
              </w:rPr>
            </w:pPr>
            <w:r w:rsidRPr="00FC150A">
              <w:rPr>
                <w:rFonts w:cs="Times New Roman"/>
              </w:rPr>
              <w:t>-0.01 (0.04)</w:t>
            </w:r>
          </w:p>
        </w:tc>
      </w:tr>
      <w:tr w:rsidR="00952C8B" w:rsidRPr="00FC150A" w14:paraId="7360F5D6" w14:textId="77777777" w:rsidTr="00952C8B">
        <w:tc>
          <w:tcPr>
            <w:tcW w:w="839" w:type="pct"/>
          </w:tcPr>
          <w:p w14:paraId="50E1437E" w14:textId="77777777" w:rsidR="00200323" w:rsidRPr="00FC150A" w:rsidRDefault="00200323" w:rsidP="00123E23">
            <w:pPr>
              <w:pStyle w:val="Compact"/>
              <w:rPr>
                <w:rFonts w:cs="Times New Roman"/>
              </w:rPr>
            </w:pPr>
            <w:r w:rsidRPr="00FC150A">
              <w:rPr>
                <w:rFonts w:cs="Times New Roman"/>
              </w:rPr>
              <w:t>Feedback * Center Appointment N</w:t>
            </w:r>
          </w:p>
        </w:tc>
        <w:tc>
          <w:tcPr>
            <w:tcW w:w="516" w:type="pct"/>
          </w:tcPr>
          <w:p w14:paraId="6CE70C8A" w14:textId="77777777" w:rsidR="00200323" w:rsidRPr="00FC150A" w:rsidRDefault="00200323" w:rsidP="00123E23">
            <w:pPr>
              <w:pStyle w:val="Compact"/>
              <w:rPr>
                <w:rFonts w:cs="Times New Roman"/>
              </w:rPr>
            </w:pPr>
            <w:r w:rsidRPr="00FC150A">
              <w:rPr>
                <w:rFonts w:cs="Times New Roman"/>
              </w:rPr>
              <w:t>-0.09 (0.04)</w:t>
            </w:r>
          </w:p>
        </w:tc>
        <w:tc>
          <w:tcPr>
            <w:tcW w:w="484" w:type="pct"/>
          </w:tcPr>
          <w:p w14:paraId="76D90D2E" w14:textId="77777777" w:rsidR="00200323" w:rsidRPr="00FC150A" w:rsidRDefault="00200323" w:rsidP="00123E23">
            <w:pPr>
              <w:pStyle w:val="Compact"/>
              <w:rPr>
                <w:rFonts w:cs="Times New Roman"/>
              </w:rPr>
            </w:pPr>
            <w:r w:rsidRPr="00FC150A">
              <w:rPr>
                <w:rFonts w:cs="Times New Roman"/>
              </w:rPr>
              <w:t>0.06 (0.04)</w:t>
            </w:r>
          </w:p>
        </w:tc>
        <w:tc>
          <w:tcPr>
            <w:tcW w:w="516" w:type="pct"/>
          </w:tcPr>
          <w:p w14:paraId="7FDB9212" w14:textId="77777777" w:rsidR="00200323" w:rsidRPr="00FC150A" w:rsidRDefault="00200323" w:rsidP="00123E23">
            <w:pPr>
              <w:pStyle w:val="Compact"/>
              <w:rPr>
                <w:rFonts w:cs="Times New Roman"/>
              </w:rPr>
            </w:pPr>
            <w:r w:rsidRPr="00FC150A">
              <w:rPr>
                <w:rFonts w:cs="Times New Roman"/>
              </w:rPr>
              <w:t>-0.01 (0.05)</w:t>
            </w:r>
          </w:p>
        </w:tc>
        <w:tc>
          <w:tcPr>
            <w:tcW w:w="516" w:type="pct"/>
          </w:tcPr>
          <w:p w14:paraId="257FC031" w14:textId="77777777" w:rsidR="00200323" w:rsidRPr="00FC150A" w:rsidRDefault="00200323" w:rsidP="00123E23">
            <w:pPr>
              <w:pStyle w:val="Compact"/>
              <w:rPr>
                <w:rFonts w:cs="Times New Roman"/>
              </w:rPr>
            </w:pPr>
            <w:r w:rsidRPr="00FC150A">
              <w:rPr>
                <w:rFonts w:cs="Times New Roman"/>
              </w:rPr>
              <w:t>0.01 (0.03)</w:t>
            </w:r>
          </w:p>
        </w:tc>
        <w:tc>
          <w:tcPr>
            <w:tcW w:w="516" w:type="pct"/>
          </w:tcPr>
          <w:p w14:paraId="30FCD0D3" w14:textId="77777777" w:rsidR="00200323" w:rsidRPr="00FC150A" w:rsidRDefault="00200323" w:rsidP="00123E23">
            <w:pPr>
              <w:pStyle w:val="Compact"/>
              <w:rPr>
                <w:rFonts w:cs="Times New Roman"/>
              </w:rPr>
            </w:pPr>
            <w:r w:rsidRPr="00FC150A">
              <w:rPr>
                <w:rFonts w:cs="Times New Roman"/>
              </w:rPr>
              <w:t>0.06 (0.04)</w:t>
            </w:r>
          </w:p>
        </w:tc>
        <w:tc>
          <w:tcPr>
            <w:tcW w:w="548" w:type="pct"/>
          </w:tcPr>
          <w:p w14:paraId="6DE3EAE4" w14:textId="77777777" w:rsidR="00200323" w:rsidRPr="00FC150A" w:rsidRDefault="00200323" w:rsidP="00123E23">
            <w:pPr>
              <w:pStyle w:val="Compact"/>
              <w:rPr>
                <w:rFonts w:cs="Times New Roman"/>
              </w:rPr>
            </w:pPr>
            <w:r w:rsidRPr="00FC150A">
              <w:rPr>
                <w:rFonts w:cs="Times New Roman"/>
              </w:rPr>
              <w:t>0.04 (0.05)</w:t>
            </w:r>
          </w:p>
        </w:tc>
        <w:tc>
          <w:tcPr>
            <w:tcW w:w="516" w:type="pct"/>
          </w:tcPr>
          <w:p w14:paraId="5BB72E87" w14:textId="77777777" w:rsidR="00200323" w:rsidRPr="00FC150A" w:rsidRDefault="00200323" w:rsidP="00123E23">
            <w:pPr>
              <w:pStyle w:val="Compact"/>
              <w:rPr>
                <w:rFonts w:cs="Times New Roman"/>
              </w:rPr>
            </w:pPr>
            <w:r w:rsidRPr="00FC150A">
              <w:rPr>
                <w:rFonts w:cs="Times New Roman"/>
              </w:rPr>
              <w:t>-0.12 (0.05)</w:t>
            </w:r>
          </w:p>
        </w:tc>
        <w:tc>
          <w:tcPr>
            <w:tcW w:w="548" w:type="pct"/>
          </w:tcPr>
          <w:p w14:paraId="1D80DB12" w14:textId="77777777" w:rsidR="00200323" w:rsidRPr="00FC150A" w:rsidRDefault="00200323" w:rsidP="00123E23">
            <w:pPr>
              <w:pStyle w:val="Compact"/>
              <w:rPr>
                <w:rFonts w:cs="Times New Roman"/>
              </w:rPr>
            </w:pPr>
            <w:r w:rsidRPr="00FC150A">
              <w:rPr>
                <w:rFonts w:cs="Times New Roman"/>
              </w:rPr>
              <w:t>0.06 (0.05)</w:t>
            </w:r>
          </w:p>
        </w:tc>
      </w:tr>
      <w:tr w:rsidR="00952C8B" w:rsidRPr="00FC150A" w14:paraId="595EC6B7" w14:textId="77777777" w:rsidTr="00952C8B">
        <w:tc>
          <w:tcPr>
            <w:tcW w:w="839" w:type="pct"/>
            <w:tcBorders>
              <w:bottom w:val="single" w:sz="4" w:space="0" w:color="auto"/>
            </w:tcBorders>
          </w:tcPr>
          <w:p w14:paraId="69C40AB3" w14:textId="77777777" w:rsidR="00200323" w:rsidRPr="00FC150A" w:rsidRDefault="00200323" w:rsidP="00123E23">
            <w:pPr>
              <w:pStyle w:val="Compact"/>
              <w:rPr>
                <w:rFonts w:cs="Times New Roman"/>
              </w:rPr>
            </w:pPr>
            <w:r w:rsidRPr="00FC150A">
              <w:rPr>
                <w:rFonts w:cs="Times New Roman"/>
              </w:rPr>
              <w:t>Feedback * Hospitalization</w:t>
            </w:r>
          </w:p>
        </w:tc>
        <w:tc>
          <w:tcPr>
            <w:tcW w:w="516" w:type="pct"/>
            <w:tcBorders>
              <w:bottom w:val="single" w:sz="4" w:space="0" w:color="auto"/>
            </w:tcBorders>
          </w:tcPr>
          <w:p w14:paraId="20DB6DE4" w14:textId="77777777" w:rsidR="00200323" w:rsidRPr="00FC150A" w:rsidRDefault="00200323" w:rsidP="00123E23">
            <w:pPr>
              <w:pStyle w:val="Compact"/>
              <w:rPr>
                <w:rFonts w:cs="Times New Roman"/>
              </w:rPr>
            </w:pPr>
            <w:r w:rsidRPr="00FC150A">
              <w:rPr>
                <w:rFonts w:cs="Times New Roman"/>
              </w:rPr>
              <w:t>0.02 (0.03)</w:t>
            </w:r>
          </w:p>
        </w:tc>
        <w:tc>
          <w:tcPr>
            <w:tcW w:w="484" w:type="pct"/>
            <w:tcBorders>
              <w:bottom w:val="single" w:sz="4" w:space="0" w:color="auto"/>
            </w:tcBorders>
          </w:tcPr>
          <w:p w14:paraId="1D1376C8" w14:textId="77777777" w:rsidR="00200323" w:rsidRPr="00FC150A" w:rsidRDefault="00200323" w:rsidP="00123E23">
            <w:pPr>
              <w:pStyle w:val="Compact"/>
              <w:rPr>
                <w:rFonts w:cs="Times New Roman"/>
              </w:rPr>
            </w:pPr>
            <w:r w:rsidRPr="00FC150A">
              <w:rPr>
                <w:rFonts w:cs="Times New Roman"/>
              </w:rPr>
              <w:t>-0.02 (0.03)</w:t>
            </w:r>
          </w:p>
        </w:tc>
        <w:tc>
          <w:tcPr>
            <w:tcW w:w="516" w:type="pct"/>
            <w:tcBorders>
              <w:bottom w:val="single" w:sz="4" w:space="0" w:color="auto"/>
            </w:tcBorders>
          </w:tcPr>
          <w:p w14:paraId="0EC09DEB" w14:textId="77777777" w:rsidR="00200323" w:rsidRPr="00FC150A" w:rsidRDefault="00200323" w:rsidP="00123E23">
            <w:pPr>
              <w:pStyle w:val="Compact"/>
              <w:rPr>
                <w:rFonts w:cs="Times New Roman"/>
              </w:rPr>
            </w:pPr>
            <w:r w:rsidRPr="00FC150A">
              <w:rPr>
                <w:rFonts w:cs="Times New Roman"/>
              </w:rPr>
              <w:t>0.02 (0.04)</w:t>
            </w:r>
          </w:p>
        </w:tc>
        <w:tc>
          <w:tcPr>
            <w:tcW w:w="516" w:type="pct"/>
            <w:tcBorders>
              <w:bottom w:val="single" w:sz="4" w:space="0" w:color="auto"/>
            </w:tcBorders>
          </w:tcPr>
          <w:p w14:paraId="0E76E9E2" w14:textId="77777777" w:rsidR="00200323" w:rsidRPr="00FC150A" w:rsidRDefault="00200323" w:rsidP="00123E23">
            <w:pPr>
              <w:pStyle w:val="Compact"/>
              <w:rPr>
                <w:rFonts w:cs="Times New Roman"/>
              </w:rPr>
            </w:pPr>
            <w:r w:rsidRPr="00FC150A">
              <w:rPr>
                <w:rFonts w:cs="Times New Roman"/>
              </w:rPr>
              <w:t>0.01 (0.02)</w:t>
            </w:r>
          </w:p>
        </w:tc>
        <w:tc>
          <w:tcPr>
            <w:tcW w:w="516" w:type="pct"/>
            <w:tcBorders>
              <w:bottom w:val="single" w:sz="4" w:space="0" w:color="auto"/>
            </w:tcBorders>
          </w:tcPr>
          <w:p w14:paraId="02F74EB5" w14:textId="77777777" w:rsidR="00200323" w:rsidRPr="00FC150A" w:rsidRDefault="00200323" w:rsidP="00123E23">
            <w:pPr>
              <w:pStyle w:val="Compact"/>
              <w:rPr>
                <w:rFonts w:cs="Times New Roman"/>
              </w:rPr>
            </w:pPr>
            <w:r w:rsidRPr="00FC150A">
              <w:rPr>
                <w:rFonts w:cs="Times New Roman"/>
              </w:rPr>
              <w:t>0.02 (0.02)</w:t>
            </w:r>
          </w:p>
        </w:tc>
        <w:tc>
          <w:tcPr>
            <w:tcW w:w="548" w:type="pct"/>
            <w:tcBorders>
              <w:bottom w:val="single" w:sz="4" w:space="0" w:color="auto"/>
            </w:tcBorders>
          </w:tcPr>
          <w:p w14:paraId="649333CB" w14:textId="77777777" w:rsidR="00200323" w:rsidRPr="00FC150A" w:rsidRDefault="00200323" w:rsidP="00123E23">
            <w:pPr>
              <w:pStyle w:val="Compact"/>
              <w:rPr>
                <w:rFonts w:cs="Times New Roman"/>
              </w:rPr>
            </w:pPr>
            <w:r w:rsidRPr="00FC150A">
              <w:rPr>
                <w:rFonts w:cs="Times New Roman"/>
              </w:rPr>
              <w:t>-0.02 (0.03)</w:t>
            </w:r>
          </w:p>
        </w:tc>
        <w:tc>
          <w:tcPr>
            <w:tcW w:w="516" w:type="pct"/>
            <w:tcBorders>
              <w:bottom w:val="single" w:sz="4" w:space="0" w:color="auto"/>
            </w:tcBorders>
          </w:tcPr>
          <w:p w14:paraId="7E36DBDF" w14:textId="77777777" w:rsidR="00200323" w:rsidRPr="00FC150A" w:rsidRDefault="00200323" w:rsidP="00123E23">
            <w:pPr>
              <w:pStyle w:val="Compact"/>
              <w:rPr>
                <w:rFonts w:cs="Times New Roman"/>
              </w:rPr>
            </w:pPr>
            <w:r w:rsidRPr="00FC150A">
              <w:rPr>
                <w:rFonts w:cs="Times New Roman"/>
              </w:rPr>
              <w:t>-0.03 (0.03)</w:t>
            </w:r>
          </w:p>
        </w:tc>
        <w:tc>
          <w:tcPr>
            <w:tcW w:w="548" w:type="pct"/>
            <w:tcBorders>
              <w:bottom w:val="single" w:sz="4" w:space="0" w:color="auto"/>
            </w:tcBorders>
          </w:tcPr>
          <w:p w14:paraId="199DE4CA" w14:textId="77777777" w:rsidR="00200323" w:rsidRPr="00FC150A" w:rsidRDefault="00200323" w:rsidP="00123E23">
            <w:pPr>
              <w:pStyle w:val="Compact"/>
              <w:rPr>
                <w:rFonts w:cs="Times New Roman"/>
              </w:rPr>
            </w:pPr>
            <w:r w:rsidRPr="00FC150A">
              <w:rPr>
                <w:rFonts w:cs="Times New Roman"/>
              </w:rPr>
              <w:t>0.01 (0.03)</w:t>
            </w:r>
          </w:p>
        </w:tc>
      </w:tr>
      <w:tr w:rsidR="00952C8B" w:rsidRPr="00FC150A" w14:paraId="5927A291" w14:textId="77777777" w:rsidTr="00952C8B">
        <w:tc>
          <w:tcPr>
            <w:tcW w:w="839" w:type="pct"/>
            <w:tcBorders>
              <w:top w:val="single" w:sz="4" w:space="0" w:color="auto"/>
              <w:bottom w:val="single" w:sz="4" w:space="0" w:color="auto"/>
            </w:tcBorders>
          </w:tcPr>
          <w:p w14:paraId="23FA3033" w14:textId="77777777" w:rsidR="00200323" w:rsidRPr="00FC150A" w:rsidRDefault="00200323" w:rsidP="00123E23">
            <w:pPr>
              <w:pStyle w:val="Compact"/>
              <w:rPr>
                <w:rFonts w:cs="Times New Roman"/>
              </w:rPr>
            </w:pPr>
            <w:r w:rsidRPr="00FC150A">
              <w:rPr>
                <w:rFonts w:cs="Times New Roman"/>
              </w:rPr>
              <w:t>Intercept variance</w:t>
            </w:r>
          </w:p>
        </w:tc>
        <w:tc>
          <w:tcPr>
            <w:tcW w:w="516" w:type="pct"/>
            <w:tcBorders>
              <w:top w:val="single" w:sz="4" w:space="0" w:color="auto"/>
              <w:bottom w:val="single" w:sz="4" w:space="0" w:color="auto"/>
            </w:tcBorders>
          </w:tcPr>
          <w:p w14:paraId="5017E693" w14:textId="77777777" w:rsidR="00200323" w:rsidRPr="00FC150A" w:rsidRDefault="00200323" w:rsidP="00123E23">
            <w:pPr>
              <w:pStyle w:val="Compact"/>
              <w:rPr>
                <w:rFonts w:cs="Times New Roman"/>
              </w:rPr>
            </w:pPr>
            <w:r w:rsidRPr="00FC150A">
              <w:rPr>
                <w:rFonts w:cs="Times New Roman"/>
              </w:rPr>
              <w:t>0.31</w:t>
            </w:r>
          </w:p>
        </w:tc>
        <w:tc>
          <w:tcPr>
            <w:tcW w:w="484" w:type="pct"/>
            <w:tcBorders>
              <w:top w:val="single" w:sz="4" w:space="0" w:color="auto"/>
              <w:bottom w:val="single" w:sz="4" w:space="0" w:color="auto"/>
            </w:tcBorders>
          </w:tcPr>
          <w:p w14:paraId="3FF56B45" w14:textId="77777777" w:rsidR="00200323" w:rsidRPr="00FC150A" w:rsidRDefault="00200323" w:rsidP="00123E23">
            <w:pPr>
              <w:pStyle w:val="Compact"/>
              <w:rPr>
                <w:rFonts w:cs="Times New Roman"/>
              </w:rPr>
            </w:pPr>
            <w:r w:rsidRPr="00FC150A">
              <w:rPr>
                <w:rFonts w:cs="Times New Roman"/>
              </w:rPr>
              <w:t>0.3</w:t>
            </w:r>
          </w:p>
        </w:tc>
        <w:tc>
          <w:tcPr>
            <w:tcW w:w="516" w:type="pct"/>
            <w:tcBorders>
              <w:top w:val="single" w:sz="4" w:space="0" w:color="auto"/>
              <w:bottom w:val="single" w:sz="4" w:space="0" w:color="auto"/>
            </w:tcBorders>
          </w:tcPr>
          <w:p w14:paraId="4521160D" w14:textId="77777777" w:rsidR="00200323" w:rsidRPr="00FC150A" w:rsidRDefault="00200323" w:rsidP="00123E23">
            <w:pPr>
              <w:pStyle w:val="Compact"/>
              <w:rPr>
                <w:rFonts w:cs="Times New Roman"/>
              </w:rPr>
            </w:pPr>
            <w:r w:rsidRPr="00FC150A">
              <w:rPr>
                <w:rFonts w:cs="Times New Roman"/>
              </w:rPr>
              <w:t>0.23</w:t>
            </w:r>
          </w:p>
        </w:tc>
        <w:tc>
          <w:tcPr>
            <w:tcW w:w="516" w:type="pct"/>
            <w:tcBorders>
              <w:top w:val="single" w:sz="4" w:space="0" w:color="auto"/>
              <w:bottom w:val="single" w:sz="4" w:space="0" w:color="auto"/>
            </w:tcBorders>
          </w:tcPr>
          <w:p w14:paraId="2157BE5A" w14:textId="77777777" w:rsidR="00200323" w:rsidRPr="00FC150A" w:rsidRDefault="00200323" w:rsidP="00123E23">
            <w:pPr>
              <w:pStyle w:val="Compact"/>
              <w:rPr>
                <w:rFonts w:cs="Times New Roman"/>
              </w:rPr>
            </w:pPr>
            <w:r w:rsidRPr="00FC150A">
              <w:rPr>
                <w:rFonts w:cs="Times New Roman"/>
              </w:rPr>
              <w:t>0.19</w:t>
            </w:r>
          </w:p>
        </w:tc>
        <w:tc>
          <w:tcPr>
            <w:tcW w:w="516" w:type="pct"/>
            <w:tcBorders>
              <w:top w:val="single" w:sz="4" w:space="0" w:color="auto"/>
              <w:bottom w:val="single" w:sz="4" w:space="0" w:color="auto"/>
            </w:tcBorders>
          </w:tcPr>
          <w:p w14:paraId="3E2E3D11" w14:textId="77777777" w:rsidR="00200323" w:rsidRPr="00FC150A" w:rsidRDefault="00200323" w:rsidP="00123E23">
            <w:pPr>
              <w:pStyle w:val="Compact"/>
              <w:rPr>
                <w:rFonts w:cs="Times New Roman"/>
              </w:rPr>
            </w:pPr>
            <w:r w:rsidRPr="00FC150A">
              <w:rPr>
                <w:rFonts w:cs="Times New Roman"/>
              </w:rPr>
              <w:t>0.25</w:t>
            </w:r>
          </w:p>
        </w:tc>
        <w:tc>
          <w:tcPr>
            <w:tcW w:w="548" w:type="pct"/>
            <w:tcBorders>
              <w:top w:val="single" w:sz="4" w:space="0" w:color="auto"/>
              <w:bottom w:val="single" w:sz="4" w:space="0" w:color="auto"/>
            </w:tcBorders>
          </w:tcPr>
          <w:p w14:paraId="0EE97BC3" w14:textId="77777777" w:rsidR="00200323" w:rsidRPr="00FC150A" w:rsidRDefault="00200323" w:rsidP="00123E23">
            <w:pPr>
              <w:pStyle w:val="Compact"/>
              <w:rPr>
                <w:rFonts w:cs="Times New Roman"/>
              </w:rPr>
            </w:pPr>
            <w:r w:rsidRPr="00FC150A">
              <w:rPr>
                <w:rFonts w:cs="Times New Roman"/>
              </w:rPr>
              <w:t>0.35</w:t>
            </w:r>
          </w:p>
        </w:tc>
        <w:tc>
          <w:tcPr>
            <w:tcW w:w="516" w:type="pct"/>
            <w:tcBorders>
              <w:top w:val="single" w:sz="4" w:space="0" w:color="auto"/>
              <w:bottom w:val="single" w:sz="4" w:space="0" w:color="auto"/>
            </w:tcBorders>
          </w:tcPr>
          <w:p w14:paraId="2E3D9F5D" w14:textId="77777777" w:rsidR="00200323" w:rsidRPr="00FC150A" w:rsidRDefault="00200323" w:rsidP="00123E23">
            <w:pPr>
              <w:pStyle w:val="Compact"/>
              <w:rPr>
                <w:rFonts w:cs="Times New Roman"/>
              </w:rPr>
            </w:pPr>
            <w:r w:rsidRPr="00FC150A">
              <w:rPr>
                <w:rFonts w:cs="Times New Roman"/>
              </w:rPr>
              <w:t>0.42</w:t>
            </w:r>
          </w:p>
        </w:tc>
        <w:tc>
          <w:tcPr>
            <w:tcW w:w="548" w:type="pct"/>
            <w:tcBorders>
              <w:top w:val="single" w:sz="4" w:space="0" w:color="auto"/>
              <w:bottom w:val="single" w:sz="4" w:space="0" w:color="auto"/>
            </w:tcBorders>
          </w:tcPr>
          <w:p w14:paraId="0D177D1E" w14:textId="77777777" w:rsidR="00200323" w:rsidRPr="00FC150A" w:rsidRDefault="00200323" w:rsidP="00123E23">
            <w:pPr>
              <w:pStyle w:val="Compact"/>
              <w:rPr>
                <w:rFonts w:cs="Times New Roman"/>
              </w:rPr>
            </w:pPr>
            <w:r w:rsidRPr="00FC150A">
              <w:rPr>
                <w:rFonts w:cs="Times New Roman"/>
              </w:rPr>
              <w:t>0.27</w:t>
            </w:r>
          </w:p>
        </w:tc>
      </w:tr>
      <w:tr w:rsidR="00952C8B" w:rsidRPr="00FC150A" w14:paraId="046E0853" w14:textId="77777777" w:rsidTr="00952C8B">
        <w:tc>
          <w:tcPr>
            <w:tcW w:w="839" w:type="pct"/>
            <w:tcBorders>
              <w:top w:val="single" w:sz="4" w:space="0" w:color="auto"/>
            </w:tcBorders>
          </w:tcPr>
          <w:p w14:paraId="60947721" w14:textId="77777777" w:rsidR="00200323" w:rsidRPr="00FC150A" w:rsidRDefault="00200323" w:rsidP="00123E23">
            <w:pPr>
              <w:pStyle w:val="Compact"/>
              <w:rPr>
                <w:rFonts w:cs="Times New Roman"/>
              </w:rPr>
            </w:pPr>
            <w:r w:rsidRPr="00FC150A">
              <w:rPr>
                <w:rFonts w:cs="Times New Roman"/>
              </w:rPr>
              <w:t>Center N</w:t>
            </w:r>
          </w:p>
        </w:tc>
        <w:tc>
          <w:tcPr>
            <w:tcW w:w="516" w:type="pct"/>
            <w:tcBorders>
              <w:top w:val="single" w:sz="4" w:space="0" w:color="auto"/>
            </w:tcBorders>
          </w:tcPr>
          <w:p w14:paraId="3AAB20C1" w14:textId="77777777" w:rsidR="00200323" w:rsidRPr="00FC150A" w:rsidRDefault="00200323" w:rsidP="00123E23">
            <w:pPr>
              <w:pStyle w:val="Compact"/>
              <w:rPr>
                <w:rFonts w:cs="Times New Roman"/>
              </w:rPr>
            </w:pPr>
            <w:r w:rsidRPr="00FC150A">
              <w:rPr>
                <w:rFonts w:cs="Times New Roman"/>
              </w:rPr>
              <w:t>71</w:t>
            </w:r>
          </w:p>
        </w:tc>
        <w:tc>
          <w:tcPr>
            <w:tcW w:w="484" w:type="pct"/>
            <w:tcBorders>
              <w:top w:val="single" w:sz="4" w:space="0" w:color="auto"/>
            </w:tcBorders>
          </w:tcPr>
          <w:p w14:paraId="521457F1"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717E8B7E"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1EBA63E6"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6F974399" w14:textId="77777777" w:rsidR="00200323" w:rsidRPr="00FC150A" w:rsidRDefault="00200323" w:rsidP="00123E23">
            <w:pPr>
              <w:pStyle w:val="Compact"/>
              <w:rPr>
                <w:rFonts w:cs="Times New Roman"/>
              </w:rPr>
            </w:pPr>
            <w:r w:rsidRPr="00FC150A">
              <w:rPr>
                <w:rFonts w:cs="Times New Roman"/>
              </w:rPr>
              <w:t>71</w:t>
            </w:r>
          </w:p>
        </w:tc>
        <w:tc>
          <w:tcPr>
            <w:tcW w:w="548" w:type="pct"/>
            <w:tcBorders>
              <w:top w:val="single" w:sz="4" w:space="0" w:color="auto"/>
            </w:tcBorders>
          </w:tcPr>
          <w:p w14:paraId="190924A5" w14:textId="77777777" w:rsidR="00200323" w:rsidRPr="00FC150A" w:rsidRDefault="00200323" w:rsidP="00123E23">
            <w:pPr>
              <w:pStyle w:val="Compact"/>
              <w:rPr>
                <w:rFonts w:cs="Times New Roman"/>
              </w:rPr>
            </w:pPr>
            <w:r w:rsidRPr="00FC150A">
              <w:rPr>
                <w:rFonts w:cs="Times New Roman"/>
              </w:rPr>
              <w:t>71</w:t>
            </w:r>
          </w:p>
        </w:tc>
        <w:tc>
          <w:tcPr>
            <w:tcW w:w="516" w:type="pct"/>
            <w:tcBorders>
              <w:top w:val="single" w:sz="4" w:space="0" w:color="auto"/>
            </w:tcBorders>
          </w:tcPr>
          <w:p w14:paraId="0ECF7C53" w14:textId="77777777" w:rsidR="00200323" w:rsidRPr="00FC150A" w:rsidRDefault="00200323" w:rsidP="00123E23">
            <w:pPr>
              <w:pStyle w:val="Compact"/>
              <w:rPr>
                <w:rFonts w:cs="Times New Roman"/>
              </w:rPr>
            </w:pPr>
            <w:r w:rsidRPr="00FC150A">
              <w:rPr>
                <w:rFonts w:cs="Times New Roman"/>
              </w:rPr>
              <w:t>71</w:t>
            </w:r>
          </w:p>
        </w:tc>
        <w:tc>
          <w:tcPr>
            <w:tcW w:w="548" w:type="pct"/>
            <w:tcBorders>
              <w:top w:val="single" w:sz="4" w:space="0" w:color="auto"/>
            </w:tcBorders>
          </w:tcPr>
          <w:p w14:paraId="48E14056" w14:textId="77777777" w:rsidR="00200323" w:rsidRPr="00FC150A" w:rsidRDefault="00200323" w:rsidP="00123E23">
            <w:pPr>
              <w:pStyle w:val="Compact"/>
              <w:rPr>
                <w:rFonts w:cs="Times New Roman"/>
              </w:rPr>
            </w:pPr>
            <w:r w:rsidRPr="00FC150A">
              <w:rPr>
                <w:rFonts w:cs="Times New Roman"/>
              </w:rPr>
              <w:t>71</w:t>
            </w:r>
          </w:p>
        </w:tc>
      </w:tr>
      <w:tr w:rsidR="00952C8B" w:rsidRPr="00FC150A" w14:paraId="12FA2ACF" w14:textId="77777777" w:rsidTr="00952C8B">
        <w:tc>
          <w:tcPr>
            <w:tcW w:w="839" w:type="pct"/>
            <w:tcBorders>
              <w:bottom w:val="single" w:sz="4" w:space="0" w:color="auto"/>
            </w:tcBorders>
          </w:tcPr>
          <w:p w14:paraId="0C420CE8" w14:textId="77777777" w:rsidR="00200323" w:rsidRPr="00FC150A" w:rsidRDefault="00200323" w:rsidP="00123E23">
            <w:pPr>
              <w:pStyle w:val="Compact"/>
              <w:rPr>
                <w:rFonts w:cs="Times New Roman"/>
              </w:rPr>
            </w:pPr>
            <w:r w:rsidRPr="00FC150A">
              <w:rPr>
                <w:rFonts w:cs="Times New Roman"/>
              </w:rPr>
              <w:t>Client N</w:t>
            </w:r>
          </w:p>
        </w:tc>
        <w:tc>
          <w:tcPr>
            <w:tcW w:w="516" w:type="pct"/>
            <w:tcBorders>
              <w:bottom w:val="single" w:sz="4" w:space="0" w:color="auto"/>
            </w:tcBorders>
          </w:tcPr>
          <w:p w14:paraId="5CF5CEF6" w14:textId="77777777" w:rsidR="00200323" w:rsidRPr="00FC150A" w:rsidRDefault="00200323" w:rsidP="00123E23">
            <w:pPr>
              <w:pStyle w:val="Compact"/>
              <w:rPr>
                <w:rFonts w:cs="Times New Roman"/>
              </w:rPr>
            </w:pPr>
            <w:r w:rsidRPr="00FC150A">
              <w:rPr>
                <w:rFonts w:cs="Times New Roman"/>
              </w:rPr>
              <w:t>33191</w:t>
            </w:r>
          </w:p>
        </w:tc>
        <w:tc>
          <w:tcPr>
            <w:tcW w:w="484" w:type="pct"/>
            <w:tcBorders>
              <w:bottom w:val="single" w:sz="4" w:space="0" w:color="auto"/>
            </w:tcBorders>
          </w:tcPr>
          <w:p w14:paraId="5D11936C" w14:textId="77777777" w:rsidR="00200323" w:rsidRPr="00FC150A" w:rsidRDefault="00200323" w:rsidP="00123E23">
            <w:pPr>
              <w:pStyle w:val="Compact"/>
              <w:rPr>
                <w:rFonts w:cs="Times New Roman"/>
              </w:rPr>
            </w:pPr>
            <w:r w:rsidRPr="00FC150A">
              <w:rPr>
                <w:rFonts w:cs="Times New Roman"/>
              </w:rPr>
              <w:t>30756</w:t>
            </w:r>
          </w:p>
        </w:tc>
        <w:tc>
          <w:tcPr>
            <w:tcW w:w="516" w:type="pct"/>
            <w:tcBorders>
              <w:bottom w:val="single" w:sz="4" w:space="0" w:color="auto"/>
            </w:tcBorders>
          </w:tcPr>
          <w:p w14:paraId="06519132" w14:textId="77777777" w:rsidR="00200323" w:rsidRPr="00FC150A" w:rsidRDefault="00200323" w:rsidP="00123E23">
            <w:pPr>
              <w:pStyle w:val="Compact"/>
              <w:rPr>
                <w:rFonts w:cs="Times New Roman"/>
              </w:rPr>
            </w:pPr>
            <w:r w:rsidRPr="00FC150A">
              <w:rPr>
                <w:rFonts w:cs="Times New Roman"/>
              </w:rPr>
              <w:t>29432</w:t>
            </w:r>
          </w:p>
        </w:tc>
        <w:tc>
          <w:tcPr>
            <w:tcW w:w="516" w:type="pct"/>
            <w:tcBorders>
              <w:bottom w:val="single" w:sz="4" w:space="0" w:color="auto"/>
            </w:tcBorders>
          </w:tcPr>
          <w:p w14:paraId="023BE16B" w14:textId="77777777" w:rsidR="00200323" w:rsidRPr="00FC150A" w:rsidRDefault="00200323" w:rsidP="00123E23">
            <w:pPr>
              <w:pStyle w:val="Compact"/>
              <w:rPr>
                <w:rFonts w:cs="Times New Roman"/>
              </w:rPr>
            </w:pPr>
            <w:r w:rsidRPr="00FC150A">
              <w:rPr>
                <w:rFonts w:cs="Times New Roman"/>
              </w:rPr>
              <w:t>27861</w:t>
            </w:r>
          </w:p>
        </w:tc>
        <w:tc>
          <w:tcPr>
            <w:tcW w:w="516" w:type="pct"/>
            <w:tcBorders>
              <w:bottom w:val="single" w:sz="4" w:space="0" w:color="auto"/>
            </w:tcBorders>
          </w:tcPr>
          <w:p w14:paraId="4E436677" w14:textId="77777777" w:rsidR="00200323" w:rsidRPr="00FC150A" w:rsidRDefault="00200323" w:rsidP="00123E23">
            <w:pPr>
              <w:pStyle w:val="Compact"/>
              <w:rPr>
                <w:rFonts w:cs="Times New Roman"/>
              </w:rPr>
            </w:pPr>
            <w:r w:rsidRPr="00FC150A">
              <w:rPr>
                <w:rFonts w:cs="Times New Roman"/>
              </w:rPr>
              <w:t>35366</w:t>
            </w:r>
          </w:p>
        </w:tc>
        <w:tc>
          <w:tcPr>
            <w:tcW w:w="548" w:type="pct"/>
            <w:tcBorders>
              <w:bottom w:val="single" w:sz="4" w:space="0" w:color="auto"/>
            </w:tcBorders>
          </w:tcPr>
          <w:p w14:paraId="0ABEBD9A" w14:textId="77777777" w:rsidR="00200323" w:rsidRPr="00FC150A" w:rsidRDefault="00200323" w:rsidP="00123E23">
            <w:pPr>
              <w:pStyle w:val="Compact"/>
              <w:rPr>
                <w:rFonts w:cs="Times New Roman"/>
              </w:rPr>
            </w:pPr>
            <w:r w:rsidRPr="00FC150A">
              <w:rPr>
                <w:rFonts w:cs="Times New Roman"/>
              </w:rPr>
              <w:t>38685</w:t>
            </w:r>
          </w:p>
        </w:tc>
        <w:tc>
          <w:tcPr>
            <w:tcW w:w="516" w:type="pct"/>
            <w:tcBorders>
              <w:bottom w:val="single" w:sz="4" w:space="0" w:color="auto"/>
            </w:tcBorders>
          </w:tcPr>
          <w:p w14:paraId="527C634F" w14:textId="77777777" w:rsidR="00200323" w:rsidRPr="00FC150A" w:rsidRDefault="00200323" w:rsidP="00123E23">
            <w:pPr>
              <w:pStyle w:val="Compact"/>
              <w:rPr>
                <w:rFonts w:cs="Times New Roman"/>
              </w:rPr>
            </w:pPr>
            <w:r w:rsidRPr="00FC150A">
              <w:rPr>
                <w:rFonts w:cs="Times New Roman"/>
              </w:rPr>
              <w:t>38337</w:t>
            </w:r>
          </w:p>
        </w:tc>
        <w:tc>
          <w:tcPr>
            <w:tcW w:w="548" w:type="pct"/>
            <w:tcBorders>
              <w:bottom w:val="single" w:sz="4" w:space="0" w:color="auto"/>
            </w:tcBorders>
          </w:tcPr>
          <w:p w14:paraId="08FAA78B" w14:textId="77777777" w:rsidR="00200323" w:rsidRPr="00FC150A" w:rsidRDefault="00200323" w:rsidP="00123E23">
            <w:pPr>
              <w:pStyle w:val="Compact"/>
              <w:rPr>
                <w:rFonts w:cs="Times New Roman"/>
              </w:rPr>
            </w:pPr>
            <w:r w:rsidRPr="00FC150A">
              <w:rPr>
                <w:rFonts w:cs="Times New Roman"/>
              </w:rPr>
              <w:t>38070</w:t>
            </w:r>
          </w:p>
        </w:tc>
      </w:tr>
      <w:tr w:rsidR="00952C8B" w:rsidRPr="00FC150A" w14:paraId="2CCBD149" w14:textId="77777777" w:rsidTr="00952C8B">
        <w:tc>
          <w:tcPr>
            <w:tcW w:w="5000" w:type="pct"/>
            <w:gridSpan w:val="9"/>
            <w:tcBorders>
              <w:top w:val="single" w:sz="4" w:space="0" w:color="auto"/>
            </w:tcBorders>
          </w:tcPr>
          <w:p w14:paraId="6A788679" w14:textId="1708D2AA" w:rsidR="00952C8B" w:rsidRPr="007E26FD" w:rsidRDefault="00952C8B" w:rsidP="00123E23">
            <w:pPr>
              <w:pStyle w:val="Compact"/>
              <w:rPr>
                <w:rFonts w:cs="Times New Roman"/>
                <w:szCs w:val="20"/>
              </w:rPr>
            </w:pPr>
            <w:r w:rsidRPr="007E26FD">
              <w:rPr>
                <w:rFonts w:cs="Times New Roman"/>
                <w:i/>
                <w:szCs w:val="20"/>
              </w:rPr>
              <w:t xml:space="preserve">Note. </w:t>
            </w:r>
            <w:r w:rsidRPr="007E26FD">
              <w:rPr>
                <w:rFonts w:cs="Times New Roman"/>
                <w:szCs w:val="20"/>
              </w:rPr>
              <w:t xml:space="preserve">Parameter values indicate coefficients, with standard errors in parentheses; Intercept variance corresponds to variance of random effects. * </w:t>
            </w:r>
            <w:r w:rsidRPr="007E26FD">
              <w:rPr>
                <w:rFonts w:cs="Times New Roman"/>
                <w:i/>
                <w:szCs w:val="20"/>
              </w:rPr>
              <w:t xml:space="preserve">p </w:t>
            </w:r>
            <w:r w:rsidRPr="007E26FD">
              <w:rPr>
                <w:rFonts w:cs="Times New Roman"/>
                <w:szCs w:val="20"/>
              </w:rPr>
              <w:t xml:space="preserve">&lt; .01, ** </w:t>
            </w:r>
            <w:r w:rsidRPr="007E26FD">
              <w:rPr>
                <w:rFonts w:cs="Times New Roman"/>
                <w:i/>
                <w:szCs w:val="20"/>
              </w:rPr>
              <w:t xml:space="preserve">p </w:t>
            </w:r>
            <w:r w:rsidRPr="007E26FD">
              <w:rPr>
                <w:rFonts w:cs="Times New Roman"/>
                <w:szCs w:val="20"/>
              </w:rPr>
              <w:t>&lt; .001</w:t>
            </w:r>
          </w:p>
        </w:tc>
      </w:tr>
    </w:tbl>
    <w:p w14:paraId="2248FA3A" w14:textId="77777777" w:rsidR="00200323" w:rsidRPr="00B41280" w:rsidRDefault="00200323" w:rsidP="00200323">
      <w:pPr>
        <w:pStyle w:val="Heading3"/>
        <w:rPr>
          <w:sz w:val="22"/>
          <w:szCs w:val="22"/>
        </w:rPr>
      </w:pPr>
      <w:bookmarkStart w:id="315" w:name="table-6"/>
      <w:r w:rsidRPr="00B41280">
        <w:rPr>
          <w:sz w:val="22"/>
          <w:szCs w:val="22"/>
        </w:rPr>
        <w:lastRenderedPageBreak/>
        <w:t>Table 6</w:t>
      </w:r>
      <w:bookmarkEnd w:id="315"/>
    </w:p>
    <w:p w14:paraId="64B4514B" w14:textId="77777777" w:rsidR="00200323" w:rsidRPr="00B41280" w:rsidRDefault="00200323" w:rsidP="00200323">
      <w:pPr>
        <w:pStyle w:val="Heading4"/>
        <w:rPr>
          <w:sz w:val="22"/>
          <w:szCs w:val="22"/>
        </w:rPr>
      </w:pPr>
      <w:bookmarkStart w:id="316" w:name="X8368ab107de08a8c68eac99d799d1e231df633f"/>
      <w:r w:rsidRPr="00B41280">
        <w:rPr>
          <w:sz w:val="22"/>
          <w:szCs w:val="22"/>
        </w:rPr>
        <w:t>Effects of Feedback on Pre to Post Treatment Change</w:t>
      </w:r>
      <w:bookmarkEnd w:id="316"/>
    </w:p>
    <w:tbl>
      <w:tblPr>
        <w:tblStyle w:val="Table"/>
        <w:tblW w:w="5382" w:type="pct"/>
        <w:tblLook w:val="07E0" w:firstRow="1" w:lastRow="1" w:firstColumn="1" w:lastColumn="1" w:noHBand="1" w:noVBand="1"/>
      </w:tblPr>
      <w:tblGrid>
        <w:gridCol w:w="2158"/>
        <w:gridCol w:w="1440"/>
        <w:gridCol w:w="1529"/>
        <w:gridCol w:w="1348"/>
        <w:gridCol w:w="1440"/>
        <w:gridCol w:w="1445"/>
        <w:gridCol w:w="1526"/>
        <w:gridCol w:w="1529"/>
        <w:gridCol w:w="1535"/>
      </w:tblGrid>
      <w:tr w:rsidR="00B41280" w:rsidRPr="00B41280" w14:paraId="60757130" w14:textId="77777777" w:rsidTr="00B41280">
        <w:tc>
          <w:tcPr>
            <w:tcW w:w="774" w:type="pct"/>
            <w:tcBorders>
              <w:top w:val="single" w:sz="4" w:space="0" w:color="auto"/>
              <w:bottom w:val="single" w:sz="2" w:space="0" w:color="auto"/>
            </w:tcBorders>
            <w:vAlign w:val="bottom"/>
          </w:tcPr>
          <w:p w14:paraId="749F9C5C" w14:textId="77777777" w:rsidR="00200323" w:rsidRPr="00B41280" w:rsidRDefault="00200323" w:rsidP="00123E23">
            <w:pPr>
              <w:rPr>
                <w:rFonts w:ascii="Times New Roman" w:hAnsi="Times New Roman" w:cs="Times New Roman"/>
                <w:sz w:val="22"/>
                <w:szCs w:val="22"/>
              </w:rPr>
            </w:pPr>
          </w:p>
        </w:tc>
        <w:tc>
          <w:tcPr>
            <w:tcW w:w="516" w:type="pct"/>
            <w:tcBorders>
              <w:top w:val="single" w:sz="4" w:space="0" w:color="auto"/>
              <w:bottom w:val="single" w:sz="2" w:space="0" w:color="auto"/>
            </w:tcBorders>
            <w:vAlign w:val="bottom"/>
          </w:tcPr>
          <w:p w14:paraId="2A3E67C4" w14:textId="77777777" w:rsidR="00200323" w:rsidRPr="00B41280" w:rsidRDefault="00200323" w:rsidP="00123E23">
            <w:pPr>
              <w:pStyle w:val="Compact"/>
              <w:rPr>
                <w:rFonts w:cs="Times New Roman"/>
                <w:sz w:val="22"/>
                <w:szCs w:val="22"/>
              </w:rPr>
            </w:pPr>
            <w:r w:rsidRPr="00B41280">
              <w:rPr>
                <w:rFonts w:cs="Times New Roman"/>
                <w:sz w:val="22"/>
                <w:szCs w:val="22"/>
              </w:rPr>
              <w:t>Depression</w:t>
            </w:r>
          </w:p>
        </w:tc>
        <w:tc>
          <w:tcPr>
            <w:tcW w:w="548" w:type="pct"/>
            <w:tcBorders>
              <w:top w:val="single" w:sz="4" w:space="0" w:color="auto"/>
              <w:bottom w:val="single" w:sz="2" w:space="0" w:color="auto"/>
            </w:tcBorders>
            <w:vAlign w:val="bottom"/>
          </w:tcPr>
          <w:p w14:paraId="371F84DF" w14:textId="77777777" w:rsidR="00200323" w:rsidRPr="00B41280" w:rsidRDefault="00200323" w:rsidP="00123E23">
            <w:pPr>
              <w:pStyle w:val="Compact"/>
              <w:rPr>
                <w:rFonts w:cs="Times New Roman"/>
                <w:sz w:val="22"/>
                <w:szCs w:val="22"/>
              </w:rPr>
            </w:pPr>
            <w:r w:rsidRPr="00B41280">
              <w:rPr>
                <w:rFonts w:cs="Times New Roman"/>
                <w:sz w:val="22"/>
                <w:szCs w:val="22"/>
              </w:rPr>
              <w:t>Generalized Anxiety</w:t>
            </w:r>
          </w:p>
        </w:tc>
        <w:tc>
          <w:tcPr>
            <w:tcW w:w="483" w:type="pct"/>
            <w:tcBorders>
              <w:top w:val="single" w:sz="4" w:space="0" w:color="auto"/>
              <w:bottom w:val="single" w:sz="2" w:space="0" w:color="auto"/>
            </w:tcBorders>
            <w:vAlign w:val="bottom"/>
          </w:tcPr>
          <w:p w14:paraId="4F394178" w14:textId="77777777" w:rsidR="00200323" w:rsidRPr="00B41280" w:rsidRDefault="00200323" w:rsidP="00123E23">
            <w:pPr>
              <w:pStyle w:val="Compact"/>
              <w:rPr>
                <w:rFonts w:cs="Times New Roman"/>
                <w:sz w:val="22"/>
                <w:szCs w:val="22"/>
              </w:rPr>
            </w:pPr>
            <w:r w:rsidRPr="00B41280">
              <w:rPr>
                <w:rFonts w:cs="Times New Roman"/>
                <w:sz w:val="22"/>
                <w:szCs w:val="22"/>
              </w:rPr>
              <w:t>Social Anxiety</w:t>
            </w:r>
          </w:p>
        </w:tc>
        <w:tc>
          <w:tcPr>
            <w:tcW w:w="516" w:type="pct"/>
            <w:tcBorders>
              <w:top w:val="single" w:sz="4" w:space="0" w:color="auto"/>
              <w:bottom w:val="single" w:sz="2" w:space="0" w:color="auto"/>
            </w:tcBorders>
            <w:vAlign w:val="bottom"/>
          </w:tcPr>
          <w:p w14:paraId="629165FE" w14:textId="77777777" w:rsidR="00200323" w:rsidRPr="00B41280" w:rsidRDefault="00200323" w:rsidP="00123E23">
            <w:pPr>
              <w:pStyle w:val="Compact"/>
              <w:rPr>
                <w:rFonts w:cs="Times New Roman"/>
                <w:sz w:val="22"/>
                <w:szCs w:val="22"/>
              </w:rPr>
            </w:pPr>
            <w:r w:rsidRPr="00B41280">
              <w:rPr>
                <w:rFonts w:cs="Times New Roman"/>
                <w:sz w:val="22"/>
                <w:szCs w:val="22"/>
              </w:rPr>
              <w:t>Academic Distress</w:t>
            </w:r>
          </w:p>
        </w:tc>
        <w:tc>
          <w:tcPr>
            <w:tcW w:w="518" w:type="pct"/>
            <w:tcBorders>
              <w:top w:val="single" w:sz="4" w:space="0" w:color="auto"/>
              <w:bottom w:val="single" w:sz="2" w:space="0" w:color="auto"/>
            </w:tcBorders>
            <w:vAlign w:val="bottom"/>
          </w:tcPr>
          <w:p w14:paraId="7F02B376" w14:textId="77777777" w:rsidR="00200323" w:rsidRPr="00B41280" w:rsidRDefault="00200323" w:rsidP="00123E23">
            <w:pPr>
              <w:pStyle w:val="Compact"/>
              <w:rPr>
                <w:rFonts w:cs="Times New Roman"/>
                <w:sz w:val="22"/>
                <w:szCs w:val="22"/>
              </w:rPr>
            </w:pPr>
            <w:r w:rsidRPr="00B41280">
              <w:rPr>
                <w:rFonts w:cs="Times New Roman"/>
                <w:sz w:val="22"/>
                <w:szCs w:val="22"/>
              </w:rPr>
              <w:t>Eating Concerns</w:t>
            </w:r>
          </w:p>
        </w:tc>
        <w:tc>
          <w:tcPr>
            <w:tcW w:w="547" w:type="pct"/>
            <w:tcBorders>
              <w:top w:val="single" w:sz="4" w:space="0" w:color="auto"/>
              <w:bottom w:val="single" w:sz="2" w:space="0" w:color="auto"/>
            </w:tcBorders>
            <w:vAlign w:val="bottom"/>
          </w:tcPr>
          <w:p w14:paraId="25ABAF2E" w14:textId="77777777" w:rsidR="00200323" w:rsidRPr="00B41280" w:rsidRDefault="00200323" w:rsidP="00123E23">
            <w:pPr>
              <w:pStyle w:val="Compact"/>
              <w:rPr>
                <w:rFonts w:cs="Times New Roman"/>
                <w:sz w:val="22"/>
                <w:szCs w:val="22"/>
              </w:rPr>
            </w:pPr>
            <w:r w:rsidRPr="00B41280">
              <w:rPr>
                <w:rFonts w:cs="Times New Roman"/>
                <w:sz w:val="22"/>
                <w:szCs w:val="22"/>
              </w:rPr>
              <w:t>Hostility</w:t>
            </w:r>
          </w:p>
        </w:tc>
        <w:tc>
          <w:tcPr>
            <w:tcW w:w="548" w:type="pct"/>
            <w:tcBorders>
              <w:top w:val="single" w:sz="4" w:space="0" w:color="auto"/>
              <w:bottom w:val="single" w:sz="2" w:space="0" w:color="auto"/>
            </w:tcBorders>
            <w:vAlign w:val="bottom"/>
          </w:tcPr>
          <w:p w14:paraId="466C2E2F" w14:textId="77777777" w:rsidR="00200323" w:rsidRPr="00B41280" w:rsidRDefault="00200323" w:rsidP="00123E23">
            <w:pPr>
              <w:pStyle w:val="Compact"/>
              <w:rPr>
                <w:rFonts w:cs="Times New Roman"/>
                <w:sz w:val="22"/>
                <w:szCs w:val="22"/>
              </w:rPr>
            </w:pPr>
            <w:r w:rsidRPr="00B41280">
              <w:rPr>
                <w:rFonts w:cs="Times New Roman"/>
                <w:sz w:val="22"/>
                <w:szCs w:val="22"/>
              </w:rPr>
              <w:t>Alcohol Use</w:t>
            </w:r>
          </w:p>
        </w:tc>
        <w:tc>
          <w:tcPr>
            <w:tcW w:w="548" w:type="pct"/>
            <w:tcBorders>
              <w:top w:val="single" w:sz="4" w:space="0" w:color="auto"/>
              <w:bottom w:val="single" w:sz="2" w:space="0" w:color="auto"/>
            </w:tcBorders>
            <w:vAlign w:val="bottom"/>
          </w:tcPr>
          <w:p w14:paraId="3F349CF0" w14:textId="77777777" w:rsidR="00200323" w:rsidRPr="00B41280" w:rsidRDefault="00200323" w:rsidP="00123E23">
            <w:pPr>
              <w:pStyle w:val="Compact"/>
              <w:rPr>
                <w:rFonts w:cs="Times New Roman"/>
                <w:sz w:val="22"/>
                <w:szCs w:val="22"/>
              </w:rPr>
            </w:pPr>
            <w:r w:rsidRPr="00B41280">
              <w:rPr>
                <w:rFonts w:cs="Times New Roman"/>
                <w:sz w:val="22"/>
                <w:szCs w:val="22"/>
              </w:rPr>
              <w:t>Distress Index</w:t>
            </w:r>
          </w:p>
        </w:tc>
      </w:tr>
      <w:tr w:rsidR="00B41280" w:rsidRPr="00B41280" w14:paraId="7DF848BC" w14:textId="77777777" w:rsidTr="00B41280">
        <w:tc>
          <w:tcPr>
            <w:tcW w:w="774" w:type="pct"/>
            <w:tcBorders>
              <w:top w:val="single" w:sz="2" w:space="0" w:color="auto"/>
            </w:tcBorders>
          </w:tcPr>
          <w:p w14:paraId="14841BA7" w14:textId="77777777" w:rsidR="00200323" w:rsidRPr="00B41280" w:rsidRDefault="00200323" w:rsidP="00123E23">
            <w:pPr>
              <w:pStyle w:val="Compact"/>
              <w:rPr>
                <w:rFonts w:cs="Times New Roman"/>
                <w:sz w:val="22"/>
                <w:szCs w:val="22"/>
              </w:rPr>
            </w:pPr>
            <w:r w:rsidRPr="00B41280">
              <w:rPr>
                <w:rFonts w:cs="Times New Roman"/>
                <w:sz w:val="22"/>
                <w:szCs w:val="22"/>
              </w:rPr>
              <w:t>Intercept</w:t>
            </w:r>
          </w:p>
        </w:tc>
        <w:tc>
          <w:tcPr>
            <w:tcW w:w="516" w:type="pct"/>
            <w:tcBorders>
              <w:top w:val="single" w:sz="2" w:space="0" w:color="auto"/>
            </w:tcBorders>
          </w:tcPr>
          <w:p w14:paraId="2B2587A6" w14:textId="77777777" w:rsidR="00200323" w:rsidRPr="00B41280" w:rsidRDefault="00200323" w:rsidP="00123E23">
            <w:pPr>
              <w:pStyle w:val="Compact"/>
              <w:rPr>
                <w:rFonts w:cs="Times New Roman"/>
                <w:sz w:val="22"/>
                <w:szCs w:val="22"/>
              </w:rPr>
            </w:pPr>
            <w:r w:rsidRPr="00B41280">
              <w:rPr>
                <w:rFonts w:cs="Times New Roman"/>
                <w:sz w:val="22"/>
                <w:szCs w:val="22"/>
              </w:rPr>
              <w:t>-0.07* (0.02)</w:t>
            </w:r>
          </w:p>
        </w:tc>
        <w:tc>
          <w:tcPr>
            <w:tcW w:w="548" w:type="pct"/>
            <w:tcBorders>
              <w:top w:val="single" w:sz="2" w:space="0" w:color="auto"/>
            </w:tcBorders>
          </w:tcPr>
          <w:p w14:paraId="59D1A4B3" w14:textId="77777777" w:rsidR="00200323" w:rsidRPr="00B41280" w:rsidRDefault="00200323" w:rsidP="00123E23">
            <w:pPr>
              <w:pStyle w:val="Compact"/>
              <w:rPr>
                <w:rFonts w:cs="Times New Roman"/>
                <w:sz w:val="22"/>
                <w:szCs w:val="22"/>
              </w:rPr>
            </w:pPr>
            <w:r w:rsidRPr="00B41280">
              <w:rPr>
                <w:rFonts w:cs="Times New Roman"/>
                <w:sz w:val="22"/>
                <w:szCs w:val="22"/>
              </w:rPr>
              <w:t>-0.06** (0.02)</w:t>
            </w:r>
          </w:p>
        </w:tc>
        <w:tc>
          <w:tcPr>
            <w:tcW w:w="483" w:type="pct"/>
            <w:tcBorders>
              <w:top w:val="single" w:sz="2" w:space="0" w:color="auto"/>
            </w:tcBorders>
          </w:tcPr>
          <w:p w14:paraId="5AA8461C" w14:textId="77777777" w:rsidR="00200323" w:rsidRPr="00B41280" w:rsidRDefault="00200323" w:rsidP="00123E23">
            <w:pPr>
              <w:pStyle w:val="Compact"/>
              <w:rPr>
                <w:rFonts w:cs="Times New Roman"/>
                <w:sz w:val="22"/>
                <w:szCs w:val="22"/>
              </w:rPr>
            </w:pPr>
            <w:r w:rsidRPr="00B41280">
              <w:rPr>
                <w:rFonts w:cs="Times New Roman"/>
                <w:sz w:val="22"/>
                <w:szCs w:val="22"/>
              </w:rPr>
              <w:t>-0.03 (0.02)</w:t>
            </w:r>
          </w:p>
        </w:tc>
        <w:tc>
          <w:tcPr>
            <w:tcW w:w="516" w:type="pct"/>
            <w:tcBorders>
              <w:top w:val="single" w:sz="2" w:space="0" w:color="auto"/>
            </w:tcBorders>
          </w:tcPr>
          <w:p w14:paraId="04968D45" w14:textId="77777777" w:rsidR="00200323" w:rsidRPr="00B41280" w:rsidRDefault="00200323" w:rsidP="00123E23">
            <w:pPr>
              <w:pStyle w:val="Compact"/>
              <w:rPr>
                <w:rFonts w:cs="Times New Roman"/>
                <w:sz w:val="22"/>
                <w:szCs w:val="22"/>
              </w:rPr>
            </w:pPr>
            <w:r w:rsidRPr="00B41280">
              <w:rPr>
                <w:rFonts w:cs="Times New Roman"/>
                <w:sz w:val="22"/>
                <w:szCs w:val="22"/>
              </w:rPr>
              <w:t>-0.05* (0.02)</w:t>
            </w:r>
          </w:p>
        </w:tc>
        <w:tc>
          <w:tcPr>
            <w:tcW w:w="518" w:type="pct"/>
            <w:tcBorders>
              <w:top w:val="single" w:sz="2" w:space="0" w:color="auto"/>
            </w:tcBorders>
          </w:tcPr>
          <w:p w14:paraId="1EB65587" w14:textId="77777777" w:rsidR="00200323" w:rsidRPr="00B41280" w:rsidRDefault="00200323" w:rsidP="00123E23">
            <w:pPr>
              <w:pStyle w:val="Compact"/>
              <w:rPr>
                <w:rFonts w:cs="Times New Roman"/>
                <w:sz w:val="22"/>
                <w:szCs w:val="22"/>
              </w:rPr>
            </w:pPr>
            <w:r w:rsidRPr="00B41280">
              <w:rPr>
                <w:rFonts w:cs="Times New Roman"/>
                <w:sz w:val="22"/>
                <w:szCs w:val="22"/>
              </w:rPr>
              <w:t>-0.04* (0.01)</w:t>
            </w:r>
          </w:p>
        </w:tc>
        <w:tc>
          <w:tcPr>
            <w:tcW w:w="547" w:type="pct"/>
            <w:tcBorders>
              <w:top w:val="single" w:sz="2" w:space="0" w:color="auto"/>
            </w:tcBorders>
          </w:tcPr>
          <w:p w14:paraId="53FBDE21" w14:textId="77777777" w:rsidR="00200323" w:rsidRPr="00B41280" w:rsidRDefault="00200323" w:rsidP="00123E23">
            <w:pPr>
              <w:pStyle w:val="Compact"/>
              <w:rPr>
                <w:rFonts w:cs="Times New Roman"/>
                <w:sz w:val="22"/>
                <w:szCs w:val="22"/>
              </w:rPr>
            </w:pPr>
            <w:r w:rsidRPr="00B41280">
              <w:rPr>
                <w:rFonts w:cs="Times New Roman"/>
                <w:sz w:val="22"/>
                <w:szCs w:val="22"/>
              </w:rPr>
              <w:t>-0.06** (0.02)</w:t>
            </w:r>
          </w:p>
        </w:tc>
        <w:tc>
          <w:tcPr>
            <w:tcW w:w="548" w:type="pct"/>
            <w:tcBorders>
              <w:top w:val="single" w:sz="2" w:space="0" w:color="auto"/>
            </w:tcBorders>
          </w:tcPr>
          <w:p w14:paraId="008579C6" w14:textId="77777777" w:rsidR="00200323" w:rsidRPr="00B41280" w:rsidRDefault="00200323" w:rsidP="00123E23">
            <w:pPr>
              <w:pStyle w:val="Compact"/>
              <w:rPr>
                <w:rFonts w:cs="Times New Roman"/>
                <w:sz w:val="22"/>
                <w:szCs w:val="22"/>
              </w:rPr>
            </w:pPr>
            <w:r w:rsidRPr="00B41280">
              <w:rPr>
                <w:rFonts w:cs="Times New Roman"/>
                <w:sz w:val="22"/>
                <w:szCs w:val="22"/>
              </w:rPr>
              <w:t>-0.05** (0.02)</w:t>
            </w:r>
          </w:p>
        </w:tc>
        <w:tc>
          <w:tcPr>
            <w:tcW w:w="548" w:type="pct"/>
            <w:tcBorders>
              <w:top w:val="single" w:sz="2" w:space="0" w:color="auto"/>
            </w:tcBorders>
          </w:tcPr>
          <w:p w14:paraId="1B9D55FB" w14:textId="77777777" w:rsidR="00200323" w:rsidRPr="00B41280" w:rsidRDefault="00200323" w:rsidP="00123E23">
            <w:pPr>
              <w:pStyle w:val="Compact"/>
              <w:rPr>
                <w:rFonts w:cs="Times New Roman"/>
                <w:sz w:val="22"/>
                <w:szCs w:val="22"/>
              </w:rPr>
            </w:pPr>
            <w:r w:rsidRPr="00B41280">
              <w:rPr>
                <w:rFonts w:cs="Times New Roman"/>
                <w:sz w:val="22"/>
                <w:szCs w:val="22"/>
              </w:rPr>
              <w:t>-0.09** (0.02)</w:t>
            </w:r>
          </w:p>
        </w:tc>
      </w:tr>
      <w:tr w:rsidR="00B41280" w:rsidRPr="00B41280" w14:paraId="32CDF433" w14:textId="77777777" w:rsidTr="00B41280">
        <w:tc>
          <w:tcPr>
            <w:tcW w:w="774" w:type="pct"/>
            <w:tcBorders>
              <w:bottom w:val="single" w:sz="4" w:space="0" w:color="auto"/>
            </w:tcBorders>
          </w:tcPr>
          <w:p w14:paraId="390B55BC" w14:textId="77777777" w:rsidR="00200323" w:rsidRPr="00B41280" w:rsidRDefault="00200323" w:rsidP="00123E23">
            <w:pPr>
              <w:pStyle w:val="Compact"/>
              <w:rPr>
                <w:rFonts w:cs="Times New Roman"/>
                <w:sz w:val="22"/>
                <w:szCs w:val="22"/>
              </w:rPr>
            </w:pPr>
            <w:r w:rsidRPr="00B41280">
              <w:rPr>
                <w:rFonts w:cs="Times New Roman"/>
                <w:sz w:val="22"/>
                <w:szCs w:val="22"/>
              </w:rPr>
              <w:t>Feedback</w:t>
            </w:r>
          </w:p>
        </w:tc>
        <w:tc>
          <w:tcPr>
            <w:tcW w:w="516" w:type="pct"/>
            <w:tcBorders>
              <w:bottom w:val="single" w:sz="4" w:space="0" w:color="auto"/>
            </w:tcBorders>
          </w:tcPr>
          <w:p w14:paraId="02E4F214"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2427A882"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483" w:type="pct"/>
            <w:tcBorders>
              <w:bottom w:val="single" w:sz="4" w:space="0" w:color="auto"/>
            </w:tcBorders>
          </w:tcPr>
          <w:p w14:paraId="20784265"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516" w:type="pct"/>
            <w:tcBorders>
              <w:bottom w:val="single" w:sz="4" w:space="0" w:color="auto"/>
            </w:tcBorders>
          </w:tcPr>
          <w:p w14:paraId="4097EBE4"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18" w:type="pct"/>
            <w:tcBorders>
              <w:bottom w:val="single" w:sz="4" w:space="0" w:color="auto"/>
            </w:tcBorders>
          </w:tcPr>
          <w:p w14:paraId="1F416372"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c>
          <w:tcPr>
            <w:tcW w:w="547" w:type="pct"/>
            <w:tcBorders>
              <w:bottom w:val="single" w:sz="4" w:space="0" w:color="auto"/>
            </w:tcBorders>
          </w:tcPr>
          <w:p w14:paraId="2A90C92F"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0F82CF78" w14:textId="77777777" w:rsidR="00200323" w:rsidRPr="00B41280" w:rsidRDefault="00200323" w:rsidP="00123E23">
            <w:pPr>
              <w:pStyle w:val="Compact"/>
              <w:rPr>
                <w:rFonts w:cs="Times New Roman"/>
                <w:sz w:val="22"/>
                <w:szCs w:val="22"/>
              </w:rPr>
            </w:pPr>
            <w:r w:rsidRPr="00B41280">
              <w:rPr>
                <w:rFonts w:cs="Times New Roman"/>
                <w:sz w:val="22"/>
                <w:szCs w:val="22"/>
              </w:rPr>
              <w:t>0.00 (0.01)</w:t>
            </w:r>
          </w:p>
        </w:tc>
        <w:tc>
          <w:tcPr>
            <w:tcW w:w="548" w:type="pct"/>
            <w:tcBorders>
              <w:bottom w:val="single" w:sz="4" w:space="0" w:color="auto"/>
            </w:tcBorders>
          </w:tcPr>
          <w:p w14:paraId="285DD555" w14:textId="77777777" w:rsidR="00200323" w:rsidRPr="00B41280" w:rsidRDefault="00200323" w:rsidP="00123E23">
            <w:pPr>
              <w:pStyle w:val="Compact"/>
              <w:rPr>
                <w:rFonts w:cs="Times New Roman"/>
                <w:sz w:val="22"/>
                <w:szCs w:val="22"/>
              </w:rPr>
            </w:pPr>
            <w:r w:rsidRPr="00B41280">
              <w:rPr>
                <w:rFonts w:cs="Times New Roman"/>
                <w:sz w:val="22"/>
                <w:szCs w:val="22"/>
              </w:rPr>
              <w:t>0.01 (0.01)</w:t>
            </w:r>
          </w:p>
        </w:tc>
      </w:tr>
      <w:tr w:rsidR="00B41280" w:rsidRPr="00B41280" w14:paraId="638F3913" w14:textId="77777777" w:rsidTr="00B41280">
        <w:tc>
          <w:tcPr>
            <w:tcW w:w="774" w:type="pct"/>
            <w:tcBorders>
              <w:top w:val="single" w:sz="4" w:space="0" w:color="auto"/>
            </w:tcBorders>
          </w:tcPr>
          <w:p w14:paraId="221E0599" w14:textId="77777777" w:rsidR="00200323" w:rsidRPr="00B41280" w:rsidRDefault="00200323" w:rsidP="00123E23">
            <w:pPr>
              <w:pStyle w:val="Compact"/>
              <w:rPr>
                <w:rFonts w:cs="Times New Roman"/>
                <w:sz w:val="22"/>
                <w:szCs w:val="22"/>
              </w:rPr>
            </w:pPr>
            <w:r w:rsidRPr="00B41280">
              <w:rPr>
                <w:rFonts w:cs="Times New Roman"/>
                <w:sz w:val="22"/>
                <w:szCs w:val="22"/>
              </w:rPr>
              <w:t>Intercept variance</w:t>
            </w:r>
          </w:p>
        </w:tc>
        <w:tc>
          <w:tcPr>
            <w:tcW w:w="516" w:type="pct"/>
            <w:tcBorders>
              <w:top w:val="single" w:sz="4" w:space="0" w:color="auto"/>
            </w:tcBorders>
          </w:tcPr>
          <w:p w14:paraId="74C9737A" w14:textId="77777777" w:rsidR="00200323" w:rsidRPr="00B41280" w:rsidRDefault="00200323" w:rsidP="00123E23">
            <w:pPr>
              <w:pStyle w:val="Compact"/>
              <w:rPr>
                <w:rFonts w:cs="Times New Roman"/>
                <w:sz w:val="22"/>
                <w:szCs w:val="22"/>
              </w:rPr>
            </w:pPr>
            <w:r w:rsidRPr="00B41280">
              <w:rPr>
                <w:rFonts w:cs="Times New Roman"/>
                <w:sz w:val="22"/>
                <w:szCs w:val="22"/>
              </w:rPr>
              <w:t>0.16</w:t>
            </w:r>
          </w:p>
        </w:tc>
        <w:tc>
          <w:tcPr>
            <w:tcW w:w="548" w:type="pct"/>
            <w:tcBorders>
              <w:top w:val="single" w:sz="4" w:space="0" w:color="auto"/>
            </w:tcBorders>
          </w:tcPr>
          <w:p w14:paraId="6F6018A9"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483" w:type="pct"/>
            <w:tcBorders>
              <w:top w:val="single" w:sz="4" w:space="0" w:color="auto"/>
            </w:tcBorders>
          </w:tcPr>
          <w:p w14:paraId="549F09A6" w14:textId="77777777" w:rsidR="00200323" w:rsidRPr="00B41280" w:rsidRDefault="00200323" w:rsidP="00123E23">
            <w:pPr>
              <w:pStyle w:val="Compact"/>
              <w:rPr>
                <w:rFonts w:cs="Times New Roman"/>
                <w:sz w:val="22"/>
                <w:szCs w:val="22"/>
              </w:rPr>
            </w:pPr>
            <w:r w:rsidRPr="00B41280">
              <w:rPr>
                <w:rFonts w:cs="Times New Roman"/>
                <w:sz w:val="22"/>
                <w:szCs w:val="22"/>
              </w:rPr>
              <w:t>0.11</w:t>
            </w:r>
          </w:p>
        </w:tc>
        <w:tc>
          <w:tcPr>
            <w:tcW w:w="516" w:type="pct"/>
            <w:tcBorders>
              <w:top w:val="single" w:sz="4" w:space="0" w:color="auto"/>
            </w:tcBorders>
          </w:tcPr>
          <w:p w14:paraId="744201B0" w14:textId="77777777" w:rsidR="00200323" w:rsidRPr="00B41280" w:rsidRDefault="00200323" w:rsidP="00123E23">
            <w:pPr>
              <w:pStyle w:val="Compact"/>
              <w:rPr>
                <w:rFonts w:cs="Times New Roman"/>
                <w:sz w:val="22"/>
                <w:szCs w:val="22"/>
              </w:rPr>
            </w:pPr>
            <w:r w:rsidRPr="00B41280">
              <w:rPr>
                <w:rFonts w:cs="Times New Roman"/>
                <w:sz w:val="22"/>
                <w:szCs w:val="22"/>
              </w:rPr>
              <w:t>0.13</w:t>
            </w:r>
          </w:p>
        </w:tc>
        <w:tc>
          <w:tcPr>
            <w:tcW w:w="518" w:type="pct"/>
            <w:tcBorders>
              <w:top w:val="single" w:sz="4" w:space="0" w:color="auto"/>
            </w:tcBorders>
          </w:tcPr>
          <w:p w14:paraId="2347BBB8" w14:textId="77777777" w:rsidR="00200323" w:rsidRPr="00B41280" w:rsidRDefault="00200323" w:rsidP="00123E23">
            <w:pPr>
              <w:pStyle w:val="Compact"/>
              <w:rPr>
                <w:rFonts w:cs="Times New Roman"/>
                <w:sz w:val="22"/>
                <w:szCs w:val="22"/>
              </w:rPr>
            </w:pPr>
            <w:r w:rsidRPr="00B41280">
              <w:rPr>
                <w:rFonts w:cs="Times New Roman"/>
                <w:sz w:val="22"/>
                <w:szCs w:val="22"/>
              </w:rPr>
              <w:t>0.09</w:t>
            </w:r>
          </w:p>
        </w:tc>
        <w:tc>
          <w:tcPr>
            <w:tcW w:w="547" w:type="pct"/>
            <w:tcBorders>
              <w:top w:val="single" w:sz="4" w:space="0" w:color="auto"/>
            </w:tcBorders>
          </w:tcPr>
          <w:p w14:paraId="11F94236"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548" w:type="pct"/>
            <w:tcBorders>
              <w:top w:val="single" w:sz="4" w:space="0" w:color="auto"/>
            </w:tcBorders>
          </w:tcPr>
          <w:p w14:paraId="226DC638" w14:textId="77777777" w:rsidR="00200323" w:rsidRPr="00B41280" w:rsidRDefault="00200323" w:rsidP="00123E23">
            <w:pPr>
              <w:pStyle w:val="Compact"/>
              <w:rPr>
                <w:rFonts w:cs="Times New Roman"/>
                <w:sz w:val="22"/>
                <w:szCs w:val="22"/>
              </w:rPr>
            </w:pPr>
            <w:r w:rsidRPr="00B41280">
              <w:rPr>
                <w:rFonts w:cs="Times New Roman"/>
                <w:sz w:val="22"/>
                <w:szCs w:val="22"/>
              </w:rPr>
              <w:t>0.11</w:t>
            </w:r>
          </w:p>
        </w:tc>
        <w:tc>
          <w:tcPr>
            <w:tcW w:w="548" w:type="pct"/>
            <w:tcBorders>
              <w:top w:val="single" w:sz="4" w:space="0" w:color="auto"/>
            </w:tcBorders>
          </w:tcPr>
          <w:p w14:paraId="685A1973" w14:textId="77777777" w:rsidR="00200323" w:rsidRPr="00B41280" w:rsidRDefault="00200323" w:rsidP="00123E23">
            <w:pPr>
              <w:pStyle w:val="Compact"/>
              <w:rPr>
                <w:rFonts w:cs="Times New Roman"/>
                <w:sz w:val="22"/>
                <w:szCs w:val="22"/>
              </w:rPr>
            </w:pPr>
            <w:r w:rsidRPr="00B41280">
              <w:rPr>
                <w:rFonts w:cs="Times New Roman"/>
                <w:sz w:val="22"/>
                <w:szCs w:val="22"/>
              </w:rPr>
              <w:t>0.18</w:t>
            </w:r>
          </w:p>
        </w:tc>
      </w:tr>
      <w:tr w:rsidR="00B41280" w:rsidRPr="00B41280" w14:paraId="6BF6B131" w14:textId="77777777" w:rsidTr="00B41280">
        <w:tc>
          <w:tcPr>
            <w:tcW w:w="774" w:type="pct"/>
          </w:tcPr>
          <w:p w14:paraId="088D881D" w14:textId="77777777" w:rsidR="00200323" w:rsidRPr="00B41280" w:rsidRDefault="00200323" w:rsidP="00123E23">
            <w:pPr>
              <w:pStyle w:val="Compact"/>
              <w:rPr>
                <w:rFonts w:cs="Times New Roman"/>
                <w:sz w:val="22"/>
                <w:szCs w:val="22"/>
              </w:rPr>
            </w:pPr>
            <w:r w:rsidRPr="00B41280">
              <w:rPr>
                <w:rFonts w:cs="Times New Roman"/>
                <w:sz w:val="22"/>
                <w:szCs w:val="22"/>
              </w:rPr>
              <w:t>Feedback variance</w:t>
            </w:r>
          </w:p>
        </w:tc>
        <w:tc>
          <w:tcPr>
            <w:tcW w:w="516" w:type="pct"/>
          </w:tcPr>
          <w:p w14:paraId="38AB7DD4"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48" w:type="pct"/>
          </w:tcPr>
          <w:p w14:paraId="2606F7D2"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483" w:type="pct"/>
          </w:tcPr>
          <w:p w14:paraId="745E09E7"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16" w:type="pct"/>
          </w:tcPr>
          <w:p w14:paraId="56AEE238" w14:textId="77777777" w:rsidR="00200323" w:rsidRPr="00B41280" w:rsidRDefault="00200323" w:rsidP="00123E23">
            <w:pPr>
              <w:pStyle w:val="Compact"/>
              <w:rPr>
                <w:rFonts w:cs="Times New Roman"/>
                <w:sz w:val="22"/>
                <w:szCs w:val="22"/>
              </w:rPr>
            </w:pPr>
            <w:r w:rsidRPr="00B41280">
              <w:rPr>
                <w:rFonts w:cs="Times New Roman"/>
                <w:sz w:val="22"/>
                <w:szCs w:val="22"/>
              </w:rPr>
              <w:t>0.00</w:t>
            </w:r>
          </w:p>
        </w:tc>
        <w:tc>
          <w:tcPr>
            <w:tcW w:w="518" w:type="pct"/>
          </w:tcPr>
          <w:p w14:paraId="0E296F90" w14:textId="77777777" w:rsidR="00200323" w:rsidRPr="00B41280" w:rsidRDefault="00200323" w:rsidP="00123E23">
            <w:pPr>
              <w:pStyle w:val="Compact"/>
              <w:rPr>
                <w:rFonts w:cs="Times New Roman"/>
                <w:sz w:val="22"/>
                <w:szCs w:val="22"/>
              </w:rPr>
            </w:pPr>
            <w:r w:rsidRPr="00B41280">
              <w:rPr>
                <w:rFonts w:cs="Times New Roman"/>
                <w:sz w:val="22"/>
                <w:szCs w:val="22"/>
              </w:rPr>
              <w:t>0.02</w:t>
            </w:r>
          </w:p>
        </w:tc>
        <w:tc>
          <w:tcPr>
            <w:tcW w:w="547" w:type="pct"/>
          </w:tcPr>
          <w:p w14:paraId="66A9AC65" w14:textId="77777777" w:rsidR="00200323" w:rsidRPr="00B41280" w:rsidRDefault="00200323" w:rsidP="00123E23">
            <w:pPr>
              <w:pStyle w:val="Compact"/>
              <w:rPr>
                <w:rFonts w:cs="Times New Roman"/>
                <w:sz w:val="22"/>
                <w:szCs w:val="22"/>
              </w:rPr>
            </w:pPr>
            <w:r w:rsidRPr="00B41280">
              <w:rPr>
                <w:rFonts w:cs="Times New Roman"/>
                <w:sz w:val="22"/>
                <w:szCs w:val="22"/>
              </w:rPr>
              <w:t>0.03</w:t>
            </w:r>
          </w:p>
        </w:tc>
        <w:tc>
          <w:tcPr>
            <w:tcW w:w="548" w:type="pct"/>
          </w:tcPr>
          <w:p w14:paraId="16478AAA" w14:textId="77777777" w:rsidR="00200323" w:rsidRPr="00B41280" w:rsidRDefault="00200323" w:rsidP="00123E23">
            <w:pPr>
              <w:pStyle w:val="Compact"/>
              <w:rPr>
                <w:rFonts w:cs="Times New Roman"/>
                <w:sz w:val="22"/>
                <w:szCs w:val="22"/>
              </w:rPr>
            </w:pPr>
            <w:r w:rsidRPr="00B41280">
              <w:rPr>
                <w:rFonts w:cs="Times New Roman"/>
                <w:sz w:val="22"/>
                <w:szCs w:val="22"/>
              </w:rPr>
              <w:t>0.04</w:t>
            </w:r>
          </w:p>
        </w:tc>
        <w:tc>
          <w:tcPr>
            <w:tcW w:w="548" w:type="pct"/>
          </w:tcPr>
          <w:p w14:paraId="519F6BC8" w14:textId="77777777" w:rsidR="00200323" w:rsidRPr="00B41280" w:rsidRDefault="00200323" w:rsidP="00123E23">
            <w:pPr>
              <w:pStyle w:val="Compact"/>
              <w:rPr>
                <w:rFonts w:cs="Times New Roman"/>
                <w:sz w:val="22"/>
                <w:szCs w:val="22"/>
              </w:rPr>
            </w:pPr>
            <w:r w:rsidRPr="00B41280">
              <w:rPr>
                <w:rFonts w:cs="Times New Roman"/>
                <w:sz w:val="22"/>
                <w:szCs w:val="22"/>
              </w:rPr>
              <w:t>0.05</w:t>
            </w:r>
          </w:p>
        </w:tc>
      </w:tr>
      <w:tr w:rsidR="00B41280" w:rsidRPr="00B41280" w14:paraId="55C679B9" w14:textId="77777777" w:rsidTr="00B41280">
        <w:tc>
          <w:tcPr>
            <w:tcW w:w="774" w:type="pct"/>
          </w:tcPr>
          <w:p w14:paraId="71F8A753" w14:textId="77777777" w:rsidR="00200323" w:rsidRPr="00B41280" w:rsidRDefault="00200323" w:rsidP="00123E23">
            <w:pPr>
              <w:pStyle w:val="Compact"/>
              <w:rPr>
                <w:rFonts w:cs="Times New Roman"/>
                <w:sz w:val="22"/>
                <w:szCs w:val="22"/>
              </w:rPr>
            </w:pPr>
            <w:r w:rsidRPr="00B41280">
              <w:rPr>
                <w:rFonts w:cs="Times New Roman"/>
                <w:sz w:val="22"/>
                <w:szCs w:val="22"/>
              </w:rPr>
              <w:t>Covariance</w:t>
            </w:r>
          </w:p>
        </w:tc>
        <w:tc>
          <w:tcPr>
            <w:tcW w:w="516" w:type="pct"/>
          </w:tcPr>
          <w:p w14:paraId="6B38052C" w14:textId="77777777" w:rsidR="00200323" w:rsidRPr="00B41280" w:rsidRDefault="00200323" w:rsidP="00123E23">
            <w:pPr>
              <w:pStyle w:val="Compact"/>
              <w:rPr>
                <w:rFonts w:cs="Times New Roman"/>
                <w:sz w:val="22"/>
                <w:szCs w:val="22"/>
              </w:rPr>
            </w:pPr>
            <w:r w:rsidRPr="00B41280">
              <w:rPr>
                <w:rFonts w:cs="Times New Roman"/>
                <w:sz w:val="22"/>
                <w:szCs w:val="22"/>
              </w:rPr>
              <w:t>0.14</w:t>
            </w:r>
          </w:p>
        </w:tc>
        <w:tc>
          <w:tcPr>
            <w:tcW w:w="548" w:type="pct"/>
          </w:tcPr>
          <w:p w14:paraId="5F2B6A16" w14:textId="77777777" w:rsidR="00200323" w:rsidRPr="00B41280" w:rsidRDefault="00200323" w:rsidP="00123E23">
            <w:pPr>
              <w:pStyle w:val="Compact"/>
              <w:rPr>
                <w:rFonts w:cs="Times New Roman"/>
                <w:sz w:val="22"/>
                <w:szCs w:val="22"/>
              </w:rPr>
            </w:pPr>
            <w:r w:rsidRPr="00B41280">
              <w:rPr>
                <w:rFonts w:cs="Times New Roman"/>
                <w:sz w:val="22"/>
                <w:szCs w:val="22"/>
              </w:rPr>
              <w:t>0.3</w:t>
            </w:r>
          </w:p>
        </w:tc>
        <w:tc>
          <w:tcPr>
            <w:tcW w:w="483" w:type="pct"/>
          </w:tcPr>
          <w:p w14:paraId="1F91A6A2" w14:textId="77777777" w:rsidR="00200323" w:rsidRPr="00B41280" w:rsidRDefault="00200323" w:rsidP="00123E23">
            <w:pPr>
              <w:pStyle w:val="Compact"/>
              <w:rPr>
                <w:rFonts w:cs="Times New Roman"/>
                <w:sz w:val="22"/>
                <w:szCs w:val="22"/>
              </w:rPr>
            </w:pPr>
            <w:r w:rsidRPr="00B41280">
              <w:rPr>
                <w:rFonts w:cs="Times New Roman"/>
                <w:sz w:val="22"/>
                <w:szCs w:val="22"/>
              </w:rPr>
              <w:t>0.28</w:t>
            </w:r>
          </w:p>
        </w:tc>
        <w:tc>
          <w:tcPr>
            <w:tcW w:w="516" w:type="pct"/>
          </w:tcPr>
          <w:p w14:paraId="31B26A1F" w14:textId="77777777" w:rsidR="00200323" w:rsidRPr="00B41280" w:rsidRDefault="00200323" w:rsidP="00123E23">
            <w:pPr>
              <w:pStyle w:val="Compact"/>
              <w:rPr>
                <w:rFonts w:cs="Times New Roman"/>
                <w:sz w:val="22"/>
                <w:szCs w:val="22"/>
              </w:rPr>
            </w:pPr>
            <w:r w:rsidRPr="00B41280">
              <w:rPr>
                <w:rFonts w:cs="Times New Roman"/>
                <w:sz w:val="22"/>
                <w:szCs w:val="22"/>
              </w:rPr>
              <w:t>0.00</w:t>
            </w:r>
          </w:p>
        </w:tc>
        <w:tc>
          <w:tcPr>
            <w:tcW w:w="518" w:type="pct"/>
          </w:tcPr>
          <w:p w14:paraId="249DF5DD" w14:textId="77777777" w:rsidR="00200323" w:rsidRPr="00B41280" w:rsidRDefault="00200323" w:rsidP="00123E23">
            <w:pPr>
              <w:pStyle w:val="Compact"/>
              <w:rPr>
                <w:rFonts w:cs="Times New Roman"/>
                <w:sz w:val="22"/>
                <w:szCs w:val="22"/>
              </w:rPr>
            </w:pPr>
            <w:r w:rsidRPr="00B41280">
              <w:rPr>
                <w:rFonts w:cs="Times New Roman"/>
                <w:sz w:val="22"/>
                <w:szCs w:val="22"/>
              </w:rPr>
              <w:t>0.4</w:t>
            </w:r>
          </w:p>
        </w:tc>
        <w:tc>
          <w:tcPr>
            <w:tcW w:w="547" w:type="pct"/>
          </w:tcPr>
          <w:p w14:paraId="5AEDE784" w14:textId="77777777" w:rsidR="00200323" w:rsidRPr="00B41280" w:rsidRDefault="00200323" w:rsidP="00123E23">
            <w:pPr>
              <w:pStyle w:val="Compact"/>
              <w:rPr>
                <w:rFonts w:cs="Times New Roman"/>
                <w:sz w:val="22"/>
                <w:szCs w:val="22"/>
              </w:rPr>
            </w:pPr>
            <w:r w:rsidRPr="00B41280">
              <w:rPr>
                <w:rFonts w:cs="Times New Roman"/>
                <w:sz w:val="22"/>
                <w:szCs w:val="22"/>
              </w:rPr>
              <w:t>0.07</w:t>
            </w:r>
          </w:p>
        </w:tc>
        <w:tc>
          <w:tcPr>
            <w:tcW w:w="548" w:type="pct"/>
          </w:tcPr>
          <w:p w14:paraId="73D790B0" w14:textId="77777777" w:rsidR="00200323" w:rsidRPr="00B41280" w:rsidRDefault="00200323" w:rsidP="00123E23">
            <w:pPr>
              <w:pStyle w:val="Compact"/>
              <w:rPr>
                <w:rFonts w:cs="Times New Roman"/>
                <w:sz w:val="22"/>
                <w:szCs w:val="22"/>
              </w:rPr>
            </w:pPr>
            <w:r w:rsidRPr="00B41280">
              <w:rPr>
                <w:rFonts w:cs="Times New Roman"/>
                <w:sz w:val="22"/>
                <w:szCs w:val="22"/>
              </w:rPr>
              <w:t>-0.13</w:t>
            </w:r>
          </w:p>
        </w:tc>
        <w:tc>
          <w:tcPr>
            <w:tcW w:w="548" w:type="pct"/>
          </w:tcPr>
          <w:p w14:paraId="2FD692B2" w14:textId="77777777" w:rsidR="00200323" w:rsidRPr="00B41280" w:rsidRDefault="00200323" w:rsidP="00123E23">
            <w:pPr>
              <w:pStyle w:val="Compact"/>
              <w:rPr>
                <w:rFonts w:cs="Times New Roman"/>
                <w:sz w:val="22"/>
                <w:szCs w:val="22"/>
              </w:rPr>
            </w:pPr>
            <w:r w:rsidRPr="00B41280">
              <w:rPr>
                <w:rFonts w:cs="Times New Roman"/>
                <w:sz w:val="22"/>
                <w:szCs w:val="22"/>
              </w:rPr>
              <w:t>0.18</w:t>
            </w:r>
          </w:p>
        </w:tc>
      </w:tr>
      <w:tr w:rsidR="00B41280" w:rsidRPr="00B41280" w14:paraId="7CE030BF" w14:textId="77777777" w:rsidTr="00B41280">
        <w:tc>
          <w:tcPr>
            <w:tcW w:w="774" w:type="pct"/>
            <w:tcBorders>
              <w:bottom w:val="single" w:sz="4" w:space="0" w:color="auto"/>
            </w:tcBorders>
          </w:tcPr>
          <w:p w14:paraId="3A389DDA" w14:textId="77777777" w:rsidR="00200323" w:rsidRPr="00B41280" w:rsidRDefault="00200323" w:rsidP="00123E23">
            <w:pPr>
              <w:pStyle w:val="Compact"/>
              <w:rPr>
                <w:rFonts w:cs="Times New Roman"/>
                <w:sz w:val="22"/>
                <w:szCs w:val="22"/>
              </w:rPr>
            </w:pPr>
            <w:r w:rsidRPr="00B41280">
              <w:rPr>
                <w:rFonts w:cs="Times New Roman"/>
                <w:sz w:val="22"/>
                <w:szCs w:val="22"/>
              </w:rPr>
              <w:t>Residual variance</w:t>
            </w:r>
          </w:p>
        </w:tc>
        <w:tc>
          <w:tcPr>
            <w:tcW w:w="516" w:type="pct"/>
            <w:tcBorders>
              <w:bottom w:val="single" w:sz="4" w:space="0" w:color="auto"/>
            </w:tcBorders>
          </w:tcPr>
          <w:p w14:paraId="290C8066"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5FA6987A"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483" w:type="pct"/>
            <w:tcBorders>
              <w:bottom w:val="single" w:sz="4" w:space="0" w:color="auto"/>
            </w:tcBorders>
          </w:tcPr>
          <w:p w14:paraId="15346ED8"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16" w:type="pct"/>
            <w:tcBorders>
              <w:bottom w:val="single" w:sz="4" w:space="0" w:color="auto"/>
            </w:tcBorders>
          </w:tcPr>
          <w:p w14:paraId="178D04E0"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18" w:type="pct"/>
            <w:tcBorders>
              <w:bottom w:val="single" w:sz="4" w:space="0" w:color="auto"/>
            </w:tcBorders>
          </w:tcPr>
          <w:p w14:paraId="1800C5E4" w14:textId="77777777" w:rsidR="00200323" w:rsidRPr="00B41280" w:rsidRDefault="00200323" w:rsidP="00123E23">
            <w:pPr>
              <w:pStyle w:val="Compact"/>
              <w:rPr>
                <w:rFonts w:cs="Times New Roman"/>
                <w:sz w:val="22"/>
                <w:szCs w:val="22"/>
              </w:rPr>
            </w:pPr>
            <w:r w:rsidRPr="00B41280">
              <w:rPr>
                <w:rFonts w:cs="Times New Roman"/>
                <w:sz w:val="22"/>
                <w:szCs w:val="22"/>
              </w:rPr>
              <w:t>1</w:t>
            </w:r>
          </w:p>
        </w:tc>
        <w:tc>
          <w:tcPr>
            <w:tcW w:w="547" w:type="pct"/>
            <w:tcBorders>
              <w:bottom w:val="single" w:sz="4" w:space="0" w:color="auto"/>
            </w:tcBorders>
          </w:tcPr>
          <w:p w14:paraId="70B47E5D"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57609B03"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c>
          <w:tcPr>
            <w:tcW w:w="548" w:type="pct"/>
            <w:tcBorders>
              <w:bottom w:val="single" w:sz="4" w:space="0" w:color="auto"/>
            </w:tcBorders>
          </w:tcPr>
          <w:p w14:paraId="3027AB37" w14:textId="77777777" w:rsidR="00200323" w:rsidRPr="00B41280" w:rsidRDefault="00200323" w:rsidP="00123E23">
            <w:pPr>
              <w:pStyle w:val="Compact"/>
              <w:rPr>
                <w:rFonts w:cs="Times New Roman"/>
                <w:sz w:val="22"/>
                <w:szCs w:val="22"/>
              </w:rPr>
            </w:pPr>
            <w:r w:rsidRPr="00B41280">
              <w:rPr>
                <w:rFonts w:cs="Times New Roman"/>
                <w:sz w:val="22"/>
                <w:szCs w:val="22"/>
              </w:rPr>
              <w:t>0.99</w:t>
            </w:r>
          </w:p>
        </w:tc>
      </w:tr>
      <w:tr w:rsidR="00B41280" w:rsidRPr="00B41280" w14:paraId="7B1D8610" w14:textId="77777777" w:rsidTr="00B41280">
        <w:tc>
          <w:tcPr>
            <w:tcW w:w="774" w:type="pct"/>
            <w:tcBorders>
              <w:top w:val="single" w:sz="4" w:space="0" w:color="auto"/>
            </w:tcBorders>
          </w:tcPr>
          <w:p w14:paraId="3FBB1270" w14:textId="77777777" w:rsidR="00200323" w:rsidRPr="00B41280" w:rsidRDefault="00200323" w:rsidP="00123E23">
            <w:pPr>
              <w:pStyle w:val="Compact"/>
              <w:rPr>
                <w:rFonts w:cs="Times New Roman"/>
                <w:sz w:val="22"/>
                <w:szCs w:val="22"/>
              </w:rPr>
            </w:pPr>
            <w:r w:rsidRPr="00B41280">
              <w:rPr>
                <w:rFonts w:cs="Times New Roman"/>
                <w:sz w:val="22"/>
                <w:szCs w:val="22"/>
              </w:rPr>
              <w:t>Center intercept ICC</w:t>
            </w:r>
          </w:p>
        </w:tc>
        <w:tc>
          <w:tcPr>
            <w:tcW w:w="516" w:type="pct"/>
            <w:tcBorders>
              <w:top w:val="single" w:sz="4" w:space="0" w:color="auto"/>
            </w:tcBorders>
          </w:tcPr>
          <w:p w14:paraId="06BF20B1" w14:textId="77777777" w:rsidR="00200323" w:rsidRPr="00B41280" w:rsidRDefault="00200323" w:rsidP="00123E23">
            <w:pPr>
              <w:pStyle w:val="Compact"/>
              <w:rPr>
                <w:rFonts w:cs="Times New Roman"/>
                <w:sz w:val="22"/>
                <w:szCs w:val="22"/>
              </w:rPr>
            </w:pPr>
            <w:r w:rsidRPr="00B41280">
              <w:rPr>
                <w:rFonts w:cs="Times New Roman"/>
                <w:sz w:val="22"/>
                <w:szCs w:val="22"/>
              </w:rPr>
              <w:t>2.4%</w:t>
            </w:r>
          </w:p>
        </w:tc>
        <w:tc>
          <w:tcPr>
            <w:tcW w:w="548" w:type="pct"/>
            <w:tcBorders>
              <w:top w:val="single" w:sz="4" w:space="0" w:color="auto"/>
            </w:tcBorders>
          </w:tcPr>
          <w:p w14:paraId="6D55DD25" w14:textId="77777777" w:rsidR="00200323" w:rsidRPr="00B41280" w:rsidRDefault="00200323" w:rsidP="00123E23">
            <w:pPr>
              <w:pStyle w:val="Compact"/>
              <w:rPr>
                <w:rFonts w:cs="Times New Roman"/>
                <w:sz w:val="22"/>
                <w:szCs w:val="22"/>
              </w:rPr>
            </w:pPr>
            <w:r w:rsidRPr="00B41280">
              <w:rPr>
                <w:rFonts w:cs="Times New Roman"/>
                <w:sz w:val="22"/>
                <w:szCs w:val="22"/>
              </w:rPr>
              <w:t>1.9%</w:t>
            </w:r>
          </w:p>
        </w:tc>
        <w:tc>
          <w:tcPr>
            <w:tcW w:w="483" w:type="pct"/>
            <w:tcBorders>
              <w:top w:val="single" w:sz="4" w:space="0" w:color="auto"/>
            </w:tcBorders>
          </w:tcPr>
          <w:p w14:paraId="1211D326" w14:textId="77777777" w:rsidR="00200323" w:rsidRPr="00B41280" w:rsidRDefault="00200323" w:rsidP="00123E23">
            <w:pPr>
              <w:pStyle w:val="Compact"/>
              <w:rPr>
                <w:rFonts w:cs="Times New Roman"/>
                <w:sz w:val="22"/>
                <w:szCs w:val="22"/>
              </w:rPr>
            </w:pPr>
            <w:r w:rsidRPr="00B41280">
              <w:rPr>
                <w:rFonts w:cs="Times New Roman"/>
                <w:sz w:val="22"/>
                <w:szCs w:val="22"/>
              </w:rPr>
              <w:t>1.3%</w:t>
            </w:r>
          </w:p>
        </w:tc>
        <w:tc>
          <w:tcPr>
            <w:tcW w:w="516" w:type="pct"/>
            <w:tcBorders>
              <w:top w:val="single" w:sz="4" w:space="0" w:color="auto"/>
            </w:tcBorders>
          </w:tcPr>
          <w:p w14:paraId="50DE1246" w14:textId="77777777" w:rsidR="00200323" w:rsidRPr="00B41280" w:rsidRDefault="00200323" w:rsidP="00123E23">
            <w:pPr>
              <w:pStyle w:val="Compact"/>
              <w:rPr>
                <w:rFonts w:cs="Times New Roman"/>
                <w:sz w:val="22"/>
                <w:szCs w:val="22"/>
              </w:rPr>
            </w:pPr>
            <w:r w:rsidRPr="00B41280">
              <w:rPr>
                <w:rFonts w:cs="Times New Roman"/>
                <w:sz w:val="22"/>
                <w:szCs w:val="22"/>
              </w:rPr>
              <w:t>1.7%</w:t>
            </w:r>
          </w:p>
        </w:tc>
        <w:tc>
          <w:tcPr>
            <w:tcW w:w="518" w:type="pct"/>
            <w:tcBorders>
              <w:top w:val="single" w:sz="4" w:space="0" w:color="auto"/>
            </w:tcBorders>
          </w:tcPr>
          <w:p w14:paraId="726FED7B" w14:textId="77777777" w:rsidR="00200323" w:rsidRPr="00B41280" w:rsidRDefault="00200323" w:rsidP="00123E23">
            <w:pPr>
              <w:pStyle w:val="Compact"/>
              <w:rPr>
                <w:rFonts w:cs="Times New Roman"/>
                <w:sz w:val="22"/>
                <w:szCs w:val="22"/>
              </w:rPr>
            </w:pPr>
            <w:r w:rsidRPr="00B41280">
              <w:rPr>
                <w:rFonts w:cs="Times New Roman"/>
                <w:sz w:val="22"/>
                <w:szCs w:val="22"/>
              </w:rPr>
              <w:t>0.8%</w:t>
            </w:r>
          </w:p>
        </w:tc>
        <w:tc>
          <w:tcPr>
            <w:tcW w:w="547" w:type="pct"/>
            <w:tcBorders>
              <w:top w:val="single" w:sz="4" w:space="0" w:color="auto"/>
            </w:tcBorders>
          </w:tcPr>
          <w:p w14:paraId="4AF670A8" w14:textId="77777777" w:rsidR="00200323" w:rsidRPr="00B41280" w:rsidRDefault="00200323" w:rsidP="00123E23">
            <w:pPr>
              <w:pStyle w:val="Compact"/>
              <w:rPr>
                <w:rFonts w:cs="Times New Roman"/>
                <w:sz w:val="22"/>
                <w:szCs w:val="22"/>
              </w:rPr>
            </w:pPr>
            <w:r w:rsidRPr="00B41280">
              <w:rPr>
                <w:rFonts w:cs="Times New Roman"/>
                <w:sz w:val="22"/>
                <w:szCs w:val="22"/>
              </w:rPr>
              <w:t>1.8%</w:t>
            </w:r>
          </w:p>
        </w:tc>
        <w:tc>
          <w:tcPr>
            <w:tcW w:w="548" w:type="pct"/>
            <w:tcBorders>
              <w:top w:val="single" w:sz="4" w:space="0" w:color="auto"/>
            </w:tcBorders>
          </w:tcPr>
          <w:p w14:paraId="6B4CC94D" w14:textId="77777777" w:rsidR="00200323" w:rsidRPr="00B41280" w:rsidRDefault="00200323" w:rsidP="00123E23">
            <w:pPr>
              <w:pStyle w:val="Compact"/>
              <w:rPr>
                <w:rFonts w:cs="Times New Roman"/>
                <w:sz w:val="22"/>
                <w:szCs w:val="22"/>
              </w:rPr>
            </w:pPr>
            <w:r w:rsidRPr="00B41280">
              <w:rPr>
                <w:rFonts w:cs="Times New Roman"/>
                <w:sz w:val="22"/>
                <w:szCs w:val="22"/>
              </w:rPr>
              <w:t>1.2%</w:t>
            </w:r>
          </w:p>
        </w:tc>
        <w:tc>
          <w:tcPr>
            <w:tcW w:w="548" w:type="pct"/>
            <w:tcBorders>
              <w:top w:val="single" w:sz="4" w:space="0" w:color="auto"/>
            </w:tcBorders>
          </w:tcPr>
          <w:p w14:paraId="7BD37ADE" w14:textId="77777777" w:rsidR="00200323" w:rsidRPr="00B41280" w:rsidRDefault="00200323" w:rsidP="00123E23">
            <w:pPr>
              <w:pStyle w:val="Compact"/>
              <w:rPr>
                <w:rFonts w:cs="Times New Roman"/>
                <w:sz w:val="22"/>
                <w:szCs w:val="22"/>
              </w:rPr>
            </w:pPr>
            <w:r w:rsidRPr="00B41280">
              <w:rPr>
                <w:rFonts w:cs="Times New Roman"/>
                <w:sz w:val="22"/>
                <w:szCs w:val="22"/>
              </w:rPr>
              <w:t>3.2%</w:t>
            </w:r>
          </w:p>
        </w:tc>
      </w:tr>
      <w:tr w:rsidR="00B41280" w:rsidRPr="00B41280" w14:paraId="7F6175D0" w14:textId="77777777" w:rsidTr="00B41280">
        <w:tc>
          <w:tcPr>
            <w:tcW w:w="774" w:type="pct"/>
            <w:tcBorders>
              <w:bottom w:val="single" w:sz="4" w:space="0" w:color="auto"/>
            </w:tcBorders>
          </w:tcPr>
          <w:p w14:paraId="36AD17E9" w14:textId="77777777" w:rsidR="00200323" w:rsidRPr="00B41280" w:rsidRDefault="00200323" w:rsidP="00123E23">
            <w:pPr>
              <w:pStyle w:val="Compact"/>
              <w:rPr>
                <w:rFonts w:cs="Times New Roman"/>
                <w:sz w:val="22"/>
                <w:szCs w:val="22"/>
              </w:rPr>
            </w:pPr>
            <w:r w:rsidRPr="00B41280">
              <w:rPr>
                <w:rFonts w:cs="Times New Roman"/>
                <w:sz w:val="22"/>
                <w:szCs w:val="22"/>
              </w:rPr>
              <w:t>Center feedback ICC</w:t>
            </w:r>
          </w:p>
        </w:tc>
        <w:tc>
          <w:tcPr>
            <w:tcW w:w="516" w:type="pct"/>
            <w:tcBorders>
              <w:bottom w:val="single" w:sz="4" w:space="0" w:color="auto"/>
            </w:tcBorders>
          </w:tcPr>
          <w:p w14:paraId="297B287A"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48" w:type="pct"/>
            <w:tcBorders>
              <w:bottom w:val="single" w:sz="4" w:space="0" w:color="auto"/>
            </w:tcBorders>
          </w:tcPr>
          <w:p w14:paraId="74CC9A32"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483" w:type="pct"/>
            <w:tcBorders>
              <w:bottom w:val="single" w:sz="4" w:space="0" w:color="auto"/>
            </w:tcBorders>
          </w:tcPr>
          <w:p w14:paraId="6844741C"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16" w:type="pct"/>
            <w:tcBorders>
              <w:bottom w:val="single" w:sz="4" w:space="0" w:color="auto"/>
            </w:tcBorders>
          </w:tcPr>
          <w:p w14:paraId="2527516E" w14:textId="77777777" w:rsidR="00200323" w:rsidRPr="00B41280" w:rsidRDefault="00200323" w:rsidP="00123E23">
            <w:pPr>
              <w:pStyle w:val="Compact"/>
              <w:rPr>
                <w:rFonts w:cs="Times New Roman"/>
                <w:sz w:val="22"/>
                <w:szCs w:val="22"/>
              </w:rPr>
            </w:pPr>
            <w:r w:rsidRPr="00B41280">
              <w:rPr>
                <w:rFonts w:cs="Times New Roman"/>
                <w:sz w:val="22"/>
                <w:szCs w:val="22"/>
              </w:rPr>
              <w:t>0.0%</w:t>
            </w:r>
          </w:p>
        </w:tc>
        <w:tc>
          <w:tcPr>
            <w:tcW w:w="518" w:type="pct"/>
            <w:tcBorders>
              <w:bottom w:val="single" w:sz="4" w:space="0" w:color="auto"/>
            </w:tcBorders>
          </w:tcPr>
          <w:p w14:paraId="706BBB14" w14:textId="77777777" w:rsidR="00200323" w:rsidRPr="00B41280" w:rsidRDefault="00200323" w:rsidP="00123E23">
            <w:pPr>
              <w:pStyle w:val="Compact"/>
              <w:rPr>
                <w:rFonts w:cs="Times New Roman"/>
                <w:sz w:val="22"/>
                <w:szCs w:val="22"/>
              </w:rPr>
            </w:pPr>
            <w:r w:rsidRPr="00B41280">
              <w:rPr>
                <w:rFonts w:cs="Times New Roman"/>
                <w:sz w:val="22"/>
                <w:szCs w:val="22"/>
              </w:rPr>
              <w:t>0.1%</w:t>
            </w:r>
          </w:p>
        </w:tc>
        <w:tc>
          <w:tcPr>
            <w:tcW w:w="547" w:type="pct"/>
            <w:tcBorders>
              <w:bottom w:val="single" w:sz="4" w:space="0" w:color="auto"/>
            </w:tcBorders>
          </w:tcPr>
          <w:p w14:paraId="6FF4F176" w14:textId="77777777" w:rsidR="00200323" w:rsidRPr="00B41280" w:rsidRDefault="00200323" w:rsidP="00123E23">
            <w:pPr>
              <w:pStyle w:val="Compact"/>
              <w:rPr>
                <w:rFonts w:cs="Times New Roman"/>
                <w:sz w:val="22"/>
                <w:szCs w:val="22"/>
              </w:rPr>
            </w:pPr>
            <w:r w:rsidRPr="00B41280">
              <w:rPr>
                <w:rFonts w:cs="Times New Roman"/>
                <w:sz w:val="22"/>
                <w:szCs w:val="22"/>
              </w:rPr>
              <w:t>0.1%</w:t>
            </w:r>
          </w:p>
        </w:tc>
        <w:tc>
          <w:tcPr>
            <w:tcW w:w="548" w:type="pct"/>
            <w:tcBorders>
              <w:bottom w:val="single" w:sz="4" w:space="0" w:color="auto"/>
            </w:tcBorders>
          </w:tcPr>
          <w:p w14:paraId="22E03E2B" w14:textId="77777777" w:rsidR="00200323" w:rsidRPr="00B41280" w:rsidRDefault="00200323" w:rsidP="00123E23">
            <w:pPr>
              <w:pStyle w:val="Compact"/>
              <w:rPr>
                <w:rFonts w:cs="Times New Roman"/>
                <w:sz w:val="22"/>
                <w:szCs w:val="22"/>
              </w:rPr>
            </w:pPr>
            <w:r w:rsidRPr="00B41280">
              <w:rPr>
                <w:rFonts w:cs="Times New Roman"/>
                <w:sz w:val="22"/>
                <w:szCs w:val="22"/>
              </w:rPr>
              <w:t>0.2%</w:t>
            </w:r>
          </w:p>
        </w:tc>
        <w:tc>
          <w:tcPr>
            <w:tcW w:w="548" w:type="pct"/>
            <w:tcBorders>
              <w:bottom w:val="single" w:sz="4" w:space="0" w:color="auto"/>
            </w:tcBorders>
          </w:tcPr>
          <w:p w14:paraId="0FBDCCAB" w14:textId="77777777" w:rsidR="00200323" w:rsidRPr="00B41280" w:rsidRDefault="00200323" w:rsidP="00123E23">
            <w:pPr>
              <w:pStyle w:val="Compact"/>
              <w:rPr>
                <w:rFonts w:cs="Times New Roman"/>
                <w:sz w:val="22"/>
                <w:szCs w:val="22"/>
              </w:rPr>
            </w:pPr>
            <w:r w:rsidRPr="00B41280">
              <w:rPr>
                <w:rFonts w:cs="Times New Roman"/>
                <w:sz w:val="22"/>
                <w:szCs w:val="22"/>
              </w:rPr>
              <w:t>0.2%</w:t>
            </w:r>
          </w:p>
        </w:tc>
      </w:tr>
      <w:tr w:rsidR="00B41280" w:rsidRPr="00B41280" w14:paraId="15A4BBA4" w14:textId="77777777" w:rsidTr="00B41280">
        <w:tc>
          <w:tcPr>
            <w:tcW w:w="774" w:type="pct"/>
            <w:tcBorders>
              <w:top w:val="single" w:sz="4" w:space="0" w:color="auto"/>
            </w:tcBorders>
          </w:tcPr>
          <w:p w14:paraId="58F1A785" w14:textId="77777777" w:rsidR="00200323" w:rsidRPr="00B41280" w:rsidRDefault="00200323" w:rsidP="00123E23">
            <w:pPr>
              <w:pStyle w:val="Compact"/>
              <w:rPr>
                <w:rFonts w:cs="Times New Roman"/>
                <w:sz w:val="22"/>
                <w:szCs w:val="22"/>
              </w:rPr>
            </w:pPr>
            <w:r w:rsidRPr="00B41280">
              <w:rPr>
                <w:rFonts w:cs="Times New Roman"/>
                <w:sz w:val="22"/>
                <w:szCs w:val="22"/>
              </w:rPr>
              <w:t>LRT for feedback</w:t>
            </w:r>
          </w:p>
        </w:tc>
        <w:tc>
          <w:tcPr>
            <w:tcW w:w="516" w:type="pct"/>
            <w:tcBorders>
              <w:top w:val="single" w:sz="4" w:space="0" w:color="auto"/>
            </w:tcBorders>
          </w:tcPr>
          <w:p w14:paraId="49B47601" w14:textId="77777777" w:rsidR="00200323" w:rsidRPr="00B41280" w:rsidRDefault="00200323" w:rsidP="00123E23">
            <w:pPr>
              <w:pStyle w:val="Compact"/>
              <w:rPr>
                <w:rFonts w:cs="Times New Roman"/>
                <w:sz w:val="22"/>
                <w:szCs w:val="22"/>
              </w:rPr>
            </w:pPr>
            <w:r w:rsidRPr="00B41280">
              <w:rPr>
                <w:rFonts w:cs="Times New Roman"/>
                <w:sz w:val="22"/>
                <w:szCs w:val="22"/>
              </w:rPr>
              <w:t>4.11</w:t>
            </w:r>
          </w:p>
        </w:tc>
        <w:tc>
          <w:tcPr>
            <w:tcW w:w="548" w:type="pct"/>
            <w:tcBorders>
              <w:top w:val="single" w:sz="4" w:space="0" w:color="auto"/>
            </w:tcBorders>
          </w:tcPr>
          <w:p w14:paraId="2B1FD24A" w14:textId="77777777" w:rsidR="00200323" w:rsidRPr="00B41280" w:rsidRDefault="00200323" w:rsidP="00123E23">
            <w:pPr>
              <w:pStyle w:val="Compact"/>
              <w:rPr>
                <w:rFonts w:cs="Times New Roman"/>
                <w:sz w:val="22"/>
                <w:szCs w:val="22"/>
              </w:rPr>
            </w:pPr>
            <w:r w:rsidRPr="00B41280">
              <w:rPr>
                <w:rFonts w:cs="Times New Roman"/>
                <w:sz w:val="22"/>
                <w:szCs w:val="22"/>
              </w:rPr>
              <w:t>1.86</w:t>
            </w:r>
          </w:p>
        </w:tc>
        <w:tc>
          <w:tcPr>
            <w:tcW w:w="483" w:type="pct"/>
            <w:tcBorders>
              <w:top w:val="single" w:sz="4" w:space="0" w:color="auto"/>
            </w:tcBorders>
          </w:tcPr>
          <w:p w14:paraId="7ED3371F" w14:textId="77777777" w:rsidR="00200323" w:rsidRPr="00B41280" w:rsidRDefault="00200323" w:rsidP="00123E23">
            <w:pPr>
              <w:pStyle w:val="Compact"/>
              <w:rPr>
                <w:rFonts w:cs="Times New Roman"/>
                <w:sz w:val="22"/>
                <w:szCs w:val="22"/>
              </w:rPr>
            </w:pPr>
            <w:r w:rsidRPr="00B41280">
              <w:rPr>
                <w:rFonts w:cs="Times New Roman"/>
                <w:sz w:val="22"/>
                <w:szCs w:val="22"/>
              </w:rPr>
              <w:t>6.06</w:t>
            </w:r>
          </w:p>
        </w:tc>
        <w:tc>
          <w:tcPr>
            <w:tcW w:w="516" w:type="pct"/>
            <w:tcBorders>
              <w:top w:val="single" w:sz="4" w:space="0" w:color="auto"/>
            </w:tcBorders>
          </w:tcPr>
          <w:p w14:paraId="07F6A317" w14:textId="77777777" w:rsidR="00200323" w:rsidRPr="00B41280" w:rsidRDefault="00200323" w:rsidP="00123E23">
            <w:pPr>
              <w:pStyle w:val="Compact"/>
              <w:rPr>
                <w:rFonts w:cs="Times New Roman"/>
                <w:sz w:val="22"/>
                <w:szCs w:val="22"/>
              </w:rPr>
            </w:pPr>
            <w:r w:rsidRPr="00B41280">
              <w:rPr>
                <w:rFonts w:cs="Times New Roman"/>
                <w:sz w:val="22"/>
                <w:szCs w:val="22"/>
              </w:rPr>
              <w:t>8.04*</w:t>
            </w:r>
          </w:p>
        </w:tc>
        <w:tc>
          <w:tcPr>
            <w:tcW w:w="518" w:type="pct"/>
            <w:tcBorders>
              <w:top w:val="single" w:sz="4" w:space="0" w:color="auto"/>
            </w:tcBorders>
          </w:tcPr>
          <w:p w14:paraId="1BDB6287" w14:textId="77777777" w:rsidR="00200323" w:rsidRPr="00B41280" w:rsidRDefault="00200323" w:rsidP="00123E23">
            <w:pPr>
              <w:pStyle w:val="Compact"/>
              <w:rPr>
                <w:rFonts w:cs="Times New Roman"/>
                <w:sz w:val="22"/>
                <w:szCs w:val="22"/>
              </w:rPr>
            </w:pPr>
            <w:r w:rsidRPr="00B41280">
              <w:rPr>
                <w:rFonts w:cs="Times New Roman"/>
                <w:sz w:val="22"/>
                <w:szCs w:val="22"/>
              </w:rPr>
              <w:t>1.57</w:t>
            </w:r>
          </w:p>
        </w:tc>
        <w:tc>
          <w:tcPr>
            <w:tcW w:w="547" w:type="pct"/>
            <w:tcBorders>
              <w:top w:val="single" w:sz="4" w:space="0" w:color="auto"/>
            </w:tcBorders>
          </w:tcPr>
          <w:p w14:paraId="4A5F9F39" w14:textId="77777777" w:rsidR="00200323" w:rsidRPr="00B41280" w:rsidRDefault="00200323" w:rsidP="00123E23">
            <w:pPr>
              <w:pStyle w:val="Compact"/>
              <w:rPr>
                <w:rFonts w:cs="Times New Roman"/>
                <w:sz w:val="22"/>
                <w:szCs w:val="22"/>
              </w:rPr>
            </w:pPr>
            <w:r w:rsidRPr="00B41280">
              <w:rPr>
                <w:rFonts w:cs="Times New Roman"/>
                <w:sz w:val="22"/>
                <w:szCs w:val="22"/>
              </w:rPr>
              <w:t>7.58*</w:t>
            </w:r>
          </w:p>
        </w:tc>
        <w:tc>
          <w:tcPr>
            <w:tcW w:w="548" w:type="pct"/>
            <w:tcBorders>
              <w:top w:val="single" w:sz="4" w:space="0" w:color="auto"/>
            </w:tcBorders>
          </w:tcPr>
          <w:p w14:paraId="516C20CD" w14:textId="77777777" w:rsidR="00200323" w:rsidRPr="00B41280" w:rsidRDefault="00200323" w:rsidP="00123E23">
            <w:pPr>
              <w:pStyle w:val="Compact"/>
              <w:rPr>
                <w:rFonts w:cs="Times New Roman"/>
                <w:sz w:val="22"/>
                <w:szCs w:val="22"/>
              </w:rPr>
            </w:pPr>
            <w:r w:rsidRPr="00B41280">
              <w:rPr>
                <w:rFonts w:cs="Times New Roman"/>
                <w:sz w:val="22"/>
                <w:szCs w:val="22"/>
              </w:rPr>
              <w:t>7.86*</w:t>
            </w:r>
          </w:p>
        </w:tc>
        <w:tc>
          <w:tcPr>
            <w:tcW w:w="548" w:type="pct"/>
            <w:tcBorders>
              <w:top w:val="single" w:sz="4" w:space="0" w:color="auto"/>
            </w:tcBorders>
          </w:tcPr>
          <w:p w14:paraId="3C33432C" w14:textId="77777777" w:rsidR="00200323" w:rsidRPr="00B41280" w:rsidRDefault="00200323" w:rsidP="00123E23">
            <w:pPr>
              <w:pStyle w:val="Compact"/>
              <w:rPr>
                <w:rFonts w:cs="Times New Roman"/>
                <w:sz w:val="22"/>
                <w:szCs w:val="22"/>
              </w:rPr>
            </w:pPr>
            <w:r w:rsidRPr="00B41280">
              <w:rPr>
                <w:rFonts w:cs="Times New Roman"/>
                <w:sz w:val="22"/>
                <w:szCs w:val="22"/>
              </w:rPr>
              <w:t>3.02</w:t>
            </w:r>
          </w:p>
        </w:tc>
      </w:tr>
      <w:tr w:rsidR="00B41280" w:rsidRPr="00B41280" w14:paraId="11E46E4D" w14:textId="77777777" w:rsidTr="00B41280">
        <w:tc>
          <w:tcPr>
            <w:tcW w:w="774" w:type="pct"/>
            <w:tcBorders>
              <w:bottom w:val="single" w:sz="4" w:space="0" w:color="auto"/>
            </w:tcBorders>
          </w:tcPr>
          <w:p w14:paraId="6BBF2F15" w14:textId="77777777" w:rsidR="00200323" w:rsidRPr="00B41280" w:rsidRDefault="00200323" w:rsidP="00123E23">
            <w:pPr>
              <w:pStyle w:val="Compact"/>
              <w:rPr>
                <w:rFonts w:cs="Times New Roman"/>
                <w:sz w:val="22"/>
                <w:szCs w:val="22"/>
              </w:rPr>
            </w:pPr>
            <w:r w:rsidRPr="00B41280">
              <w:rPr>
                <w:rFonts w:cs="Times New Roman"/>
                <w:sz w:val="22"/>
                <w:szCs w:val="22"/>
              </w:rPr>
              <w:t>LRT for random effect of feedback</w:t>
            </w:r>
          </w:p>
        </w:tc>
        <w:tc>
          <w:tcPr>
            <w:tcW w:w="516" w:type="pct"/>
            <w:tcBorders>
              <w:bottom w:val="single" w:sz="4" w:space="0" w:color="auto"/>
            </w:tcBorders>
          </w:tcPr>
          <w:p w14:paraId="207E34CA" w14:textId="77777777" w:rsidR="00200323" w:rsidRPr="00B41280" w:rsidRDefault="00200323" w:rsidP="00123E23">
            <w:pPr>
              <w:pStyle w:val="Compact"/>
              <w:rPr>
                <w:rFonts w:cs="Times New Roman"/>
                <w:sz w:val="22"/>
                <w:szCs w:val="22"/>
              </w:rPr>
            </w:pPr>
            <w:r w:rsidRPr="00B41280">
              <w:rPr>
                <w:rFonts w:cs="Times New Roman"/>
                <w:sz w:val="22"/>
                <w:szCs w:val="22"/>
              </w:rPr>
              <w:t>14.81**</w:t>
            </w:r>
          </w:p>
        </w:tc>
        <w:tc>
          <w:tcPr>
            <w:tcW w:w="548" w:type="pct"/>
            <w:tcBorders>
              <w:bottom w:val="single" w:sz="4" w:space="0" w:color="auto"/>
            </w:tcBorders>
          </w:tcPr>
          <w:p w14:paraId="24BBDC1C" w14:textId="77777777" w:rsidR="00200323" w:rsidRPr="00B41280" w:rsidRDefault="00200323" w:rsidP="00123E23">
            <w:pPr>
              <w:pStyle w:val="Compact"/>
              <w:rPr>
                <w:rFonts w:cs="Times New Roman"/>
                <w:sz w:val="22"/>
                <w:szCs w:val="22"/>
              </w:rPr>
            </w:pPr>
            <w:r w:rsidRPr="00B41280">
              <w:rPr>
                <w:rFonts w:cs="Times New Roman"/>
                <w:sz w:val="22"/>
                <w:szCs w:val="22"/>
              </w:rPr>
              <w:t>17.16**</w:t>
            </w:r>
          </w:p>
        </w:tc>
        <w:tc>
          <w:tcPr>
            <w:tcW w:w="483" w:type="pct"/>
            <w:tcBorders>
              <w:bottom w:val="single" w:sz="4" w:space="0" w:color="auto"/>
            </w:tcBorders>
          </w:tcPr>
          <w:p w14:paraId="55F7F6E3" w14:textId="77777777" w:rsidR="00200323" w:rsidRPr="00B41280" w:rsidRDefault="00200323" w:rsidP="00123E23">
            <w:pPr>
              <w:pStyle w:val="Compact"/>
              <w:rPr>
                <w:rFonts w:cs="Times New Roman"/>
                <w:sz w:val="22"/>
                <w:szCs w:val="22"/>
              </w:rPr>
            </w:pPr>
            <w:r w:rsidRPr="00B41280">
              <w:rPr>
                <w:rFonts w:cs="Times New Roman"/>
                <w:sz w:val="22"/>
                <w:szCs w:val="22"/>
              </w:rPr>
              <w:t>10.43*</w:t>
            </w:r>
          </w:p>
        </w:tc>
        <w:tc>
          <w:tcPr>
            <w:tcW w:w="516" w:type="pct"/>
            <w:tcBorders>
              <w:bottom w:val="single" w:sz="4" w:space="0" w:color="auto"/>
            </w:tcBorders>
          </w:tcPr>
          <w:p w14:paraId="24C73EB4" w14:textId="77777777" w:rsidR="00200323" w:rsidRPr="00B41280" w:rsidRDefault="00200323" w:rsidP="00123E23">
            <w:pPr>
              <w:pStyle w:val="Compact"/>
              <w:rPr>
                <w:rFonts w:cs="Times New Roman"/>
                <w:sz w:val="22"/>
                <w:szCs w:val="22"/>
              </w:rPr>
            </w:pPr>
            <w:r w:rsidRPr="00B41280">
              <w:rPr>
                <w:rFonts w:cs="Times New Roman"/>
                <w:sz w:val="22"/>
                <w:szCs w:val="22"/>
              </w:rPr>
              <w:t>0.02</w:t>
            </w:r>
          </w:p>
        </w:tc>
        <w:tc>
          <w:tcPr>
            <w:tcW w:w="518" w:type="pct"/>
            <w:tcBorders>
              <w:bottom w:val="single" w:sz="4" w:space="0" w:color="auto"/>
            </w:tcBorders>
          </w:tcPr>
          <w:p w14:paraId="0ABD49DF" w14:textId="77777777" w:rsidR="00200323" w:rsidRPr="00B41280" w:rsidRDefault="00200323" w:rsidP="00123E23">
            <w:pPr>
              <w:pStyle w:val="Compact"/>
              <w:rPr>
                <w:rFonts w:cs="Times New Roman"/>
                <w:sz w:val="22"/>
                <w:szCs w:val="22"/>
              </w:rPr>
            </w:pPr>
            <w:r w:rsidRPr="00B41280">
              <w:rPr>
                <w:rFonts w:cs="Times New Roman"/>
                <w:sz w:val="22"/>
                <w:szCs w:val="22"/>
              </w:rPr>
              <w:t>2.53</w:t>
            </w:r>
          </w:p>
        </w:tc>
        <w:tc>
          <w:tcPr>
            <w:tcW w:w="547" w:type="pct"/>
            <w:tcBorders>
              <w:bottom w:val="single" w:sz="4" w:space="0" w:color="auto"/>
            </w:tcBorders>
          </w:tcPr>
          <w:p w14:paraId="1AC7B89F" w14:textId="77777777" w:rsidR="00200323" w:rsidRPr="00B41280" w:rsidRDefault="00200323" w:rsidP="00123E23">
            <w:pPr>
              <w:pStyle w:val="Compact"/>
              <w:rPr>
                <w:rFonts w:cs="Times New Roman"/>
                <w:sz w:val="22"/>
                <w:szCs w:val="22"/>
              </w:rPr>
            </w:pPr>
            <w:r w:rsidRPr="00B41280">
              <w:rPr>
                <w:rFonts w:cs="Times New Roman"/>
                <w:sz w:val="22"/>
                <w:szCs w:val="22"/>
              </w:rPr>
              <w:t>4.52</w:t>
            </w:r>
          </w:p>
        </w:tc>
        <w:tc>
          <w:tcPr>
            <w:tcW w:w="548" w:type="pct"/>
            <w:tcBorders>
              <w:bottom w:val="single" w:sz="4" w:space="0" w:color="auto"/>
            </w:tcBorders>
          </w:tcPr>
          <w:p w14:paraId="7B025F9C" w14:textId="77777777" w:rsidR="00200323" w:rsidRPr="00B41280" w:rsidRDefault="00200323" w:rsidP="00123E23">
            <w:pPr>
              <w:pStyle w:val="Compact"/>
              <w:rPr>
                <w:rFonts w:cs="Times New Roman"/>
                <w:sz w:val="22"/>
                <w:szCs w:val="22"/>
              </w:rPr>
            </w:pPr>
            <w:r w:rsidRPr="00B41280">
              <w:rPr>
                <w:rFonts w:cs="Times New Roman"/>
                <w:sz w:val="22"/>
                <w:szCs w:val="22"/>
              </w:rPr>
              <w:t>18.75**</w:t>
            </w:r>
          </w:p>
        </w:tc>
        <w:tc>
          <w:tcPr>
            <w:tcW w:w="548" w:type="pct"/>
            <w:tcBorders>
              <w:bottom w:val="single" w:sz="4" w:space="0" w:color="auto"/>
            </w:tcBorders>
          </w:tcPr>
          <w:p w14:paraId="251AD830" w14:textId="77777777" w:rsidR="00200323" w:rsidRPr="00B41280" w:rsidRDefault="00200323" w:rsidP="00123E23">
            <w:pPr>
              <w:pStyle w:val="Compact"/>
              <w:rPr>
                <w:rFonts w:cs="Times New Roman"/>
                <w:sz w:val="22"/>
                <w:szCs w:val="22"/>
              </w:rPr>
            </w:pPr>
            <w:r w:rsidRPr="00B41280">
              <w:rPr>
                <w:rFonts w:cs="Times New Roman"/>
                <w:sz w:val="22"/>
                <w:szCs w:val="22"/>
              </w:rPr>
              <w:t>21.7**</w:t>
            </w:r>
          </w:p>
        </w:tc>
      </w:tr>
      <w:tr w:rsidR="00B41280" w:rsidRPr="00B41280" w14:paraId="6EF82E3C" w14:textId="77777777" w:rsidTr="00B41280">
        <w:tc>
          <w:tcPr>
            <w:tcW w:w="774" w:type="pct"/>
            <w:tcBorders>
              <w:top w:val="single" w:sz="4" w:space="0" w:color="auto"/>
            </w:tcBorders>
          </w:tcPr>
          <w:p w14:paraId="036830AE" w14:textId="77777777" w:rsidR="00200323" w:rsidRPr="00B41280" w:rsidRDefault="00200323" w:rsidP="00123E23">
            <w:pPr>
              <w:pStyle w:val="Compact"/>
              <w:rPr>
                <w:rFonts w:cs="Times New Roman"/>
                <w:sz w:val="22"/>
                <w:szCs w:val="22"/>
              </w:rPr>
            </w:pPr>
            <w:r w:rsidRPr="00B41280">
              <w:rPr>
                <w:rFonts w:cs="Times New Roman"/>
                <w:sz w:val="22"/>
                <w:szCs w:val="22"/>
              </w:rPr>
              <w:t>Center N</w:t>
            </w:r>
          </w:p>
        </w:tc>
        <w:tc>
          <w:tcPr>
            <w:tcW w:w="516" w:type="pct"/>
            <w:tcBorders>
              <w:top w:val="single" w:sz="4" w:space="0" w:color="auto"/>
            </w:tcBorders>
          </w:tcPr>
          <w:p w14:paraId="4F20393C"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22408B37"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483" w:type="pct"/>
            <w:tcBorders>
              <w:top w:val="single" w:sz="4" w:space="0" w:color="auto"/>
            </w:tcBorders>
          </w:tcPr>
          <w:p w14:paraId="21297D59"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16" w:type="pct"/>
            <w:tcBorders>
              <w:top w:val="single" w:sz="4" w:space="0" w:color="auto"/>
            </w:tcBorders>
          </w:tcPr>
          <w:p w14:paraId="4FBA73EE"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18" w:type="pct"/>
            <w:tcBorders>
              <w:top w:val="single" w:sz="4" w:space="0" w:color="auto"/>
            </w:tcBorders>
          </w:tcPr>
          <w:p w14:paraId="3EFE5EEE"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7" w:type="pct"/>
            <w:tcBorders>
              <w:top w:val="single" w:sz="4" w:space="0" w:color="auto"/>
            </w:tcBorders>
          </w:tcPr>
          <w:p w14:paraId="3F8CB8C3"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1498E4B0" w14:textId="77777777" w:rsidR="00200323" w:rsidRPr="00B41280" w:rsidRDefault="00200323" w:rsidP="00123E23">
            <w:pPr>
              <w:pStyle w:val="Compact"/>
              <w:rPr>
                <w:rFonts w:cs="Times New Roman"/>
                <w:sz w:val="22"/>
                <w:szCs w:val="22"/>
              </w:rPr>
            </w:pPr>
            <w:r w:rsidRPr="00B41280">
              <w:rPr>
                <w:rFonts w:cs="Times New Roman"/>
                <w:sz w:val="22"/>
                <w:szCs w:val="22"/>
              </w:rPr>
              <w:t>71</w:t>
            </w:r>
          </w:p>
        </w:tc>
        <w:tc>
          <w:tcPr>
            <w:tcW w:w="548" w:type="pct"/>
            <w:tcBorders>
              <w:top w:val="single" w:sz="4" w:space="0" w:color="auto"/>
            </w:tcBorders>
          </w:tcPr>
          <w:p w14:paraId="4889F13B" w14:textId="77777777" w:rsidR="00200323" w:rsidRPr="00B41280" w:rsidRDefault="00200323" w:rsidP="00123E23">
            <w:pPr>
              <w:pStyle w:val="Compact"/>
              <w:rPr>
                <w:rFonts w:cs="Times New Roman"/>
                <w:sz w:val="22"/>
                <w:szCs w:val="22"/>
              </w:rPr>
            </w:pPr>
            <w:r w:rsidRPr="00B41280">
              <w:rPr>
                <w:rFonts w:cs="Times New Roman"/>
                <w:sz w:val="22"/>
                <w:szCs w:val="22"/>
              </w:rPr>
              <w:t>71</w:t>
            </w:r>
          </w:p>
        </w:tc>
      </w:tr>
      <w:tr w:rsidR="00B41280" w:rsidRPr="00B41280" w14:paraId="33C79A7A" w14:textId="77777777" w:rsidTr="00B41280">
        <w:tc>
          <w:tcPr>
            <w:tcW w:w="774" w:type="pct"/>
            <w:tcBorders>
              <w:bottom w:val="single" w:sz="4" w:space="0" w:color="auto"/>
            </w:tcBorders>
          </w:tcPr>
          <w:p w14:paraId="4212B0C7" w14:textId="77777777" w:rsidR="00200323" w:rsidRPr="00B41280" w:rsidRDefault="00200323" w:rsidP="00123E23">
            <w:pPr>
              <w:pStyle w:val="Compact"/>
              <w:rPr>
                <w:rFonts w:cs="Times New Roman"/>
                <w:sz w:val="22"/>
                <w:szCs w:val="22"/>
              </w:rPr>
            </w:pPr>
            <w:r w:rsidRPr="00B41280">
              <w:rPr>
                <w:rFonts w:cs="Times New Roman"/>
                <w:sz w:val="22"/>
                <w:szCs w:val="22"/>
              </w:rPr>
              <w:t>Client N</w:t>
            </w:r>
          </w:p>
        </w:tc>
        <w:tc>
          <w:tcPr>
            <w:tcW w:w="516" w:type="pct"/>
            <w:tcBorders>
              <w:bottom w:val="single" w:sz="4" w:space="0" w:color="auto"/>
            </w:tcBorders>
          </w:tcPr>
          <w:p w14:paraId="62149B3B"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4B941793" w14:textId="77777777" w:rsidR="00200323" w:rsidRPr="00B41280" w:rsidRDefault="00200323" w:rsidP="00123E23">
            <w:pPr>
              <w:pStyle w:val="Compact"/>
              <w:rPr>
                <w:rFonts w:cs="Times New Roman"/>
                <w:sz w:val="22"/>
                <w:szCs w:val="22"/>
              </w:rPr>
            </w:pPr>
            <w:r w:rsidRPr="00B41280">
              <w:rPr>
                <w:rFonts w:cs="Times New Roman"/>
                <w:sz w:val="22"/>
                <w:szCs w:val="22"/>
              </w:rPr>
              <w:t>37051</w:t>
            </w:r>
          </w:p>
        </w:tc>
        <w:tc>
          <w:tcPr>
            <w:tcW w:w="483" w:type="pct"/>
            <w:tcBorders>
              <w:bottom w:val="single" w:sz="4" w:space="0" w:color="auto"/>
            </w:tcBorders>
          </w:tcPr>
          <w:p w14:paraId="0B5946E2" w14:textId="77777777" w:rsidR="00200323" w:rsidRPr="00B41280" w:rsidRDefault="00200323" w:rsidP="00123E23">
            <w:pPr>
              <w:pStyle w:val="Compact"/>
              <w:rPr>
                <w:rFonts w:cs="Times New Roman"/>
                <w:sz w:val="22"/>
                <w:szCs w:val="22"/>
              </w:rPr>
            </w:pPr>
            <w:r w:rsidRPr="00B41280">
              <w:rPr>
                <w:rFonts w:cs="Times New Roman"/>
                <w:sz w:val="22"/>
                <w:szCs w:val="22"/>
              </w:rPr>
              <w:t>35792</w:t>
            </w:r>
          </w:p>
        </w:tc>
        <w:tc>
          <w:tcPr>
            <w:tcW w:w="516" w:type="pct"/>
            <w:tcBorders>
              <w:bottom w:val="single" w:sz="4" w:space="0" w:color="auto"/>
            </w:tcBorders>
          </w:tcPr>
          <w:p w14:paraId="7B0115D4" w14:textId="77777777" w:rsidR="00200323" w:rsidRPr="00B41280" w:rsidRDefault="00200323" w:rsidP="00123E23">
            <w:pPr>
              <w:pStyle w:val="Compact"/>
              <w:rPr>
                <w:rFonts w:cs="Times New Roman"/>
                <w:sz w:val="22"/>
                <w:szCs w:val="22"/>
              </w:rPr>
            </w:pPr>
            <w:r w:rsidRPr="00B41280">
              <w:rPr>
                <w:rFonts w:cs="Times New Roman"/>
                <w:sz w:val="22"/>
                <w:szCs w:val="22"/>
              </w:rPr>
              <w:t>37045</w:t>
            </w:r>
          </w:p>
        </w:tc>
        <w:tc>
          <w:tcPr>
            <w:tcW w:w="518" w:type="pct"/>
            <w:tcBorders>
              <w:bottom w:val="single" w:sz="4" w:space="0" w:color="auto"/>
            </w:tcBorders>
          </w:tcPr>
          <w:p w14:paraId="73AF5C06" w14:textId="77777777" w:rsidR="00200323" w:rsidRPr="00B41280" w:rsidRDefault="00200323" w:rsidP="00123E23">
            <w:pPr>
              <w:pStyle w:val="Compact"/>
              <w:rPr>
                <w:rFonts w:cs="Times New Roman"/>
                <w:sz w:val="22"/>
                <w:szCs w:val="22"/>
              </w:rPr>
            </w:pPr>
            <w:r w:rsidRPr="00B41280">
              <w:rPr>
                <w:rFonts w:cs="Times New Roman"/>
                <w:sz w:val="22"/>
                <w:szCs w:val="22"/>
              </w:rPr>
              <w:t>36648</w:t>
            </w:r>
          </w:p>
        </w:tc>
        <w:tc>
          <w:tcPr>
            <w:tcW w:w="547" w:type="pct"/>
            <w:tcBorders>
              <w:bottom w:val="single" w:sz="4" w:space="0" w:color="auto"/>
            </w:tcBorders>
          </w:tcPr>
          <w:p w14:paraId="296A55AE"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6F65C5A8"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c>
          <w:tcPr>
            <w:tcW w:w="548" w:type="pct"/>
            <w:tcBorders>
              <w:bottom w:val="single" w:sz="4" w:space="0" w:color="auto"/>
            </w:tcBorders>
          </w:tcPr>
          <w:p w14:paraId="2E5CA8E1" w14:textId="77777777" w:rsidR="00200323" w:rsidRPr="00B41280" w:rsidRDefault="00200323" w:rsidP="00123E23">
            <w:pPr>
              <w:pStyle w:val="Compact"/>
              <w:rPr>
                <w:rFonts w:cs="Times New Roman"/>
                <w:sz w:val="22"/>
                <w:szCs w:val="22"/>
              </w:rPr>
            </w:pPr>
            <w:r w:rsidRPr="00B41280">
              <w:rPr>
                <w:rFonts w:cs="Times New Roman"/>
                <w:sz w:val="22"/>
                <w:szCs w:val="22"/>
              </w:rPr>
              <w:t>39358</w:t>
            </w:r>
          </w:p>
        </w:tc>
      </w:tr>
      <w:tr w:rsidR="00D86820" w:rsidRPr="00B41280" w14:paraId="7FA51952" w14:textId="77777777" w:rsidTr="00B41280">
        <w:tc>
          <w:tcPr>
            <w:tcW w:w="5000" w:type="pct"/>
            <w:gridSpan w:val="9"/>
            <w:tcBorders>
              <w:top w:val="single" w:sz="4" w:space="0" w:color="auto"/>
            </w:tcBorders>
          </w:tcPr>
          <w:p w14:paraId="1C72EAC4" w14:textId="700142C1" w:rsidR="00D86820" w:rsidRPr="00B41280" w:rsidRDefault="00D86820" w:rsidP="00123E23">
            <w:pPr>
              <w:pStyle w:val="Compact"/>
              <w:rPr>
                <w:rFonts w:cs="Times New Roman"/>
                <w:sz w:val="22"/>
                <w:szCs w:val="22"/>
              </w:rPr>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Variance terms correspond to variance of random effects; </w:t>
            </w:r>
            <w:r w:rsidR="00A62575" w:rsidRPr="00B41280">
              <w:rPr>
                <w:rFonts w:cs="Times New Roman"/>
                <w:sz w:val="22"/>
                <w:szCs w:val="22"/>
              </w:rPr>
              <w:t xml:space="preserve">ICC = intraclass correlation coefficient; </w:t>
            </w:r>
            <w:r w:rsidRPr="00B41280">
              <w:rPr>
                <w:rFonts w:cs="Times New Roman"/>
                <w:sz w:val="22"/>
                <w:szCs w:val="22"/>
              </w:rPr>
              <w:t>LRT = likelihood ratio test</w:t>
            </w:r>
            <w:r w:rsidR="00A62575" w:rsidRPr="00B41280">
              <w:rPr>
                <w:rFonts w:cs="Times New Roman"/>
                <w:sz w:val="22"/>
                <w:szCs w:val="22"/>
              </w:rPr>
              <w:t xml:space="preserve">. </w:t>
            </w:r>
            <w:r w:rsidRPr="00B41280">
              <w:rPr>
                <w:rFonts w:cs="Times New Roman"/>
                <w:sz w:val="22"/>
                <w:szCs w:val="22"/>
              </w:rPr>
              <w:t xml:space="preserve">*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0B7E12E4" w14:textId="77777777" w:rsidR="00200323" w:rsidRPr="00924391" w:rsidRDefault="00200323" w:rsidP="00200323">
      <w:pPr>
        <w:pStyle w:val="Heading3"/>
        <w:rPr>
          <w:sz w:val="20"/>
          <w:szCs w:val="20"/>
        </w:rPr>
      </w:pPr>
      <w:bookmarkStart w:id="317" w:name="table-7"/>
      <w:r w:rsidRPr="00924391">
        <w:rPr>
          <w:sz w:val="20"/>
          <w:szCs w:val="20"/>
        </w:rPr>
        <w:lastRenderedPageBreak/>
        <w:t>Table 7</w:t>
      </w:r>
      <w:bookmarkEnd w:id="317"/>
    </w:p>
    <w:p w14:paraId="7EA75CC3" w14:textId="77777777" w:rsidR="00200323" w:rsidRPr="00924391" w:rsidRDefault="00200323" w:rsidP="00200323">
      <w:pPr>
        <w:pStyle w:val="Heading4"/>
        <w:rPr>
          <w:sz w:val="20"/>
          <w:szCs w:val="20"/>
        </w:rPr>
      </w:pPr>
      <w:bookmarkStart w:id="318" w:name="X056096a1b40ee049a718929b430f95de6403714"/>
      <w:r w:rsidRPr="00924391">
        <w:rPr>
          <w:sz w:val="20"/>
          <w:szCs w:val="20"/>
        </w:rPr>
        <w:t>Moderating Effects of Feedback on Pre to Post Treatment Change</w:t>
      </w:r>
      <w:bookmarkEnd w:id="318"/>
    </w:p>
    <w:tbl>
      <w:tblPr>
        <w:tblStyle w:val="Table"/>
        <w:tblW w:w="5313" w:type="pct"/>
        <w:tblLook w:val="07E0" w:firstRow="1" w:lastRow="1" w:firstColumn="1" w:lastColumn="1" w:noHBand="1" w:noVBand="1"/>
      </w:tblPr>
      <w:tblGrid>
        <w:gridCol w:w="2343"/>
        <w:gridCol w:w="1485"/>
        <w:gridCol w:w="1394"/>
        <w:gridCol w:w="1347"/>
        <w:gridCol w:w="1440"/>
        <w:gridCol w:w="1410"/>
        <w:gridCol w:w="1383"/>
        <w:gridCol w:w="1438"/>
        <w:gridCol w:w="1531"/>
      </w:tblGrid>
      <w:tr w:rsidR="00924391" w14:paraId="1DD0FE8D" w14:textId="77777777" w:rsidTr="00924391">
        <w:tc>
          <w:tcPr>
            <w:tcW w:w="851" w:type="pct"/>
            <w:tcBorders>
              <w:top w:val="single" w:sz="4" w:space="0" w:color="auto"/>
              <w:bottom w:val="single" w:sz="2" w:space="0" w:color="auto"/>
            </w:tcBorders>
            <w:vAlign w:val="bottom"/>
          </w:tcPr>
          <w:p w14:paraId="759E9DEC" w14:textId="77777777" w:rsidR="00200323" w:rsidRDefault="00200323" w:rsidP="00123E23"/>
        </w:tc>
        <w:tc>
          <w:tcPr>
            <w:tcW w:w="539" w:type="pct"/>
            <w:tcBorders>
              <w:top w:val="single" w:sz="4" w:space="0" w:color="auto"/>
              <w:bottom w:val="single" w:sz="2" w:space="0" w:color="auto"/>
            </w:tcBorders>
            <w:vAlign w:val="bottom"/>
          </w:tcPr>
          <w:p w14:paraId="611D54F4" w14:textId="77777777" w:rsidR="00200323" w:rsidRDefault="00200323" w:rsidP="00123E23">
            <w:pPr>
              <w:pStyle w:val="Compact"/>
            </w:pPr>
            <w:r>
              <w:t>Depression</w:t>
            </w:r>
          </w:p>
        </w:tc>
        <w:tc>
          <w:tcPr>
            <w:tcW w:w="506" w:type="pct"/>
            <w:tcBorders>
              <w:top w:val="single" w:sz="4" w:space="0" w:color="auto"/>
              <w:bottom w:val="single" w:sz="2" w:space="0" w:color="auto"/>
            </w:tcBorders>
            <w:vAlign w:val="bottom"/>
          </w:tcPr>
          <w:p w14:paraId="3D50F5F9" w14:textId="77777777" w:rsidR="00200323" w:rsidRDefault="00200323" w:rsidP="00123E23">
            <w:pPr>
              <w:pStyle w:val="Compact"/>
            </w:pPr>
            <w:r>
              <w:t>Generalized Anxiety</w:t>
            </w:r>
          </w:p>
        </w:tc>
        <w:tc>
          <w:tcPr>
            <w:tcW w:w="489" w:type="pct"/>
            <w:tcBorders>
              <w:top w:val="single" w:sz="4" w:space="0" w:color="auto"/>
              <w:bottom w:val="single" w:sz="2" w:space="0" w:color="auto"/>
            </w:tcBorders>
            <w:vAlign w:val="bottom"/>
          </w:tcPr>
          <w:p w14:paraId="65F9296C" w14:textId="77777777" w:rsidR="00200323" w:rsidRDefault="00200323" w:rsidP="00123E23">
            <w:pPr>
              <w:pStyle w:val="Compact"/>
            </w:pPr>
            <w:r>
              <w:t>Social Anxiety</w:t>
            </w:r>
          </w:p>
        </w:tc>
        <w:tc>
          <w:tcPr>
            <w:tcW w:w="523" w:type="pct"/>
            <w:tcBorders>
              <w:top w:val="single" w:sz="4" w:space="0" w:color="auto"/>
              <w:bottom w:val="single" w:sz="2" w:space="0" w:color="auto"/>
            </w:tcBorders>
            <w:vAlign w:val="bottom"/>
          </w:tcPr>
          <w:p w14:paraId="22B6F784" w14:textId="77777777" w:rsidR="00200323" w:rsidRDefault="00200323" w:rsidP="00123E23">
            <w:pPr>
              <w:pStyle w:val="Compact"/>
            </w:pPr>
            <w:r>
              <w:t>Academic Distress</w:t>
            </w:r>
          </w:p>
        </w:tc>
        <w:tc>
          <w:tcPr>
            <w:tcW w:w="512" w:type="pct"/>
            <w:tcBorders>
              <w:top w:val="single" w:sz="4" w:space="0" w:color="auto"/>
              <w:bottom w:val="single" w:sz="2" w:space="0" w:color="auto"/>
            </w:tcBorders>
            <w:vAlign w:val="bottom"/>
          </w:tcPr>
          <w:p w14:paraId="60425047" w14:textId="77777777" w:rsidR="00200323" w:rsidRDefault="00200323" w:rsidP="00123E23">
            <w:pPr>
              <w:pStyle w:val="Compact"/>
            </w:pPr>
            <w:r>
              <w:t>Eating Concerns</w:t>
            </w:r>
          </w:p>
        </w:tc>
        <w:tc>
          <w:tcPr>
            <w:tcW w:w="502" w:type="pct"/>
            <w:tcBorders>
              <w:top w:val="single" w:sz="4" w:space="0" w:color="auto"/>
              <w:bottom w:val="single" w:sz="2" w:space="0" w:color="auto"/>
            </w:tcBorders>
            <w:vAlign w:val="bottom"/>
          </w:tcPr>
          <w:p w14:paraId="6B0E9F03" w14:textId="77777777" w:rsidR="00200323" w:rsidRDefault="00200323" w:rsidP="00123E23">
            <w:pPr>
              <w:pStyle w:val="Compact"/>
            </w:pPr>
            <w:r>
              <w:t>Hostility</w:t>
            </w:r>
          </w:p>
        </w:tc>
        <w:tc>
          <w:tcPr>
            <w:tcW w:w="522" w:type="pct"/>
            <w:tcBorders>
              <w:top w:val="single" w:sz="4" w:space="0" w:color="auto"/>
              <w:bottom w:val="single" w:sz="2" w:space="0" w:color="auto"/>
            </w:tcBorders>
            <w:vAlign w:val="bottom"/>
          </w:tcPr>
          <w:p w14:paraId="2AF73385" w14:textId="77777777" w:rsidR="00200323" w:rsidRDefault="00200323" w:rsidP="00123E23">
            <w:pPr>
              <w:pStyle w:val="Compact"/>
            </w:pPr>
            <w:r>
              <w:t>Alcohol Use</w:t>
            </w:r>
          </w:p>
        </w:tc>
        <w:tc>
          <w:tcPr>
            <w:tcW w:w="556" w:type="pct"/>
            <w:tcBorders>
              <w:top w:val="single" w:sz="4" w:space="0" w:color="auto"/>
              <w:bottom w:val="single" w:sz="2" w:space="0" w:color="auto"/>
            </w:tcBorders>
            <w:vAlign w:val="bottom"/>
          </w:tcPr>
          <w:p w14:paraId="688051DA" w14:textId="77777777" w:rsidR="00200323" w:rsidRDefault="00200323" w:rsidP="00123E23">
            <w:pPr>
              <w:pStyle w:val="Compact"/>
            </w:pPr>
            <w:r>
              <w:t>Distress Index</w:t>
            </w:r>
          </w:p>
        </w:tc>
      </w:tr>
      <w:tr w:rsidR="00924391" w14:paraId="2DD95320" w14:textId="77777777" w:rsidTr="00924391">
        <w:tc>
          <w:tcPr>
            <w:tcW w:w="851" w:type="pct"/>
            <w:tcBorders>
              <w:top w:val="single" w:sz="2" w:space="0" w:color="auto"/>
            </w:tcBorders>
          </w:tcPr>
          <w:p w14:paraId="75C21F57" w14:textId="77777777" w:rsidR="00200323" w:rsidRDefault="00200323" w:rsidP="00123E23">
            <w:pPr>
              <w:pStyle w:val="Compact"/>
            </w:pPr>
            <w:r>
              <w:t>Intercept</w:t>
            </w:r>
          </w:p>
        </w:tc>
        <w:tc>
          <w:tcPr>
            <w:tcW w:w="539" w:type="pct"/>
            <w:tcBorders>
              <w:top w:val="single" w:sz="2" w:space="0" w:color="auto"/>
            </w:tcBorders>
          </w:tcPr>
          <w:p w14:paraId="33394EAF" w14:textId="77777777" w:rsidR="00200323" w:rsidRDefault="00200323" w:rsidP="00123E23">
            <w:pPr>
              <w:pStyle w:val="Compact"/>
            </w:pPr>
            <w:r>
              <w:t>-0.08** (0.02)</w:t>
            </w:r>
          </w:p>
        </w:tc>
        <w:tc>
          <w:tcPr>
            <w:tcW w:w="506" w:type="pct"/>
            <w:tcBorders>
              <w:top w:val="single" w:sz="2" w:space="0" w:color="auto"/>
            </w:tcBorders>
          </w:tcPr>
          <w:p w14:paraId="388C4FA4" w14:textId="77777777" w:rsidR="00200323" w:rsidRDefault="00200323" w:rsidP="00123E23">
            <w:pPr>
              <w:pStyle w:val="Compact"/>
            </w:pPr>
            <w:r>
              <w:t>-0.07** (0.02)</w:t>
            </w:r>
          </w:p>
        </w:tc>
        <w:tc>
          <w:tcPr>
            <w:tcW w:w="489" w:type="pct"/>
            <w:tcBorders>
              <w:top w:val="single" w:sz="2" w:space="0" w:color="auto"/>
            </w:tcBorders>
          </w:tcPr>
          <w:p w14:paraId="79D805AA" w14:textId="77777777" w:rsidR="00200323" w:rsidRDefault="00200323" w:rsidP="00123E23">
            <w:pPr>
              <w:pStyle w:val="Compact"/>
            </w:pPr>
            <w:r>
              <w:t>-0.05* (0.02)</w:t>
            </w:r>
          </w:p>
        </w:tc>
        <w:tc>
          <w:tcPr>
            <w:tcW w:w="523" w:type="pct"/>
            <w:tcBorders>
              <w:top w:val="single" w:sz="2" w:space="0" w:color="auto"/>
            </w:tcBorders>
          </w:tcPr>
          <w:p w14:paraId="6F5E48B6" w14:textId="77777777" w:rsidR="00200323" w:rsidRDefault="00200323" w:rsidP="00123E23">
            <w:pPr>
              <w:pStyle w:val="Compact"/>
            </w:pPr>
            <w:r>
              <w:t>-0.06** (0.02)</w:t>
            </w:r>
          </w:p>
        </w:tc>
        <w:tc>
          <w:tcPr>
            <w:tcW w:w="512" w:type="pct"/>
            <w:tcBorders>
              <w:top w:val="single" w:sz="2" w:space="0" w:color="auto"/>
            </w:tcBorders>
          </w:tcPr>
          <w:p w14:paraId="0F1854FF" w14:textId="77777777" w:rsidR="00200323" w:rsidRDefault="00200323" w:rsidP="00123E23">
            <w:pPr>
              <w:pStyle w:val="Compact"/>
            </w:pPr>
            <w:r>
              <w:t>-0.04** (0.01)</w:t>
            </w:r>
          </w:p>
        </w:tc>
        <w:tc>
          <w:tcPr>
            <w:tcW w:w="502" w:type="pct"/>
            <w:tcBorders>
              <w:top w:val="single" w:sz="2" w:space="0" w:color="auto"/>
            </w:tcBorders>
          </w:tcPr>
          <w:p w14:paraId="33817D40" w14:textId="77777777" w:rsidR="00200323" w:rsidRDefault="00200323" w:rsidP="00123E23">
            <w:pPr>
              <w:pStyle w:val="Compact"/>
            </w:pPr>
            <w:r>
              <w:t>-0.06** (0.02)</w:t>
            </w:r>
          </w:p>
        </w:tc>
        <w:tc>
          <w:tcPr>
            <w:tcW w:w="522" w:type="pct"/>
            <w:tcBorders>
              <w:top w:val="single" w:sz="2" w:space="0" w:color="auto"/>
            </w:tcBorders>
          </w:tcPr>
          <w:p w14:paraId="09AEC616" w14:textId="77777777" w:rsidR="00200323" w:rsidRDefault="00200323" w:rsidP="00123E23">
            <w:pPr>
              <w:pStyle w:val="Compact"/>
            </w:pPr>
            <w:r>
              <w:t>-0.06** (0.02)</w:t>
            </w:r>
          </w:p>
        </w:tc>
        <w:tc>
          <w:tcPr>
            <w:tcW w:w="556" w:type="pct"/>
            <w:tcBorders>
              <w:top w:val="single" w:sz="2" w:space="0" w:color="auto"/>
            </w:tcBorders>
          </w:tcPr>
          <w:p w14:paraId="10F1F88F" w14:textId="77777777" w:rsidR="00200323" w:rsidRDefault="00200323" w:rsidP="00123E23">
            <w:pPr>
              <w:pStyle w:val="Compact"/>
            </w:pPr>
            <w:r>
              <w:t>-0.09** (0.02)</w:t>
            </w:r>
          </w:p>
        </w:tc>
      </w:tr>
      <w:tr w:rsidR="00924391" w14:paraId="6E18FF8A" w14:textId="77777777" w:rsidTr="00924391">
        <w:tc>
          <w:tcPr>
            <w:tcW w:w="851" w:type="pct"/>
          </w:tcPr>
          <w:p w14:paraId="0556CFEA" w14:textId="77777777" w:rsidR="00200323" w:rsidRDefault="00200323" w:rsidP="00123E23">
            <w:pPr>
              <w:pStyle w:val="Compact"/>
            </w:pPr>
            <w:r>
              <w:t>Feedback</w:t>
            </w:r>
          </w:p>
        </w:tc>
        <w:tc>
          <w:tcPr>
            <w:tcW w:w="539" w:type="pct"/>
          </w:tcPr>
          <w:p w14:paraId="6E72FCF3" w14:textId="77777777" w:rsidR="00200323" w:rsidRDefault="00200323" w:rsidP="00123E23">
            <w:pPr>
              <w:pStyle w:val="Compact"/>
            </w:pPr>
            <w:r>
              <w:t>-0.02** (0.01)</w:t>
            </w:r>
          </w:p>
        </w:tc>
        <w:tc>
          <w:tcPr>
            <w:tcW w:w="506" w:type="pct"/>
          </w:tcPr>
          <w:p w14:paraId="4C5EF847" w14:textId="77777777" w:rsidR="00200323" w:rsidRDefault="00200323" w:rsidP="00123E23">
            <w:pPr>
              <w:pStyle w:val="Compact"/>
            </w:pPr>
            <w:r>
              <w:t>-0.02* (0.01)</w:t>
            </w:r>
          </w:p>
        </w:tc>
        <w:tc>
          <w:tcPr>
            <w:tcW w:w="489" w:type="pct"/>
          </w:tcPr>
          <w:p w14:paraId="72679B53" w14:textId="77777777" w:rsidR="00200323" w:rsidRDefault="00200323" w:rsidP="00123E23">
            <w:pPr>
              <w:pStyle w:val="Compact"/>
            </w:pPr>
            <w:r>
              <w:t>0.00 (0)</w:t>
            </w:r>
          </w:p>
        </w:tc>
        <w:tc>
          <w:tcPr>
            <w:tcW w:w="523" w:type="pct"/>
          </w:tcPr>
          <w:p w14:paraId="0BBEAFB3" w14:textId="77777777" w:rsidR="00200323" w:rsidRDefault="00200323" w:rsidP="00123E23">
            <w:pPr>
              <w:pStyle w:val="Compact"/>
            </w:pPr>
            <w:r>
              <w:t>-0.01 (0)</w:t>
            </w:r>
          </w:p>
        </w:tc>
        <w:tc>
          <w:tcPr>
            <w:tcW w:w="512" w:type="pct"/>
          </w:tcPr>
          <w:p w14:paraId="2D6712E9" w14:textId="77777777" w:rsidR="00200323" w:rsidRDefault="00200323" w:rsidP="00123E23">
            <w:pPr>
              <w:pStyle w:val="Compact"/>
            </w:pPr>
            <w:r>
              <w:t>0.01 (0)</w:t>
            </w:r>
          </w:p>
        </w:tc>
        <w:tc>
          <w:tcPr>
            <w:tcW w:w="502" w:type="pct"/>
          </w:tcPr>
          <w:p w14:paraId="664D46EA" w14:textId="77777777" w:rsidR="00200323" w:rsidRDefault="00200323" w:rsidP="00123E23">
            <w:pPr>
              <w:pStyle w:val="Compact"/>
            </w:pPr>
            <w:r>
              <w:t>0.01 (0)</w:t>
            </w:r>
          </w:p>
        </w:tc>
        <w:tc>
          <w:tcPr>
            <w:tcW w:w="522" w:type="pct"/>
          </w:tcPr>
          <w:p w14:paraId="3DA669C8" w14:textId="77777777" w:rsidR="00200323" w:rsidRDefault="00200323" w:rsidP="00123E23">
            <w:pPr>
              <w:pStyle w:val="Compact"/>
            </w:pPr>
            <w:r>
              <w:t>0.01 (0.01)</w:t>
            </w:r>
          </w:p>
        </w:tc>
        <w:tc>
          <w:tcPr>
            <w:tcW w:w="556" w:type="pct"/>
          </w:tcPr>
          <w:p w14:paraId="3434F147" w14:textId="77777777" w:rsidR="00200323" w:rsidRDefault="00200323" w:rsidP="00123E23">
            <w:pPr>
              <w:pStyle w:val="Compact"/>
            </w:pPr>
            <w:r>
              <w:t>-0.02* (0.01)</w:t>
            </w:r>
          </w:p>
        </w:tc>
      </w:tr>
      <w:tr w:rsidR="00924391" w14:paraId="67DC4AD0" w14:textId="77777777" w:rsidTr="00924391">
        <w:tc>
          <w:tcPr>
            <w:tcW w:w="851" w:type="pct"/>
          </w:tcPr>
          <w:p w14:paraId="50104DAA" w14:textId="77777777" w:rsidR="00200323" w:rsidRDefault="00200323" w:rsidP="00123E23">
            <w:pPr>
              <w:pStyle w:val="Compact"/>
            </w:pPr>
            <w:r>
              <w:t>Off track</w:t>
            </w:r>
          </w:p>
        </w:tc>
        <w:tc>
          <w:tcPr>
            <w:tcW w:w="539" w:type="pct"/>
          </w:tcPr>
          <w:p w14:paraId="1C804867" w14:textId="77777777" w:rsidR="00200323" w:rsidRDefault="00200323" w:rsidP="00123E23">
            <w:pPr>
              <w:pStyle w:val="Compact"/>
            </w:pPr>
            <w:r>
              <w:t>-0.35** (0)</w:t>
            </w:r>
          </w:p>
        </w:tc>
        <w:tc>
          <w:tcPr>
            <w:tcW w:w="506" w:type="pct"/>
          </w:tcPr>
          <w:p w14:paraId="00666280" w14:textId="77777777" w:rsidR="00200323" w:rsidRDefault="00200323" w:rsidP="00123E23">
            <w:pPr>
              <w:pStyle w:val="Compact"/>
            </w:pPr>
            <w:r>
              <w:t>-0.39** (0)</w:t>
            </w:r>
          </w:p>
        </w:tc>
        <w:tc>
          <w:tcPr>
            <w:tcW w:w="489" w:type="pct"/>
          </w:tcPr>
          <w:p w14:paraId="72DD7C1F" w14:textId="77777777" w:rsidR="00200323" w:rsidRDefault="00200323" w:rsidP="00123E23">
            <w:pPr>
              <w:pStyle w:val="Compact"/>
            </w:pPr>
            <w:r>
              <w:t>-0.41** (0)</w:t>
            </w:r>
          </w:p>
        </w:tc>
        <w:tc>
          <w:tcPr>
            <w:tcW w:w="523" w:type="pct"/>
          </w:tcPr>
          <w:p w14:paraId="35EFB73C" w14:textId="77777777" w:rsidR="00200323" w:rsidRDefault="00200323" w:rsidP="00123E23">
            <w:pPr>
              <w:pStyle w:val="Compact"/>
            </w:pPr>
            <w:r>
              <w:t>-0.44** (0)</w:t>
            </w:r>
          </w:p>
        </w:tc>
        <w:tc>
          <w:tcPr>
            <w:tcW w:w="512" w:type="pct"/>
          </w:tcPr>
          <w:p w14:paraId="48555855" w14:textId="77777777" w:rsidR="00200323" w:rsidRDefault="00200323" w:rsidP="00123E23">
            <w:pPr>
              <w:pStyle w:val="Compact"/>
            </w:pPr>
            <w:r>
              <w:t>-0.44** (0)</w:t>
            </w:r>
          </w:p>
        </w:tc>
        <w:tc>
          <w:tcPr>
            <w:tcW w:w="502" w:type="pct"/>
          </w:tcPr>
          <w:p w14:paraId="0D2A7F10" w14:textId="77777777" w:rsidR="00200323" w:rsidRDefault="00200323" w:rsidP="00123E23">
            <w:pPr>
              <w:pStyle w:val="Compact"/>
            </w:pPr>
            <w:r>
              <w:t>-0.32** (0)</w:t>
            </w:r>
          </w:p>
        </w:tc>
        <w:tc>
          <w:tcPr>
            <w:tcW w:w="522" w:type="pct"/>
          </w:tcPr>
          <w:p w14:paraId="3259358C" w14:textId="77777777" w:rsidR="00200323" w:rsidRDefault="00200323" w:rsidP="00123E23">
            <w:pPr>
              <w:pStyle w:val="Compact"/>
            </w:pPr>
            <w:r>
              <w:t>-0.32** (0)</w:t>
            </w:r>
          </w:p>
        </w:tc>
        <w:tc>
          <w:tcPr>
            <w:tcW w:w="556" w:type="pct"/>
          </w:tcPr>
          <w:p w14:paraId="23680032" w14:textId="77777777" w:rsidR="00200323" w:rsidRDefault="00200323" w:rsidP="00123E23">
            <w:pPr>
              <w:pStyle w:val="Compact"/>
            </w:pPr>
            <w:r>
              <w:t>-0.34** (0)</w:t>
            </w:r>
          </w:p>
        </w:tc>
      </w:tr>
      <w:tr w:rsidR="00924391" w14:paraId="21DA050A" w14:textId="77777777" w:rsidTr="00924391">
        <w:tc>
          <w:tcPr>
            <w:tcW w:w="851" w:type="pct"/>
          </w:tcPr>
          <w:p w14:paraId="092F06CD" w14:textId="77777777" w:rsidR="00200323" w:rsidRDefault="00200323" w:rsidP="00123E23">
            <w:pPr>
              <w:pStyle w:val="Compact"/>
            </w:pPr>
            <w:r>
              <w:t>Client baseline</w:t>
            </w:r>
          </w:p>
        </w:tc>
        <w:tc>
          <w:tcPr>
            <w:tcW w:w="539" w:type="pct"/>
          </w:tcPr>
          <w:p w14:paraId="6C2495E6" w14:textId="77777777" w:rsidR="00200323" w:rsidRDefault="00200323" w:rsidP="00123E23">
            <w:pPr>
              <w:pStyle w:val="Compact"/>
            </w:pPr>
            <w:r>
              <w:t>0.5** (0)</w:t>
            </w:r>
          </w:p>
        </w:tc>
        <w:tc>
          <w:tcPr>
            <w:tcW w:w="506" w:type="pct"/>
          </w:tcPr>
          <w:p w14:paraId="529797EF" w14:textId="77777777" w:rsidR="00200323" w:rsidRDefault="00200323" w:rsidP="00123E23">
            <w:pPr>
              <w:pStyle w:val="Compact"/>
            </w:pPr>
            <w:r>
              <w:t>0.41** (0)</w:t>
            </w:r>
          </w:p>
        </w:tc>
        <w:tc>
          <w:tcPr>
            <w:tcW w:w="489" w:type="pct"/>
          </w:tcPr>
          <w:p w14:paraId="1CAC7D93" w14:textId="77777777" w:rsidR="00200323" w:rsidRDefault="00200323" w:rsidP="00123E23">
            <w:pPr>
              <w:pStyle w:val="Compact"/>
            </w:pPr>
            <w:r>
              <w:t>0.35** (0)</w:t>
            </w:r>
          </w:p>
        </w:tc>
        <w:tc>
          <w:tcPr>
            <w:tcW w:w="523" w:type="pct"/>
          </w:tcPr>
          <w:p w14:paraId="205A2A66" w14:textId="77777777" w:rsidR="00200323" w:rsidRDefault="00200323" w:rsidP="00123E23">
            <w:pPr>
              <w:pStyle w:val="Compact"/>
            </w:pPr>
            <w:r>
              <w:t>0.43** (0)</w:t>
            </w:r>
          </w:p>
        </w:tc>
        <w:tc>
          <w:tcPr>
            <w:tcW w:w="512" w:type="pct"/>
          </w:tcPr>
          <w:p w14:paraId="3E195529" w14:textId="77777777" w:rsidR="00200323" w:rsidRDefault="00200323" w:rsidP="00123E23">
            <w:pPr>
              <w:pStyle w:val="Compact"/>
            </w:pPr>
            <w:r>
              <w:t>0.45** (0)</w:t>
            </w:r>
          </w:p>
        </w:tc>
        <w:tc>
          <w:tcPr>
            <w:tcW w:w="502" w:type="pct"/>
          </w:tcPr>
          <w:p w14:paraId="6CE4D205" w14:textId="77777777" w:rsidR="00200323" w:rsidRDefault="00200323" w:rsidP="00123E23">
            <w:pPr>
              <w:pStyle w:val="Compact"/>
            </w:pPr>
            <w:r>
              <w:t>0.62** (0)</w:t>
            </w:r>
          </w:p>
        </w:tc>
        <w:tc>
          <w:tcPr>
            <w:tcW w:w="522" w:type="pct"/>
          </w:tcPr>
          <w:p w14:paraId="2159F8A3" w14:textId="77777777" w:rsidR="00200323" w:rsidRDefault="00200323" w:rsidP="00123E23">
            <w:pPr>
              <w:pStyle w:val="Compact"/>
            </w:pPr>
            <w:r>
              <w:t>0.66** (0)</w:t>
            </w:r>
          </w:p>
        </w:tc>
        <w:tc>
          <w:tcPr>
            <w:tcW w:w="556" w:type="pct"/>
          </w:tcPr>
          <w:p w14:paraId="13A45192" w14:textId="77777777" w:rsidR="00200323" w:rsidRDefault="00200323" w:rsidP="00123E23">
            <w:pPr>
              <w:pStyle w:val="Compact"/>
            </w:pPr>
            <w:r>
              <w:t>0.41** (0)</w:t>
            </w:r>
          </w:p>
        </w:tc>
      </w:tr>
      <w:tr w:rsidR="00924391" w14:paraId="234B8D45" w14:textId="77777777" w:rsidTr="00924391">
        <w:tc>
          <w:tcPr>
            <w:tcW w:w="851" w:type="pct"/>
          </w:tcPr>
          <w:p w14:paraId="4400108C" w14:textId="77777777" w:rsidR="00200323" w:rsidRDefault="00200323" w:rsidP="00123E23">
            <w:pPr>
              <w:pStyle w:val="Compact"/>
            </w:pPr>
            <w:r>
              <w:t>Center baseline</w:t>
            </w:r>
          </w:p>
        </w:tc>
        <w:tc>
          <w:tcPr>
            <w:tcW w:w="539" w:type="pct"/>
          </w:tcPr>
          <w:p w14:paraId="5187A260" w14:textId="77777777" w:rsidR="00200323" w:rsidRDefault="00200323" w:rsidP="00123E23">
            <w:pPr>
              <w:pStyle w:val="Compact"/>
            </w:pPr>
            <w:r>
              <w:t>-0.03 (0.02)</w:t>
            </w:r>
          </w:p>
        </w:tc>
        <w:tc>
          <w:tcPr>
            <w:tcW w:w="506" w:type="pct"/>
          </w:tcPr>
          <w:p w14:paraId="5B6D1CB5" w14:textId="77777777" w:rsidR="00200323" w:rsidRDefault="00200323" w:rsidP="00123E23">
            <w:pPr>
              <w:pStyle w:val="Compact"/>
            </w:pPr>
            <w:r>
              <w:t>0.02 (0.02)</w:t>
            </w:r>
          </w:p>
        </w:tc>
        <w:tc>
          <w:tcPr>
            <w:tcW w:w="489" w:type="pct"/>
          </w:tcPr>
          <w:p w14:paraId="03F331CF" w14:textId="77777777" w:rsidR="00200323" w:rsidRDefault="00200323" w:rsidP="00123E23">
            <w:pPr>
              <w:pStyle w:val="Compact"/>
            </w:pPr>
            <w:r>
              <w:t>0.01 (0.02)</w:t>
            </w:r>
          </w:p>
        </w:tc>
        <w:tc>
          <w:tcPr>
            <w:tcW w:w="523" w:type="pct"/>
          </w:tcPr>
          <w:p w14:paraId="23CA94D0" w14:textId="77777777" w:rsidR="00200323" w:rsidRDefault="00200323" w:rsidP="00123E23">
            <w:pPr>
              <w:pStyle w:val="Compact"/>
            </w:pPr>
            <w:r>
              <w:t>-0.01 (0.02)</w:t>
            </w:r>
          </w:p>
        </w:tc>
        <w:tc>
          <w:tcPr>
            <w:tcW w:w="512" w:type="pct"/>
          </w:tcPr>
          <w:p w14:paraId="2DBBB566" w14:textId="77777777" w:rsidR="00200323" w:rsidRDefault="00200323" w:rsidP="00123E23">
            <w:pPr>
              <w:pStyle w:val="Compact"/>
            </w:pPr>
            <w:r>
              <w:t>-0.02 (0.01)</w:t>
            </w:r>
          </w:p>
        </w:tc>
        <w:tc>
          <w:tcPr>
            <w:tcW w:w="502" w:type="pct"/>
          </w:tcPr>
          <w:p w14:paraId="152AC89F" w14:textId="77777777" w:rsidR="00200323" w:rsidRDefault="00200323" w:rsidP="00123E23">
            <w:pPr>
              <w:pStyle w:val="Compact"/>
            </w:pPr>
            <w:r>
              <w:t>-0.04 (0.02)</w:t>
            </w:r>
          </w:p>
        </w:tc>
        <w:tc>
          <w:tcPr>
            <w:tcW w:w="522" w:type="pct"/>
          </w:tcPr>
          <w:p w14:paraId="255F48F1" w14:textId="77777777" w:rsidR="00200323" w:rsidRDefault="00200323" w:rsidP="00123E23">
            <w:pPr>
              <w:pStyle w:val="Compact"/>
            </w:pPr>
            <w:r>
              <w:t>-0.03 (0.02)</w:t>
            </w:r>
          </w:p>
        </w:tc>
        <w:tc>
          <w:tcPr>
            <w:tcW w:w="556" w:type="pct"/>
          </w:tcPr>
          <w:p w14:paraId="537DFC79" w14:textId="77777777" w:rsidR="00200323" w:rsidRDefault="00200323" w:rsidP="00123E23">
            <w:pPr>
              <w:pStyle w:val="Compact"/>
            </w:pPr>
            <w:r>
              <w:t>-0.04 (0.02)</w:t>
            </w:r>
          </w:p>
        </w:tc>
      </w:tr>
      <w:tr w:rsidR="00924391" w14:paraId="2B4902F5" w14:textId="77777777" w:rsidTr="00924391">
        <w:tc>
          <w:tcPr>
            <w:tcW w:w="851" w:type="pct"/>
          </w:tcPr>
          <w:p w14:paraId="24774558" w14:textId="77777777" w:rsidR="00200323" w:rsidRDefault="00200323" w:rsidP="00123E23">
            <w:pPr>
              <w:pStyle w:val="Compact"/>
            </w:pPr>
            <w:r>
              <w:t>Client CCAPS frequency</w:t>
            </w:r>
          </w:p>
        </w:tc>
        <w:tc>
          <w:tcPr>
            <w:tcW w:w="539" w:type="pct"/>
          </w:tcPr>
          <w:p w14:paraId="0EABFA11" w14:textId="77777777" w:rsidR="00200323" w:rsidRDefault="00200323" w:rsidP="00123E23">
            <w:pPr>
              <w:pStyle w:val="Compact"/>
            </w:pPr>
            <w:r>
              <w:t>0.07** (0)</w:t>
            </w:r>
          </w:p>
        </w:tc>
        <w:tc>
          <w:tcPr>
            <w:tcW w:w="506" w:type="pct"/>
          </w:tcPr>
          <w:p w14:paraId="76A52162" w14:textId="77777777" w:rsidR="00200323" w:rsidRDefault="00200323" w:rsidP="00123E23">
            <w:pPr>
              <w:pStyle w:val="Compact"/>
            </w:pPr>
            <w:r>
              <w:t>0.07** (0)</w:t>
            </w:r>
          </w:p>
        </w:tc>
        <w:tc>
          <w:tcPr>
            <w:tcW w:w="489" w:type="pct"/>
          </w:tcPr>
          <w:p w14:paraId="37FEAA2F" w14:textId="77777777" w:rsidR="00200323" w:rsidRDefault="00200323" w:rsidP="00123E23">
            <w:pPr>
              <w:pStyle w:val="Compact"/>
            </w:pPr>
            <w:r>
              <w:t>0.07** (0.01)</w:t>
            </w:r>
          </w:p>
        </w:tc>
        <w:tc>
          <w:tcPr>
            <w:tcW w:w="523" w:type="pct"/>
          </w:tcPr>
          <w:p w14:paraId="3FD39109" w14:textId="77777777" w:rsidR="00200323" w:rsidRDefault="00200323" w:rsidP="00123E23">
            <w:pPr>
              <w:pStyle w:val="Compact"/>
            </w:pPr>
            <w:r>
              <w:t>0.06** (0)</w:t>
            </w:r>
          </w:p>
        </w:tc>
        <w:tc>
          <w:tcPr>
            <w:tcW w:w="512" w:type="pct"/>
          </w:tcPr>
          <w:p w14:paraId="326FD672" w14:textId="77777777" w:rsidR="00200323" w:rsidRDefault="00200323" w:rsidP="00123E23">
            <w:pPr>
              <w:pStyle w:val="Compact"/>
            </w:pPr>
            <w:r>
              <w:t>0.05** (0)</w:t>
            </w:r>
          </w:p>
        </w:tc>
        <w:tc>
          <w:tcPr>
            <w:tcW w:w="502" w:type="pct"/>
          </w:tcPr>
          <w:p w14:paraId="07829488" w14:textId="77777777" w:rsidR="00200323" w:rsidRDefault="00200323" w:rsidP="00123E23">
            <w:pPr>
              <w:pStyle w:val="Compact"/>
            </w:pPr>
            <w:r>
              <w:t>0.07** (0)</w:t>
            </w:r>
          </w:p>
        </w:tc>
        <w:tc>
          <w:tcPr>
            <w:tcW w:w="522" w:type="pct"/>
          </w:tcPr>
          <w:p w14:paraId="3788D2F7" w14:textId="77777777" w:rsidR="00200323" w:rsidRDefault="00200323" w:rsidP="00123E23">
            <w:pPr>
              <w:pStyle w:val="Compact"/>
            </w:pPr>
            <w:r>
              <w:t>0.05** (0)</w:t>
            </w:r>
          </w:p>
        </w:tc>
        <w:tc>
          <w:tcPr>
            <w:tcW w:w="556" w:type="pct"/>
          </w:tcPr>
          <w:p w14:paraId="171211FE" w14:textId="77777777" w:rsidR="00200323" w:rsidRDefault="00200323" w:rsidP="00123E23">
            <w:pPr>
              <w:pStyle w:val="Compact"/>
            </w:pPr>
            <w:r>
              <w:t>0.07** (0)</w:t>
            </w:r>
          </w:p>
        </w:tc>
      </w:tr>
      <w:tr w:rsidR="00924391" w14:paraId="41D1C614" w14:textId="77777777" w:rsidTr="00924391">
        <w:tc>
          <w:tcPr>
            <w:tcW w:w="851" w:type="pct"/>
          </w:tcPr>
          <w:p w14:paraId="2B0347FF" w14:textId="77777777" w:rsidR="00200323" w:rsidRDefault="00200323" w:rsidP="00123E23">
            <w:pPr>
              <w:pStyle w:val="Compact"/>
            </w:pPr>
            <w:r>
              <w:t>Center CCAPS frequency</w:t>
            </w:r>
          </w:p>
        </w:tc>
        <w:tc>
          <w:tcPr>
            <w:tcW w:w="539" w:type="pct"/>
          </w:tcPr>
          <w:p w14:paraId="37EDD70E" w14:textId="77777777" w:rsidR="00200323" w:rsidRDefault="00200323" w:rsidP="00123E23">
            <w:pPr>
              <w:pStyle w:val="Compact"/>
            </w:pPr>
            <w:r>
              <w:t>0.00 (0.02)</w:t>
            </w:r>
          </w:p>
        </w:tc>
        <w:tc>
          <w:tcPr>
            <w:tcW w:w="506" w:type="pct"/>
          </w:tcPr>
          <w:p w14:paraId="3A60109F" w14:textId="77777777" w:rsidR="00200323" w:rsidRDefault="00200323" w:rsidP="00123E23">
            <w:pPr>
              <w:pStyle w:val="Compact"/>
            </w:pPr>
            <w:r>
              <w:t>0.01 (0.02)</w:t>
            </w:r>
          </w:p>
        </w:tc>
        <w:tc>
          <w:tcPr>
            <w:tcW w:w="489" w:type="pct"/>
          </w:tcPr>
          <w:p w14:paraId="126A8A1E" w14:textId="77777777" w:rsidR="00200323" w:rsidRDefault="00200323" w:rsidP="00123E23">
            <w:pPr>
              <w:pStyle w:val="Compact"/>
            </w:pPr>
            <w:r>
              <w:t>-0.01 (0.02)</w:t>
            </w:r>
          </w:p>
        </w:tc>
        <w:tc>
          <w:tcPr>
            <w:tcW w:w="523" w:type="pct"/>
          </w:tcPr>
          <w:p w14:paraId="1C415906" w14:textId="77777777" w:rsidR="00200323" w:rsidRDefault="00200323" w:rsidP="00123E23">
            <w:pPr>
              <w:pStyle w:val="Compact"/>
            </w:pPr>
            <w:r>
              <w:t>-0.01 (0.02)</w:t>
            </w:r>
          </w:p>
        </w:tc>
        <w:tc>
          <w:tcPr>
            <w:tcW w:w="512" w:type="pct"/>
          </w:tcPr>
          <w:p w14:paraId="1200F088" w14:textId="77777777" w:rsidR="00200323" w:rsidRDefault="00200323" w:rsidP="00123E23">
            <w:pPr>
              <w:pStyle w:val="Compact"/>
            </w:pPr>
            <w:r>
              <w:t>0.01 (0.01)</w:t>
            </w:r>
          </w:p>
        </w:tc>
        <w:tc>
          <w:tcPr>
            <w:tcW w:w="502" w:type="pct"/>
          </w:tcPr>
          <w:p w14:paraId="49185178" w14:textId="77777777" w:rsidR="00200323" w:rsidRDefault="00200323" w:rsidP="00123E23">
            <w:pPr>
              <w:pStyle w:val="Compact"/>
            </w:pPr>
            <w:r>
              <w:t>0.02 (0.02)</w:t>
            </w:r>
          </w:p>
        </w:tc>
        <w:tc>
          <w:tcPr>
            <w:tcW w:w="522" w:type="pct"/>
          </w:tcPr>
          <w:p w14:paraId="44FA4E0C" w14:textId="77777777" w:rsidR="00200323" w:rsidRDefault="00200323" w:rsidP="00123E23">
            <w:pPr>
              <w:pStyle w:val="Compact"/>
            </w:pPr>
            <w:r>
              <w:t>0.00 (0.02)</w:t>
            </w:r>
          </w:p>
        </w:tc>
        <w:tc>
          <w:tcPr>
            <w:tcW w:w="556" w:type="pct"/>
          </w:tcPr>
          <w:p w14:paraId="5190F9F3" w14:textId="77777777" w:rsidR="00200323" w:rsidRDefault="00200323" w:rsidP="00123E23">
            <w:pPr>
              <w:pStyle w:val="Compact"/>
            </w:pPr>
            <w:r>
              <w:t>0.00 (0.02)</w:t>
            </w:r>
          </w:p>
        </w:tc>
      </w:tr>
      <w:tr w:rsidR="00924391" w14:paraId="47E2D834" w14:textId="77777777" w:rsidTr="00924391">
        <w:tc>
          <w:tcPr>
            <w:tcW w:w="851" w:type="pct"/>
          </w:tcPr>
          <w:p w14:paraId="27A8CF33" w14:textId="77777777" w:rsidR="00200323" w:rsidRDefault="00200323" w:rsidP="00123E23">
            <w:pPr>
              <w:pStyle w:val="Compact"/>
            </w:pPr>
            <w:r>
              <w:t>Client Appointment N</w:t>
            </w:r>
          </w:p>
        </w:tc>
        <w:tc>
          <w:tcPr>
            <w:tcW w:w="539" w:type="pct"/>
          </w:tcPr>
          <w:p w14:paraId="12219A84" w14:textId="77777777" w:rsidR="00200323" w:rsidRDefault="00200323" w:rsidP="00123E23">
            <w:pPr>
              <w:pStyle w:val="Compact"/>
            </w:pPr>
            <w:r>
              <w:t>0.1** (0)</w:t>
            </w:r>
          </w:p>
        </w:tc>
        <w:tc>
          <w:tcPr>
            <w:tcW w:w="506" w:type="pct"/>
          </w:tcPr>
          <w:p w14:paraId="2E317C44" w14:textId="77777777" w:rsidR="00200323" w:rsidRDefault="00200323" w:rsidP="00123E23">
            <w:pPr>
              <w:pStyle w:val="Compact"/>
            </w:pPr>
            <w:r>
              <w:t>0.1** (0)</w:t>
            </w:r>
          </w:p>
        </w:tc>
        <w:tc>
          <w:tcPr>
            <w:tcW w:w="489" w:type="pct"/>
          </w:tcPr>
          <w:p w14:paraId="3B790D07" w14:textId="77777777" w:rsidR="00200323" w:rsidRDefault="00200323" w:rsidP="00123E23">
            <w:pPr>
              <w:pStyle w:val="Compact"/>
            </w:pPr>
            <w:r>
              <w:t>0.1** (0)</w:t>
            </w:r>
          </w:p>
        </w:tc>
        <w:tc>
          <w:tcPr>
            <w:tcW w:w="523" w:type="pct"/>
          </w:tcPr>
          <w:p w14:paraId="2DF59498" w14:textId="77777777" w:rsidR="00200323" w:rsidRDefault="00200323" w:rsidP="00123E23">
            <w:pPr>
              <w:pStyle w:val="Compact"/>
            </w:pPr>
            <w:r>
              <w:t>0.09** (0)</w:t>
            </w:r>
          </w:p>
        </w:tc>
        <w:tc>
          <w:tcPr>
            <w:tcW w:w="512" w:type="pct"/>
          </w:tcPr>
          <w:p w14:paraId="415256E6" w14:textId="77777777" w:rsidR="00200323" w:rsidRDefault="00200323" w:rsidP="00123E23">
            <w:pPr>
              <w:pStyle w:val="Compact"/>
            </w:pPr>
            <w:r>
              <w:t>0.07** (0)</w:t>
            </w:r>
          </w:p>
        </w:tc>
        <w:tc>
          <w:tcPr>
            <w:tcW w:w="502" w:type="pct"/>
          </w:tcPr>
          <w:p w14:paraId="0EDC7A91" w14:textId="77777777" w:rsidR="00200323" w:rsidRDefault="00200323" w:rsidP="00123E23">
            <w:pPr>
              <w:pStyle w:val="Compact"/>
            </w:pPr>
            <w:r>
              <w:t>0.1** (0)</w:t>
            </w:r>
          </w:p>
        </w:tc>
        <w:tc>
          <w:tcPr>
            <w:tcW w:w="522" w:type="pct"/>
          </w:tcPr>
          <w:p w14:paraId="3B56CB51" w14:textId="77777777" w:rsidR="00200323" w:rsidRDefault="00200323" w:rsidP="00123E23">
            <w:pPr>
              <w:pStyle w:val="Compact"/>
            </w:pPr>
            <w:r>
              <w:t>0.08** (0)</w:t>
            </w:r>
          </w:p>
        </w:tc>
        <w:tc>
          <w:tcPr>
            <w:tcW w:w="556" w:type="pct"/>
          </w:tcPr>
          <w:p w14:paraId="0BC2B693" w14:textId="77777777" w:rsidR="00200323" w:rsidRDefault="00200323" w:rsidP="00123E23">
            <w:pPr>
              <w:pStyle w:val="Compact"/>
            </w:pPr>
            <w:r>
              <w:t>0.11** (0)</w:t>
            </w:r>
          </w:p>
        </w:tc>
      </w:tr>
      <w:tr w:rsidR="00924391" w14:paraId="7242D8A3" w14:textId="77777777" w:rsidTr="00924391">
        <w:tc>
          <w:tcPr>
            <w:tcW w:w="851" w:type="pct"/>
          </w:tcPr>
          <w:p w14:paraId="648D2292" w14:textId="77777777" w:rsidR="00200323" w:rsidRDefault="00200323" w:rsidP="00123E23">
            <w:pPr>
              <w:pStyle w:val="Compact"/>
            </w:pPr>
            <w:r>
              <w:t>Center Appointment N</w:t>
            </w:r>
          </w:p>
        </w:tc>
        <w:tc>
          <w:tcPr>
            <w:tcW w:w="539" w:type="pct"/>
          </w:tcPr>
          <w:p w14:paraId="15743985" w14:textId="77777777" w:rsidR="00200323" w:rsidRDefault="00200323" w:rsidP="00123E23">
            <w:pPr>
              <w:pStyle w:val="Compact"/>
            </w:pPr>
            <w:r>
              <w:t>-0.03 (0.02)</w:t>
            </w:r>
          </w:p>
        </w:tc>
        <w:tc>
          <w:tcPr>
            <w:tcW w:w="506" w:type="pct"/>
          </w:tcPr>
          <w:p w14:paraId="26CF6E2C" w14:textId="77777777" w:rsidR="00200323" w:rsidRDefault="00200323" w:rsidP="00123E23">
            <w:pPr>
              <w:pStyle w:val="Compact"/>
            </w:pPr>
            <w:r>
              <w:t>-0.02 (0.02)</w:t>
            </w:r>
          </w:p>
        </w:tc>
        <w:tc>
          <w:tcPr>
            <w:tcW w:w="489" w:type="pct"/>
          </w:tcPr>
          <w:p w14:paraId="7EC25311" w14:textId="77777777" w:rsidR="00200323" w:rsidRDefault="00200323" w:rsidP="00123E23">
            <w:pPr>
              <w:pStyle w:val="Compact"/>
            </w:pPr>
            <w:r>
              <w:t>0.00 (0.02)</w:t>
            </w:r>
          </w:p>
        </w:tc>
        <w:tc>
          <w:tcPr>
            <w:tcW w:w="523" w:type="pct"/>
          </w:tcPr>
          <w:p w14:paraId="7FF99F25" w14:textId="77777777" w:rsidR="00200323" w:rsidRDefault="00200323" w:rsidP="00123E23">
            <w:pPr>
              <w:pStyle w:val="Compact"/>
            </w:pPr>
            <w:r>
              <w:t>-0.02 (0.02)</w:t>
            </w:r>
          </w:p>
        </w:tc>
        <w:tc>
          <w:tcPr>
            <w:tcW w:w="512" w:type="pct"/>
          </w:tcPr>
          <w:p w14:paraId="265B44E8" w14:textId="77777777" w:rsidR="00200323" w:rsidRDefault="00200323" w:rsidP="00123E23">
            <w:pPr>
              <w:pStyle w:val="Compact"/>
            </w:pPr>
            <w:r>
              <w:t>0.00 (0.01)</w:t>
            </w:r>
          </w:p>
        </w:tc>
        <w:tc>
          <w:tcPr>
            <w:tcW w:w="502" w:type="pct"/>
          </w:tcPr>
          <w:p w14:paraId="166F3281" w14:textId="77777777" w:rsidR="00200323" w:rsidRDefault="00200323" w:rsidP="00123E23">
            <w:pPr>
              <w:pStyle w:val="Compact"/>
            </w:pPr>
            <w:r>
              <w:t>-0.05* (0.02)</w:t>
            </w:r>
          </w:p>
        </w:tc>
        <w:tc>
          <w:tcPr>
            <w:tcW w:w="522" w:type="pct"/>
          </w:tcPr>
          <w:p w14:paraId="42F13782" w14:textId="77777777" w:rsidR="00200323" w:rsidRDefault="00200323" w:rsidP="00123E23">
            <w:pPr>
              <w:pStyle w:val="Compact"/>
            </w:pPr>
            <w:r>
              <w:t>-0.03 (0.02)</w:t>
            </w:r>
          </w:p>
        </w:tc>
        <w:tc>
          <w:tcPr>
            <w:tcW w:w="556" w:type="pct"/>
          </w:tcPr>
          <w:p w14:paraId="3AEB5C5B" w14:textId="77777777" w:rsidR="00200323" w:rsidRDefault="00200323" w:rsidP="00123E23">
            <w:pPr>
              <w:pStyle w:val="Compact"/>
            </w:pPr>
            <w:r>
              <w:t>-0.04 (0.02)</w:t>
            </w:r>
          </w:p>
        </w:tc>
      </w:tr>
      <w:tr w:rsidR="00924391" w14:paraId="4D8D96A3" w14:textId="77777777" w:rsidTr="00924391">
        <w:tc>
          <w:tcPr>
            <w:tcW w:w="851" w:type="pct"/>
          </w:tcPr>
          <w:p w14:paraId="097DCD4B" w14:textId="77777777" w:rsidR="00200323" w:rsidRDefault="00200323" w:rsidP="00123E23">
            <w:pPr>
              <w:pStyle w:val="Compact"/>
            </w:pPr>
            <w:r>
              <w:t>Hospitalization</w:t>
            </w:r>
          </w:p>
        </w:tc>
        <w:tc>
          <w:tcPr>
            <w:tcW w:w="539" w:type="pct"/>
          </w:tcPr>
          <w:p w14:paraId="3A397543" w14:textId="77777777" w:rsidR="00200323" w:rsidRDefault="00200323" w:rsidP="00123E23">
            <w:pPr>
              <w:pStyle w:val="Compact"/>
            </w:pPr>
            <w:r>
              <w:t>-0.03** (0)</w:t>
            </w:r>
          </w:p>
        </w:tc>
        <w:tc>
          <w:tcPr>
            <w:tcW w:w="506" w:type="pct"/>
          </w:tcPr>
          <w:p w14:paraId="49545BF6" w14:textId="77777777" w:rsidR="00200323" w:rsidRDefault="00200323" w:rsidP="00123E23">
            <w:pPr>
              <w:pStyle w:val="Compact"/>
            </w:pPr>
            <w:r>
              <w:t>-0.03** (0)</w:t>
            </w:r>
          </w:p>
        </w:tc>
        <w:tc>
          <w:tcPr>
            <w:tcW w:w="489" w:type="pct"/>
          </w:tcPr>
          <w:p w14:paraId="4458D74A" w14:textId="77777777" w:rsidR="00200323" w:rsidRDefault="00200323" w:rsidP="00123E23">
            <w:pPr>
              <w:pStyle w:val="Compact"/>
            </w:pPr>
            <w:r>
              <w:t>-0.02** (0)</w:t>
            </w:r>
          </w:p>
        </w:tc>
        <w:tc>
          <w:tcPr>
            <w:tcW w:w="523" w:type="pct"/>
          </w:tcPr>
          <w:p w14:paraId="1F481371" w14:textId="77777777" w:rsidR="00200323" w:rsidRDefault="00200323" w:rsidP="00123E23">
            <w:pPr>
              <w:pStyle w:val="Compact"/>
            </w:pPr>
            <w:r>
              <w:t>-0.02** (0)</w:t>
            </w:r>
          </w:p>
        </w:tc>
        <w:tc>
          <w:tcPr>
            <w:tcW w:w="512" w:type="pct"/>
          </w:tcPr>
          <w:p w14:paraId="2B1E9C8F" w14:textId="77777777" w:rsidR="00200323" w:rsidRDefault="00200323" w:rsidP="00123E23">
            <w:pPr>
              <w:pStyle w:val="Compact"/>
            </w:pPr>
            <w:r>
              <w:t>-0.01 (0)</w:t>
            </w:r>
          </w:p>
        </w:tc>
        <w:tc>
          <w:tcPr>
            <w:tcW w:w="502" w:type="pct"/>
          </w:tcPr>
          <w:p w14:paraId="5068F0DE" w14:textId="77777777" w:rsidR="00200323" w:rsidRDefault="00200323" w:rsidP="00123E23">
            <w:pPr>
              <w:pStyle w:val="Compact"/>
            </w:pPr>
            <w:r>
              <w:t>-0.02** (0)</w:t>
            </w:r>
          </w:p>
        </w:tc>
        <w:tc>
          <w:tcPr>
            <w:tcW w:w="522" w:type="pct"/>
          </w:tcPr>
          <w:p w14:paraId="64ED4319" w14:textId="77777777" w:rsidR="00200323" w:rsidRDefault="00200323" w:rsidP="00123E23">
            <w:pPr>
              <w:pStyle w:val="Compact"/>
            </w:pPr>
            <w:r>
              <w:t>-0.01 (0)</w:t>
            </w:r>
          </w:p>
        </w:tc>
        <w:tc>
          <w:tcPr>
            <w:tcW w:w="556" w:type="pct"/>
          </w:tcPr>
          <w:p w14:paraId="7D33F6BC" w14:textId="77777777" w:rsidR="00200323" w:rsidRDefault="00200323" w:rsidP="00123E23">
            <w:pPr>
              <w:pStyle w:val="Compact"/>
            </w:pPr>
            <w:r>
              <w:t>-0.03** (0)</w:t>
            </w:r>
          </w:p>
        </w:tc>
      </w:tr>
      <w:tr w:rsidR="00924391" w14:paraId="3482B8E2" w14:textId="77777777" w:rsidTr="00924391">
        <w:tc>
          <w:tcPr>
            <w:tcW w:w="851" w:type="pct"/>
          </w:tcPr>
          <w:p w14:paraId="4BD8CD4C" w14:textId="77777777" w:rsidR="00200323" w:rsidRDefault="00200323" w:rsidP="00123E23">
            <w:pPr>
              <w:pStyle w:val="Compact"/>
            </w:pPr>
            <w:r>
              <w:t>Feedback * Off track</w:t>
            </w:r>
          </w:p>
        </w:tc>
        <w:tc>
          <w:tcPr>
            <w:tcW w:w="539" w:type="pct"/>
          </w:tcPr>
          <w:p w14:paraId="5748AD88" w14:textId="77777777" w:rsidR="00200323" w:rsidRDefault="00200323" w:rsidP="00123E23">
            <w:pPr>
              <w:pStyle w:val="Compact"/>
            </w:pPr>
            <w:r>
              <w:t>0.00 (0)</w:t>
            </w:r>
          </w:p>
        </w:tc>
        <w:tc>
          <w:tcPr>
            <w:tcW w:w="506" w:type="pct"/>
          </w:tcPr>
          <w:p w14:paraId="1A361AD7" w14:textId="77777777" w:rsidR="00200323" w:rsidRDefault="00200323" w:rsidP="00123E23">
            <w:pPr>
              <w:pStyle w:val="Compact"/>
            </w:pPr>
            <w:r>
              <w:t>0.00 (0)</w:t>
            </w:r>
          </w:p>
        </w:tc>
        <w:tc>
          <w:tcPr>
            <w:tcW w:w="489" w:type="pct"/>
          </w:tcPr>
          <w:p w14:paraId="28B07B2E" w14:textId="77777777" w:rsidR="00200323" w:rsidRDefault="00200323" w:rsidP="00123E23">
            <w:pPr>
              <w:pStyle w:val="Compact"/>
            </w:pPr>
            <w:r>
              <w:t>0.00 (0)</w:t>
            </w:r>
          </w:p>
        </w:tc>
        <w:tc>
          <w:tcPr>
            <w:tcW w:w="523" w:type="pct"/>
          </w:tcPr>
          <w:p w14:paraId="15725BB8" w14:textId="77777777" w:rsidR="00200323" w:rsidRDefault="00200323" w:rsidP="00123E23">
            <w:pPr>
              <w:pStyle w:val="Compact"/>
            </w:pPr>
            <w:r>
              <w:t>0.01 (0)</w:t>
            </w:r>
          </w:p>
        </w:tc>
        <w:tc>
          <w:tcPr>
            <w:tcW w:w="512" w:type="pct"/>
          </w:tcPr>
          <w:p w14:paraId="5F356AAC" w14:textId="77777777" w:rsidR="00200323" w:rsidRDefault="00200323" w:rsidP="00123E23">
            <w:pPr>
              <w:pStyle w:val="Compact"/>
            </w:pPr>
            <w:r>
              <w:t>0.00 (0)</w:t>
            </w:r>
          </w:p>
        </w:tc>
        <w:tc>
          <w:tcPr>
            <w:tcW w:w="502" w:type="pct"/>
          </w:tcPr>
          <w:p w14:paraId="1F4A379B" w14:textId="77777777" w:rsidR="00200323" w:rsidRDefault="00200323" w:rsidP="00123E23">
            <w:pPr>
              <w:pStyle w:val="Compact"/>
            </w:pPr>
            <w:r>
              <w:t>0.00 (0)</w:t>
            </w:r>
          </w:p>
        </w:tc>
        <w:tc>
          <w:tcPr>
            <w:tcW w:w="522" w:type="pct"/>
          </w:tcPr>
          <w:p w14:paraId="7D43F718" w14:textId="77777777" w:rsidR="00200323" w:rsidRDefault="00200323" w:rsidP="00123E23">
            <w:pPr>
              <w:pStyle w:val="Compact"/>
            </w:pPr>
            <w:r>
              <w:t>-0.01 (0)</w:t>
            </w:r>
          </w:p>
        </w:tc>
        <w:tc>
          <w:tcPr>
            <w:tcW w:w="556" w:type="pct"/>
          </w:tcPr>
          <w:p w14:paraId="336B3FFE" w14:textId="77777777" w:rsidR="00200323" w:rsidRDefault="00200323" w:rsidP="00123E23">
            <w:pPr>
              <w:pStyle w:val="Compact"/>
            </w:pPr>
            <w:r>
              <w:t>0.00 (0)</w:t>
            </w:r>
          </w:p>
        </w:tc>
      </w:tr>
      <w:tr w:rsidR="00924391" w14:paraId="003476B3" w14:textId="77777777" w:rsidTr="00924391">
        <w:tc>
          <w:tcPr>
            <w:tcW w:w="851" w:type="pct"/>
          </w:tcPr>
          <w:p w14:paraId="15FB8621" w14:textId="77777777" w:rsidR="00200323" w:rsidRDefault="00200323" w:rsidP="00123E23">
            <w:pPr>
              <w:pStyle w:val="Compact"/>
            </w:pPr>
            <w:r>
              <w:t>Feedback * Client baseline</w:t>
            </w:r>
          </w:p>
        </w:tc>
        <w:tc>
          <w:tcPr>
            <w:tcW w:w="539" w:type="pct"/>
          </w:tcPr>
          <w:p w14:paraId="6D555329" w14:textId="77777777" w:rsidR="00200323" w:rsidRDefault="00200323" w:rsidP="00123E23">
            <w:pPr>
              <w:pStyle w:val="Compact"/>
            </w:pPr>
            <w:r>
              <w:t>-0.01 (0)</w:t>
            </w:r>
          </w:p>
        </w:tc>
        <w:tc>
          <w:tcPr>
            <w:tcW w:w="506" w:type="pct"/>
          </w:tcPr>
          <w:p w14:paraId="7D644E6B" w14:textId="77777777" w:rsidR="00200323" w:rsidRDefault="00200323" w:rsidP="00123E23">
            <w:pPr>
              <w:pStyle w:val="Compact"/>
            </w:pPr>
            <w:r>
              <w:t>-0.01* (0)</w:t>
            </w:r>
          </w:p>
        </w:tc>
        <w:tc>
          <w:tcPr>
            <w:tcW w:w="489" w:type="pct"/>
          </w:tcPr>
          <w:p w14:paraId="0C2148E6" w14:textId="77777777" w:rsidR="00200323" w:rsidRDefault="00200323" w:rsidP="00123E23">
            <w:pPr>
              <w:pStyle w:val="Compact"/>
            </w:pPr>
            <w:r>
              <w:t>0.00 (0)</w:t>
            </w:r>
          </w:p>
        </w:tc>
        <w:tc>
          <w:tcPr>
            <w:tcW w:w="523" w:type="pct"/>
          </w:tcPr>
          <w:p w14:paraId="73F653ED" w14:textId="77777777" w:rsidR="00200323" w:rsidRDefault="00200323" w:rsidP="00123E23">
            <w:pPr>
              <w:pStyle w:val="Compact"/>
            </w:pPr>
            <w:r>
              <w:t>0.00 (0)</w:t>
            </w:r>
          </w:p>
        </w:tc>
        <w:tc>
          <w:tcPr>
            <w:tcW w:w="512" w:type="pct"/>
          </w:tcPr>
          <w:p w14:paraId="4BFEAA07" w14:textId="77777777" w:rsidR="00200323" w:rsidRDefault="00200323" w:rsidP="00123E23">
            <w:pPr>
              <w:pStyle w:val="Compact"/>
            </w:pPr>
            <w:r>
              <w:t>0.01 (0)</w:t>
            </w:r>
          </w:p>
        </w:tc>
        <w:tc>
          <w:tcPr>
            <w:tcW w:w="502" w:type="pct"/>
          </w:tcPr>
          <w:p w14:paraId="03CD9CFF" w14:textId="77777777" w:rsidR="00200323" w:rsidRDefault="00200323" w:rsidP="00123E23">
            <w:pPr>
              <w:pStyle w:val="Compact"/>
            </w:pPr>
            <w:r>
              <w:t>0.01* (0)</w:t>
            </w:r>
          </w:p>
        </w:tc>
        <w:tc>
          <w:tcPr>
            <w:tcW w:w="522" w:type="pct"/>
          </w:tcPr>
          <w:p w14:paraId="020C9CEF" w14:textId="77777777" w:rsidR="00200323" w:rsidRDefault="00200323" w:rsidP="00123E23">
            <w:pPr>
              <w:pStyle w:val="Compact"/>
            </w:pPr>
            <w:r>
              <w:t>0.01** (0)</w:t>
            </w:r>
          </w:p>
        </w:tc>
        <w:tc>
          <w:tcPr>
            <w:tcW w:w="556" w:type="pct"/>
          </w:tcPr>
          <w:p w14:paraId="38ED3C70" w14:textId="77777777" w:rsidR="00200323" w:rsidRDefault="00200323" w:rsidP="00123E23">
            <w:pPr>
              <w:pStyle w:val="Compact"/>
            </w:pPr>
            <w:r>
              <w:t>-0.01* (0)</w:t>
            </w:r>
          </w:p>
        </w:tc>
      </w:tr>
      <w:tr w:rsidR="00924391" w14:paraId="23F09728" w14:textId="77777777" w:rsidTr="00924391">
        <w:tc>
          <w:tcPr>
            <w:tcW w:w="851" w:type="pct"/>
          </w:tcPr>
          <w:p w14:paraId="77BA6B9E" w14:textId="77777777" w:rsidR="00200323" w:rsidRDefault="00200323" w:rsidP="00123E23">
            <w:pPr>
              <w:pStyle w:val="Compact"/>
            </w:pPr>
            <w:r>
              <w:t>Feedback * Center baseline</w:t>
            </w:r>
          </w:p>
        </w:tc>
        <w:tc>
          <w:tcPr>
            <w:tcW w:w="539" w:type="pct"/>
          </w:tcPr>
          <w:p w14:paraId="45BF8E40" w14:textId="77777777" w:rsidR="00200323" w:rsidRDefault="00200323" w:rsidP="00123E23">
            <w:pPr>
              <w:pStyle w:val="Compact"/>
            </w:pPr>
            <w:r>
              <w:t>0.00 (0.01)</w:t>
            </w:r>
          </w:p>
        </w:tc>
        <w:tc>
          <w:tcPr>
            <w:tcW w:w="506" w:type="pct"/>
          </w:tcPr>
          <w:p w14:paraId="60C10D3B" w14:textId="77777777" w:rsidR="00200323" w:rsidRDefault="00200323" w:rsidP="00123E23">
            <w:pPr>
              <w:pStyle w:val="Compact"/>
            </w:pPr>
            <w:r>
              <w:t>0.01 (0.01)</w:t>
            </w:r>
          </w:p>
        </w:tc>
        <w:tc>
          <w:tcPr>
            <w:tcW w:w="489" w:type="pct"/>
          </w:tcPr>
          <w:p w14:paraId="6925846C" w14:textId="77777777" w:rsidR="00200323" w:rsidRDefault="00200323" w:rsidP="00123E23">
            <w:pPr>
              <w:pStyle w:val="Compact"/>
            </w:pPr>
            <w:r>
              <w:t>0.02** (0.01)</w:t>
            </w:r>
          </w:p>
        </w:tc>
        <w:tc>
          <w:tcPr>
            <w:tcW w:w="523" w:type="pct"/>
          </w:tcPr>
          <w:p w14:paraId="5F5603F7" w14:textId="77777777" w:rsidR="00200323" w:rsidRDefault="00200323" w:rsidP="00123E23">
            <w:pPr>
              <w:pStyle w:val="Compact"/>
            </w:pPr>
            <w:r>
              <w:t>0.00 (0)</w:t>
            </w:r>
          </w:p>
        </w:tc>
        <w:tc>
          <w:tcPr>
            <w:tcW w:w="512" w:type="pct"/>
          </w:tcPr>
          <w:p w14:paraId="01E307AE" w14:textId="77777777" w:rsidR="00200323" w:rsidRDefault="00200323" w:rsidP="00123E23">
            <w:pPr>
              <w:pStyle w:val="Compact"/>
            </w:pPr>
            <w:r>
              <w:t>-0.01 (0.01)</w:t>
            </w:r>
          </w:p>
        </w:tc>
        <w:tc>
          <w:tcPr>
            <w:tcW w:w="502" w:type="pct"/>
          </w:tcPr>
          <w:p w14:paraId="7DAA55BB" w14:textId="77777777" w:rsidR="00200323" w:rsidRDefault="00200323" w:rsidP="00123E23">
            <w:pPr>
              <w:pStyle w:val="Compact"/>
            </w:pPr>
            <w:r>
              <w:t>0.00 (0)</w:t>
            </w:r>
          </w:p>
        </w:tc>
        <w:tc>
          <w:tcPr>
            <w:tcW w:w="522" w:type="pct"/>
          </w:tcPr>
          <w:p w14:paraId="0AA7D7A2" w14:textId="77777777" w:rsidR="00200323" w:rsidRDefault="00200323" w:rsidP="00123E23">
            <w:pPr>
              <w:pStyle w:val="Compact"/>
            </w:pPr>
            <w:r>
              <w:t>-0.01 (0.01)</w:t>
            </w:r>
          </w:p>
        </w:tc>
        <w:tc>
          <w:tcPr>
            <w:tcW w:w="556" w:type="pct"/>
          </w:tcPr>
          <w:p w14:paraId="64080D3C" w14:textId="77777777" w:rsidR="00200323" w:rsidRDefault="00200323" w:rsidP="00123E23">
            <w:pPr>
              <w:pStyle w:val="Compact"/>
            </w:pPr>
            <w:r>
              <w:t>0.00 (0.01)</w:t>
            </w:r>
          </w:p>
        </w:tc>
      </w:tr>
      <w:tr w:rsidR="00924391" w14:paraId="3E58E841" w14:textId="77777777" w:rsidTr="00924391">
        <w:tc>
          <w:tcPr>
            <w:tcW w:w="851" w:type="pct"/>
          </w:tcPr>
          <w:p w14:paraId="5FE3A3A2" w14:textId="77777777" w:rsidR="00200323" w:rsidRDefault="00200323" w:rsidP="00123E23">
            <w:pPr>
              <w:pStyle w:val="Compact"/>
            </w:pPr>
            <w:r>
              <w:t>Feedback * Client CCAPS frequency</w:t>
            </w:r>
          </w:p>
        </w:tc>
        <w:tc>
          <w:tcPr>
            <w:tcW w:w="539" w:type="pct"/>
          </w:tcPr>
          <w:p w14:paraId="3B097058" w14:textId="77777777" w:rsidR="00200323" w:rsidRDefault="00200323" w:rsidP="00123E23">
            <w:pPr>
              <w:pStyle w:val="Compact"/>
            </w:pPr>
            <w:r>
              <w:t>0.00 (0)</w:t>
            </w:r>
          </w:p>
        </w:tc>
        <w:tc>
          <w:tcPr>
            <w:tcW w:w="506" w:type="pct"/>
          </w:tcPr>
          <w:p w14:paraId="7427A86C" w14:textId="77777777" w:rsidR="00200323" w:rsidRDefault="00200323" w:rsidP="00123E23">
            <w:pPr>
              <w:pStyle w:val="Compact"/>
            </w:pPr>
            <w:r>
              <w:t>0.00 (0)</w:t>
            </w:r>
          </w:p>
        </w:tc>
        <w:tc>
          <w:tcPr>
            <w:tcW w:w="489" w:type="pct"/>
          </w:tcPr>
          <w:p w14:paraId="307529E0" w14:textId="77777777" w:rsidR="00200323" w:rsidRDefault="00200323" w:rsidP="00123E23">
            <w:pPr>
              <w:pStyle w:val="Compact"/>
            </w:pPr>
            <w:r>
              <w:t>0.00 (0)</w:t>
            </w:r>
          </w:p>
        </w:tc>
        <w:tc>
          <w:tcPr>
            <w:tcW w:w="523" w:type="pct"/>
          </w:tcPr>
          <w:p w14:paraId="19D44CEB" w14:textId="77777777" w:rsidR="00200323" w:rsidRDefault="00200323" w:rsidP="00123E23">
            <w:pPr>
              <w:pStyle w:val="Compact"/>
            </w:pPr>
            <w:r>
              <w:t>0.00 (0)</w:t>
            </w:r>
          </w:p>
        </w:tc>
        <w:tc>
          <w:tcPr>
            <w:tcW w:w="512" w:type="pct"/>
          </w:tcPr>
          <w:p w14:paraId="0097A559" w14:textId="77777777" w:rsidR="00200323" w:rsidRDefault="00200323" w:rsidP="00123E23">
            <w:pPr>
              <w:pStyle w:val="Compact"/>
            </w:pPr>
            <w:r>
              <w:t>0.00 (0)</w:t>
            </w:r>
          </w:p>
        </w:tc>
        <w:tc>
          <w:tcPr>
            <w:tcW w:w="502" w:type="pct"/>
          </w:tcPr>
          <w:p w14:paraId="54AEEFDE" w14:textId="77777777" w:rsidR="00200323" w:rsidRDefault="00200323" w:rsidP="00123E23">
            <w:pPr>
              <w:pStyle w:val="Compact"/>
            </w:pPr>
            <w:r>
              <w:t>0.00 (0)</w:t>
            </w:r>
          </w:p>
        </w:tc>
        <w:tc>
          <w:tcPr>
            <w:tcW w:w="522" w:type="pct"/>
          </w:tcPr>
          <w:p w14:paraId="5634FBC1" w14:textId="77777777" w:rsidR="00200323" w:rsidRDefault="00200323" w:rsidP="00123E23">
            <w:pPr>
              <w:pStyle w:val="Compact"/>
            </w:pPr>
            <w:r>
              <w:t>0.00 (0)</w:t>
            </w:r>
          </w:p>
        </w:tc>
        <w:tc>
          <w:tcPr>
            <w:tcW w:w="556" w:type="pct"/>
          </w:tcPr>
          <w:p w14:paraId="49AAF3D4" w14:textId="77777777" w:rsidR="00200323" w:rsidRDefault="00200323" w:rsidP="00123E23">
            <w:pPr>
              <w:pStyle w:val="Compact"/>
            </w:pPr>
            <w:r>
              <w:t>0.00 (0)</w:t>
            </w:r>
          </w:p>
        </w:tc>
      </w:tr>
      <w:tr w:rsidR="00924391" w14:paraId="04DFFFF0" w14:textId="77777777" w:rsidTr="00924391">
        <w:tc>
          <w:tcPr>
            <w:tcW w:w="851" w:type="pct"/>
          </w:tcPr>
          <w:p w14:paraId="73D2D017" w14:textId="77777777" w:rsidR="00200323" w:rsidRDefault="00200323" w:rsidP="00123E23">
            <w:pPr>
              <w:pStyle w:val="Compact"/>
            </w:pPr>
            <w:r>
              <w:t>Feedback * Center CCAPS frequency</w:t>
            </w:r>
          </w:p>
        </w:tc>
        <w:tc>
          <w:tcPr>
            <w:tcW w:w="539" w:type="pct"/>
          </w:tcPr>
          <w:p w14:paraId="7985F152" w14:textId="77777777" w:rsidR="00200323" w:rsidRDefault="00200323" w:rsidP="00123E23">
            <w:pPr>
              <w:pStyle w:val="Compact"/>
            </w:pPr>
            <w:r>
              <w:t>0.00 (0.01)</w:t>
            </w:r>
          </w:p>
        </w:tc>
        <w:tc>
          <w:tcPr>
            <w:tcW w:w="506" w:type="pct"/>
          </w:tcPr>
          <w:p w14:paraId="2287D771" w14:textId="77777777" w:rsidR="00200323" w:rsidRDefault="00200323" w:rsidP="00123E23">
            <w:pPr>
              <w:pStyle w:val="Compact"/>
            </w:pPr>
            <w:r>
              <w:t>-0.01 (0.01)</w:t>
            </w:r>
          </w:p>
        </w:tc>
        <w:tc>
          <w:tcPr>
            <w:tcW w:w="489" w:type="pct"/>
          </w:tcPr>
          <w:p w14:paraId="5060DF3E" w14:textId="77777777" w:rsidR="00200323" w:rsidRDefault="00200323" w:rsidP="00123E23">
            <w:pPr>
              <w:pStyle w:val="Compact"/>
            </w:pPr>
            <w:r>
              <w:t>-0.01 (0)</w:t>
            </w:r>
          </w:p>
        </w:tc>
        <w:tc>
          <w:tcPr>
            <w:tcW w:w="523" w:type="pct"/>
          </w:tcPr>
          <w:p w14:paraId="2F613B85" w14:textId="77777777" w:rsidR="00200323" w:rsidRDefault="00200323" w:rsidP="00123E23">
            <w:pPr>
              <w:pStyle w:val="Compact"/>
            </w:pPr>
            <w:r>
              <w:t>0.00 (0)</w:t>
            </w:r>
          </w:p>
        </w:tc>
        <w:tc>
          <w:tcPr>
            <w:tcW w:w="512" w:type="pct"/>
          </w:tcPr>
          <w:p w14:paraId="403529AB" w14:textId="77777777" w:rsidR="00200323" w:rsidRDefault="00200323" w:rsidP="00123E23">
            <w:pPr>
              <w:pStyle w:val="Compact"/>
            </w:pPr>
            <w:r>
              <w:t>-0.01 (0)</w:t>
            </w:r>
          </w:p>
        </w:tc>
        <w:tc>
          <w:tcPr>
            <w:tcW w:w="502" w:type="pct"/>
          </w:tcPr>
          <w:p w14:paraId="528C627B" w14:textId="77777777" w:rsidR="00200323" w:rsidRDefault="00200323" w:rsidP="00123E23">
            <w:pPr>
              <w:pStyle w:val="Compact"/>
            </w:pPr>
            <w:r>
              <w:t>0.00 (0)</w:t>
            </w:r>
          </w:p>
        </w:tc>
        <w:tc>
          <w:tcPr>
            <w:tcW w:w="522" w:type="pct"/>
          </w:tcPr>
          <w:p w14:paraId="6EAAEEF5" w14:textId="77777777" w:rsidR="00200323" w:rsidRDefault="00200323" w:rsidP="00123E23">
            <w:pPr>
              <w:pStyle w:val="Compact"/>
            </w:pPr>
            <w:r>
              <w:t>-0.01 (0.01)</w:t>
            </w:r>
          </w:p>
        </w:tc>
        <w:tc>
          <w:tcPr>
            <w:tcW w:w="556" w:type="pct"/>
          </w:tcPr>
          <w:p w14:paraId="2E9E2AE3" w14:textId="77777777" w:rsidR="00200323" w:rsidRDefault="00200323" w:rsidP="00123E23">
            <w:pPr>
              <w:pStyle w:val="Compact"/>
            </w:pPr>
            <w:r>
              <w:t>0.00 (0.01)</w:t>
            </w:r>
          </w:p>
        </w:tc>
      </w:tr>
      <w:tr w:rsidR="00924391" w14:paraId="64E4622C" w14:textId="77777777" w:rsidTr="00924391">
        <w:tc>
          <w:tcPr>
            <w:tcW w:w="851" w:type="pct"/>
          </w:tcPr>
          <w:p w14:paraId="206A59E1" w14:textId="77777777" w:rsidR="00200323" w:rsidRDefault="00200323" w:rsidP="00123E23">
            <w:pPr>
              <w:pStyle w:val="Compact"/>
            </w:pPr>
            <w:r>
              <w:t>Feedback * Client Appointment N</w:t>
            </w:r>
          </w:p>
        </w:tc>
        <w:tc>
          <w:tcPr>
            <w:tcW w:w="539" w:type="pct"/>
          </w:tcPr>
          <w:p w14:paraId="2B06CF5A" w14:textId="77777777" w:rsidR="00200323" w:rsidRDefault="00200323" w:rsidP="00123E23">
            <w:pPr>
              <w:pStyle w:val="Compact"/>
            </w:pPr>
            <w:r>
              <w:t>0.01 (0)</w:t>
            </w:r>
          </w:p>
        </w:tc>
        <w:tc>
          <w:tcPr>
            <w:tcW w:w="506" w:type="pct"/>
          </w:tcPr>
          <w:p w14:paraId="3F4D7587" w14:textId="77777777" w:rsidR="00200323" w:rsidRDefault="00200323" w:rsidP="00123E23">
            <w:pPr>
              <w:pStyle w:val="Compact"/>
            </w:pPr>
            <w:r>
              <w:t>0.01 (0)</w:t>
            </w:r>
          </w:p>
        </w:tc>
        <w:tc>
          <w:tcPr>
            <w:tcW w:w="489" w:type="pct"/>
          </w:tcPr>
          <w:p w14:paraId="19A2A0F9" w14:textId="77777777" w:rsidR="00200323" w:rsidRDefault="00200323" w:rsidP="00123E23">
            <w:pPr>
              <w:pStyle w:val="Compact"/>
            </w:pPr>
            <w:r>
              <w:t>0.01 (0)</w:t>
            </w:r>
          </w:p>
        </w:tc>
        <w:tc>
          <w:tcPr>
            <w:tcW w:w="523" w:type="pct"/>
          </w:tcPr>
          <w:p w14:paraId="0F063DA3" w14:textId="77777777" w:rsidR="00200323" w:rsidRDefault="00200323" w:rsidP="00123E23">
            <w:pPr>
              <w:pStyle w:val="Compact"/>
            </w:pPr>
            <w:r>
              <w:t>0.00 (0)</w:t>
            </w:r>
          </w:p>
        </w:tc>
        <w:tc>
          <w:tcPr>
            <w:tcW w:w="512" w:type="pct"/>
          </w:tcPr>
          <w:p w14:paraId="7D774D22" w14:textId="77777777" w:rsidR="00200323" w:rsidRDefault="00200323" w:rsidP="00123E23">
            <w:pPr>
              <w:pStyle w:val="Compact"/>
            </w:pPr>
            <w:r>
              <w:t>0.00 (0)</w:t>
            </w:r>
          </w:p>
        </w:tc>
        <w:tc>
          <w:tcPr>
            <w:tcW w:w="502" w:type="pct"/>
          </w:tcPr>
          <w:p w14:paraId="64D71706" w14:textId="77777777" w:rsidR="00200323" w:rsidRDefault="00200323" w:rsidP="00123E23">
            <w:pPr>
              <w:pStyle w:val="Compact"/>
            </w:pPr>
            <w:r>
              <w:t>0.00 (0)</w:t>
            </w:r>
          </w:p>
        </w:tc>
        <w:tc>
          <w:tcPr>
            <w:tcW w:w="522" w:type="pct"/>
          </w:tcPr>
          <w:p w14:paraId="2A9B1CD2" w14:textId="77777777" w:rsidR="00200323" w:rsidRDefault="00200323" w:rsidP="00123E23">
            <w:pPr>
              <w:pStyle w:val="Compact"/>
            </w:pPr>
            <w:r>
              <w:t>0.01 (0)</w:t>
            </w:r>
          </w:p>
        </w:tc>
        <w:tc>
          <w:tcPr>
            <w:tcW w:w="556" w:type="pct"/>
          </w:tcPr>
          <w:p w14:paraId="1BAD5D63" w14:textId="77777777" w:rsidR="00200323" w:rsidRDefault="00200323" w:rsidP="00123E23">
            <w:pPr>
              <w:pStyle w:val="Compact"/>
            </w:pPr>
            <w:r>
              <w:t>0.01 (0)</w:t>
            </w:r>
          </w:p>
        </w:tc>
      </w:tr>
      <w:tr w:rsidR="00924391" w14:paraId="5AC44158" w14:textId="77777777" w:rsidTr="00924391">
        <w:tc>
          <w:tcPr>
            <w:tcW w:w="851" w:type="pct"/>
          </w:tcPr>
          <w:p w14:paraId="28972F91" w14:textId="77777777" w:rsidR="00200323" w:rsidRDefault="00200323" w:rsidP="00123E23">
            <w:pPr>
              <w:pStyle w:val="Compact"/>
            </w:pPr>
            <w:r>
              <w:t>Feedback * Center Appointment N</w:t>
            </w:r>
          </w:p>
        </w:tc>
        <w:tc>
          <w:tcPr>
            <w:tcW w:w="539" w:type="pct"/>
          </w:tcPr>
          <w:p w14:paraId="4B0891A3" w14:textId="77777777" w:rsidR="00200323" w:rsidRDefault="00200323" w:rsidP="00123E23">
            <w:pPr>
              <w:pStyle w:val="Compact"/>
            </w:pPr>
            <w:r>
              <w:t>0.00 (0.01)</w:t>
            </w:r>
          </w:p>
        </w:tc>
        <w:tc>
          <w:tcPr>
            <w:tcW w:w="506" w:type="pct"/>
          </w:tcPr>
          <w:p w14:paraId="22C7EA64" w14:textId="77777777" w:rsidR="00200323" w:rsidRDefault="00200323" w:rsidP="00123E23">
            <w:pPr>
              <w:pStyle w:val="Compact"/>
            </w:pPr>
            <w:r>
              <w:t>0.00 (0.01)</w:t>
            </w:r>
          </w:p>
        </w:tc>
        <w:tc>
          <w:tcPr>
            <w:tcW w:w="489" w:type="pct"/>
          </w:tcPr>
          <w:p w14:paraId="6A77BF70" w14:textId="77777777" w:rsidR="00200323" w:rsidRDefault="00200323" w:rsidP="00123E23">
            <w:pPr>
              <w:pStyle w:val="Compact"/>
            </w:pPr>
            <w:r>
              <w:t>-0.01 (0.01)</w:t>
            </w:r>
          </w:p>
        </w:tc>
        <w:tc>
          <w:tcPr>
            <w:tcW w:w="523" w:type="pct"/>
          </w:tcPr>
          <w:p w14:paraId="0EF825F9" w14:textId="77777777" w:rsidR="00200323" w:rsidRDefault="00200323" w:rsidP="00123E23">
            <w:pPr>
              <w:pStyle w:val="Compact"/>
            </w:pPr>
            <w:r>
              <w:t>-0.01 (0.01)</w:t>
            </w:r>
          </w:p>
        </w:tc>
        <w:tc>
          <w:tcPr>
            <w:tcW w:w="512" w:type="pct"/>
          </w:tcPr>
          <w:p w14:paraId="60D585B7" w14:textId="77777777" w:rsidR="00200323" w:rsidRDefault="00200323" w:rsidP="00123E23">
            <w:pPr>
              <w:pStyle w:val="Compact"/>
            </w:pPr>
            <w:r>
              <w:t>-0.01 (0.01)</w:t>
            </w:r>
          </w:p>
        </w:tc>
        <w:tc>
          <w:tcPr>
            <w:tcW w:w="502" w:type="pct"/>
          </w:tcPr>
          <w:p w14:paraId="7A77A986" w14:textId="77777777" w:rsidR="00200323" w:rsidRDefault="00200323" w:rsidP="00123E23">
            <w:pPr>
              <w:pStyle w:val="Compact"/>
            </w:pPr>
            <w:r>
              <w:t>0.00 (0)</w:t>
            </w:r>
          </w:p>
        </w:tc>
        <w:tc>
          <w:tcPr>
            <w:tcW w:w="522" w:type="pct"/>
          </w:tcPr>
          <w:p w14:paraId="5BAF7709" w14:textId="77777777" w:rsidR="00200323" w:rsidRDefault="00200323" w:rsidP="00123E23">
            <w:pPr>
              <w:pStyle w:val="Compact"/>
            </w:pPr>
            <w:r>
              <w:t>0.01 (0.01)</w:t>
            </w:r>
          </w:p>
        </w:tc>
        <w:tc>
          <w:tcPr>
            <w:tcW w:w="556" w:type="pct"/>
          </w:tcPr>
          <w:p w14:paraId="757669C3" w14:textId="77777777" w:rsidR="00200323" w:rsidRDefault="00200323" w:rsidP="00123E23">
            <w:pPr>
              <w:pStyle w:val="Compact"/>
            </w:pPr>
            <w:r>
              <w:t>0.00 (0.01)</w:t>
            </w:r>
          </w:p>
        </w:tc>
      </w:tr>
      <w:tr w:rsidR="00924391" w14:paraId="76CF9F3E" w14:textId="77777777" w:rsidTr="00924391">
        <w:tc>
          <w:tcPr>
            <w:tcW w:w="851" w:type="pct"/>
            <w:tcBorders>
              <w:bottom w:val="single" w:sz="4" w:space="0" w:color="auto"/>
            </w:tcBorders>
          </w:tcPr>
          <w:p w14:paraId="360BAF33" w14:textId="77777777" w:rsidR="00200323" w:rsidRDefault="00200323" w:rsidP="00123E23">
            <w:pPr>
              <w:pStyle w:val="Compact"/>
            </w:pPr>
            <w:r>
              <w:t>Feedback * Hospitalization</w:t>
            </w:r>
          </w:p>
        </w:tc>
        <w:tc>
          <w:tcPr>
            <w:tcW w:w="539" w:type="pct"/>
            <w:tcBorders>
              <w:bottom w:val="single" w:sz="4" w:space="0" w:color="auto"/>
            </w:tcBorders>
          </w:tcPr>
          <w:p w14:paraId="794D1662" w14:textId="77777777" w:rsidR="00200323" w:rsidRDefault="00200323" w:rsidP="00123E23">
            <w:pPr>
              <w:pStyle w:val="Compact"/>
            </w:pPr>
            <w:r>
              <w:t>0.00 (0)</w:t>
            </w:r>
          </w:p>
        </w:tc>
        <w:tc>
          <w:tcPr>
            <w:tcW w:w="506" w:type="pct"/>
            <w:tcBorders>
              <w:bottom w:val="single" w:sz="4" w:space="0" w:color="auto"/>
            </w:tcBorders>
          </w:tcPr>
          <w:p w14:paraId="1D60AC28" w14:textId="77777777" w:rsidR="00200323" w:rsidRDefault="00200323" w:rsidP="00123E23">
            <w:pPr>
              <w:pStyle w:val="Compact"/>
            </w:pPr>
            <w:r>
              <w:t>0.00 (0)</w:t>
            </w:r>
          </w:p>
        </w:tc>
        <w:tc>
          <w:tcPr>
            <w:tcW w:w="489" w:type="pct"/>
            <w:tcBorders>
              <w:bottom w:val="single" w:sz="4" w:space="0" w:color="auto"/>
            </w:tcBorders>
          </w:tcPr>
          <w:p w14:paraId="20B94C6E" w14:textId="77777777" w:rsidR="00200323" w:rsidRDefault="00200323" w:rsidP="00123E23">
            <w:pPr>
              <w:pStyle w:val="Compact"/>
            </w:pPr>
            <w:r>
              <w:t>0.00 (0)</w:t>
            </w:r>
          </w:p>
        </w:tc>
        <w:tc>
          <w:tcPr>
            <w:tcW w:w="523" w:type="pct"/>
            <w:tcBorders>
              <w:bottom w:val="single" w:sz="4" w:space="0" w:color="auto"/>
            </w:tcBorders>
          </w:tcPr>
          <w:p w14:paraId="7FB5DFE3" w14:textId="77777777" w:rsidR="00200323" w:rsidRDefault="00200323" w:rsidP="00123E23">
            <w:pPr>
              <w:pStyle w:val="Compact"/>
            </w:pPr>
            <w:r>
              <w:t>0.00 (0)</w:t>
            </w:r>
          </w:p>
        </w:tc>
        <w:tc>
          <w:tcPr>
            <w:tcW w:w="512" w:type="pct"/>
            <w:tcBorders>
              <w:bottom w:val="single" w:sz="4" w:space="0" w:color="auto"/>
            </w:tcBorders>
          </w:tcPr>
          <w:p w14:paraId="7F5B160D" w14:textId="77777777" w:rsidR="00200323" w:rsidRDefault="00200323" w:rsidP="00123E23">
            <w:pPr>
              <w:pStyle w:val="Compact"/>
            </w:pPr>
            <w:r>
              <w:t>0.00 (0)</w:t>
            </w:r>
          </w:p>
        </w:tc>
        <w:tc>
          <w:tcPr>
            <w:tcW w:w="502" w:type="pct"/>
            <w:tcBorders>
              <w:bottom w:val="single" w:sz="4" w:space="0" w:color="auto"/>
            </w:tcBorders>
          </w:tcPr>
          <w:p w14:paraId="6469E409" w14:textId="77777777" w:rsidR="00200323" w:rsidRDefault="00200323" w:rsidP="00123E23">
            <w:pPr>
              <w:pStyle w:val="Compact"/>
            </w:pPr>
            <w:r>
              <w:t>0.01 (0)</w:t>
            </w:r>
          </w:p>
        </w:tc>
        <w:tc>
          <w:tcPr>
            <w:tcW w:w="522" w:type="pct"/>
            <w:tcBorders>
              <w:bottom w:val="single" w:sz="4" w:space="0" w:color="auto"/>
            </w:tcBorders>
          </w:tcPr>
          <w:p w14:paraId="4D5E1C17" w14:textId="77777777" w:rsidR="00200323" w:rsidRDefault="00200323" w:rsidP="00123E23">
            <w:pPr>
              <w:pStyle w:val="Compact"/>
            </w:pPr>
            <w:r>
              <w:t>0.00 (0)</w:t>
            </w:r>
          </w:p>
        </w:tc>
        <w:tc>
          <w:tcPr>
            <w:tcW w:w="556" w:type="pct"/>
            <w:tcBorders>
              <w:bottom w:val="single" w:sz="4" w:space="0" w:color="auto"/>
            </w:tcBorders>
          </w:tcPr>
          <w:p w14:paraId="2E686AA2" w14:textId="77777777" w:rsidR="00200323" w:rsidRDefault="00200323" w:rsidP="00123E23">
            <w:pPr>
              <w:pStyle w:val="Compact"/>
            </w:pPr>
            <w:r>
              <w:t>0.00 (0)</w:t>
            </w:r>
          </w:p>
        </w:tc>
      </w:tr>
      <w:tr w:rsidR="00924391" w14:paraId="3A428A77" w14:textId="77777777" w:rsidTr="00924391">
        <w:tc>
          <w:tcPr>
            <w:tcW w:w="851" w:type="pct"/>
            <w:tcBorders>
              <w:top w:val="single" w:sz="4" w:space="0" w:color="auto"/>
            </w:tcBorders>
          </w:tcPr>
          <w:p w14:paraId="161CF7ED" w14:textId="77777777" w:rsidR="00200323" w:rsidRDefault="00200323" w:rsidP="00123E23">
            <w:pPr>
              <w:pStyle w:val="Compact"/>
            </w:pPr>
            <w:r>
              <w:t>Intercept variance</w:t>
            </w:r>
          </w:p>
        </w:tc>
        <w:tc>
          <w:tcPr>
            <w:tcW w:w="539" w:type="pct"/>
            <w:tcBorders>
              <w:top w:val="single" w:sz="4" w:space="0" w:color="auto"/>
            </w:tcBorders>
          </w:tcPr>
          <w:p w14:paraId="705FEFE0" w14:textId="77777777" w:rsidR="00200323" w:rsidRDefault="00200323" w:rsidP="00123E23">
            <w:pPr>
              <w:pStyle w:val="Compact"/>
            </w:pPr>
            <w:r>
              <w:t>0.02</w:t>
            </w:r>
          </w:p>
        </w:tc>
        <w:tc>
          <w:tcPr>
            <w:tcW w:w="506" w:type="pct"/>
            <w:tcBorders>
              <w:top w:val="single" w:sz="4" w:space="0" w:color="auto"/>
            </w:tcBorders>
          </w:tcPr>
          <w:p w14:paraId="2B8247BB" w14:textId="77777777" w:rsidR="00200323" w:rsidRDefault="00200323" w:rsidP="00123E23">
            <w:pPr>
              <w:pStyle w:val="Compact"/>
            </w:pPr>
            <w:r>
              <w:t>0.02</w:t>
            </w:r>
          </w:p>
        </w:tc>
        <w:tc>
          <w:tcPr>
            <w:tcW w:w="489" w:type="pct"/>
            <w:tcBorders>
              <w:top w:val="single" w:sz="4" w:space="0" w:color="auto"/>
            </w:tcBorders>
          </w:tcPr>
          <w:p w14:paraId="4006A561" w14:textId="77777777" w:rsidR="00200323" w:rsidRDefault="00200323" w:rsidP="00123E23">
            <w:pPr>
              <w:pStyle w:val="Compact"/>
            </w:pPr>
            <w:r>
              <w:t>0.02</w:t>
            </w:r>
          </w:p>
        </w:tc>
        <w:tc>
          <w:tcPr>
            <w:tcW w:w="523" w:type="pct"/>
            <w:tcBorders>
              <w:top w:val="single" w:sz="4" w:space="0" w:color="auto"/>
            </w:tcBorders>
          </w:tcPr>
          <w:p w14:paraId="5A0348E9" w14:textId="77777777" w:rsidR="00200323" w:rsidRDefault="00200323" w:rsidP="00123E23">
            <w:pPr>
              <w:pStyle w:val="Compact"/>
            </w:pPr>
            <w:r>
              <w:t>0.01</w:t>
            </w:r>
          </w:p>
        </w:tc>
        <w:tc>
          <w:tcPr>
            <w:tcW w:w="512" w:type="pct"/>
            <w:tcBorders>
              <w:top w:val="single" w:sz="4" w:space="0" w:color="auto"/>
            </w:tcBorders>
          </w:tcPr>
          <w:p w14:paraId="4B110835" w14:textId="77777777" w:rsidR="00200323" w:rsidRDefault="00200323" w:rsidP="00123E23">
            <w:pPr>
              <w:pStyle w:val="Compact"/>
            </w:pPr>
            <w:r>
              <w:t>0.01</w:t>
            </w:r>
          </w:p>
        </w:tc>
        <w:tc>
          <w:tcPr>
            <w:tcW w:w="502" w:type="pct"/>
            <w:tcBorders>
              <w:top w:val="single" w:sz="4" w:space="0" w:color="auto"/>
            </w:tcBorders>
          </w:tcPr>
          <w:p w14:paraId="6774B2DE" w14:textId="77777777" w:rsidR="00200323" w:rsidRDefault="00200323" w:rsidP="00123E23">
            <w:pPr>
              <w:pStyle w:val="Compact"/>
            </w:pPr>
            <w:r>
              <w:t>0.02</w:t>
            </w:r>
          </w:p>
        </w:tc>
        <w:tc>
          <w:tcPr>
            <w:tcW w:w="522" w:type="pct"/>
            <w:tcBorders>
              <w:top w:val="single" w:sz="4" w:space="0" w:color="auto"/>
            </w:tcBorders>
          </w:tcPr>
          <w:p w14:paraId="02FED1C8" w14:textId="77777777" w:rsidR="00200323" w:rsidRDefault="00200323" w:rsidP="00123E23">
            <w:pPr>
              <w:pStyle w:val="Compact"/>
            </w:pPr>
            <w:r>
              <w:t>0.01</w:t>
            </w:r>
          </w:p>
        </w:tc>
        <w:tc>
          <w:tcPr>
            <w:tcW w:w="556" w:type="pct"/>
            <w:tcBorders>
              <w:top w:val="single" w:sz="4" w:space="0" w:color="auto"/>
            </w:tcBorders>
          </w:tcPr>
          <w:p w14:paraId="04C2A50D" w14:textId="77777777" w:rsidR="00200323" w:rsidRDefault="00200323" w:rsidP="00123E23">
            <w:pPr>
              <w:pStyle w:val="Compact"/>
            </w:pPr>
            <w:r>
              <w:t>0.02</w:t>
            </w:r>
          </w:p>
        </w:tc>
      </w:tr>
      <w:tr w:rsidR="00924391" w14:paraId="3217632D" w14:textId="77777777" w:rsidTr="00924391">
        <w:tc>
          <w:tcPr>
            <w:tcW w:w="851" w:type="pct"/>
          </w:tcPr>
          <w:p w14:paraId="25C6BE2E" w14:textId="77777777" w:rsidR="00200323" w:rsidRDefault="00200323" w:rsidP="00123E23">
            <w:pPr>
              <w:pStyle w:val="Compact"/>
            </w:pPr>
            <w:r>
              <w:t>Feedback variance</w:t>
            </w:r>
          </w:p>
        </w:tc>
        <w:tc>
          <w:tcPr>
            <w:tcW w:w="539" w:type="pct"/>
          </w:tcPr>
          <w:p w14:paraId="547AB5CA" w14:textId="77777777" w:rsidR="00200323" w:rsidRDefault="00200323" w:rsidP="00123E23">
            <w:pPr>
              <w:pStyle w:val="Compact"/>
            </w:pPr>
            <w:r>
              <w:t>0</w:t>
            </w:r>
          </w:p>
        </w:tc>
        <w:tc>
          <w:tcPr>
            <w:tcW w:w="506" w:type="pct"/>
          </w:tcPr>
          <w:p w14:paraId="029CE060" w14:textId="77777777" w:rsidR="00200323" w:rsidRDefault="00200323" w:rsidP="00123E23">
            <w:pPr>
              <w:pStyle w:val="Compact"/>
            </w:pPr>
            <w:r>
              <w:t>0</w:t>
            </w:r>
          </w:p>
        </w:tc>
        <w:tc>
          <w:tcPr>
            <w:tcW w:w="489" w:type="pct"/>
          </w:tcPr>
          <w:p w14:paraId="57587C1E" w14:textId="77777777" w:rsidR="00200323" w:rsidRDefault="00200323" w:rsidP="00123E23">
            <w:pPr>
              <w:pStyle w:val="Compact"/>
            </w:pPr>
            <w:r>
              <w:t>-</w:t>
            </w:r>
          </w:p>
        </w:tc>
        <w:tc>
          <w:tcPr>
            <w:tcW w:w="523" w:type="pct"/>
          </w:tcPr>
          <w:p w14:paraId="789E8269" w14:textId="77777777" w:rsidR="00200323" w:rsidRDefault="00200323" w:rsidP="00123E23">
            <w:pPr>
              <w:pStyle w:val="Compact"/>
            </w:pPr>
            <w:r>
              <w:t>-</w:t>
            </w:r>
          </w:p>
        </w:tc>
        <w:tc>
          <w:tcPr>
            <w:tcW w:w="512" w:type="pct"/>
          </w:tcPr>
          <w:p w14:paraId="73FDDC1E" w14:textId="77777777" w:rsidR="00200323" w:rsidRDefault="00200323" w:rsidP="00123E23">
            <w:pPr>
              <w:pStyle w:val="Compact"/>
            </w:pPr>
            <w:r>
              <w:t>-</w:t>
            </w:r>
          </w:p>
        </w:tc>
        <w:tc>
          <w:tcPr>
            <w:tcW w:w="502" w:type="pct"/>
          </w:tcPr>
          <w:p w14:paraId="6CF27357" w14:textId="77777777" w:rsidR="00200323" w:rsidRDefault="00200323" w:rsidP="00123E23">
            <w:pPr>
              <w:pStyle w:val="Compact"/>
            </w:pPr>
            <w:r>
              <w:t>-</w:t>
            </w:r>
          </w:p>
        </w:tc>
        <w:tc>
          <w:tcPr>
            <w:tcW w:w="522" w:type="pct"/>
          </w:tcPr>
          <w:p w14:paraId="2C3FC7F8" w14:textId="77777777" w:rsidR="00200323" w:rsidRDefault="00200323" w:rsidP="00123E23">
            <w:pPr>
              <w:pStyle w:val="Compact"/>
            </w:pPr>
            <w:r>
              <w:t>0</w:t>
            </w:r>
          </w:p>
        </w:tc>
        <w:tc>
          <w:tcPr>
            <w:tcW w:w="556" w:type="pct"/>
          </w:tcPr>
          <w:p w14:paraId="25E73635" w14:textId="77777777" w:rsidR="00200323" w:rsidRDefault="00200323" w:rsidP="00123E23">
            <w:pPr>
              <w:pStyle w:val="Compact"/>
            </w:pPr>
            <w:r>
              <w:t>0</w:t>
            </w:r>
          </w:p>
        </w:tc>
      </w:tr>
      <w:tr w:rsidR="00924391" w14:paraId="1666B633" w14:textId="77777777" w:rsidTr="00924391">
        <w:tc>
          <w:tcPr>
            <w:tcW w:w="851" w:type="pct"/>
          </w:tcPr>
          <w:p w14:paraId="4644799B" w14:textId="77777777" w:rsidR="00200323" w:rsidRDefault="00200323" w:rsidP="00123E23">
            <w:pPr>
              <w:pStyle w:val="Compact"/>
            </w:pPr>
            <w:r>
              <w:t>Covariance</w:t>
            </w:r>
          </w:p>
        </w:tc>
        <w:tc>
          <w:tcPr>
            <w:tcW w:w="539" w:type="pct"/>
          </w:tcPr>
          <w:p w14:paraId="4BFA1B5B" w14:textId="77777777" w:rsidR="00200323" w:rsidRDefault="00200323" w:rsidP="00123E23">
            <w:pPr>
              <w:pStyle w:val="Compact"/>
            </w:pPr>
            <w:r>
              <w:t>0.12</w:t>
            </w:r>
          </w:p>
        </w:tc>
        <w:tc>
          <w:tcPr>
            <w:tcW w:w="506" w:type="pct"/>
          </w:tcPr>
          <w:p w14:paraId="54F8490D" w14:textId="77777777" w:rsidR="00200323" w:rsidRDefault="00200323" w:rsidP="00123E23">
            <w:pPr>
              <w:pStyle w:val="Compact"/>
            </w:pPr>
            <w:r>
              <w:t>0.26</w:t>
            </w:r>
          </w:p>
        </w:tc>
        <w:tc>
          <w:tcPr>
            <w:tcW w:w="489" w:type="pct"/>
          </w:tcPr>
          <w:p w14:paraId="54174D24" w14:textId="77777777" w:rsidR="00200323" w:rsidRDefault="00200323" w:rsidP="00123E23">
            <w:pPr>
              <w:pStyle w:val="Compact"/>
            </w:pPr>
            <w:r>
              <w:t>-</w:t>
            </w:r>
          </w:p>
        </w:tc>
        <w:tc>
          <w:tcPr>
            <w:tcW w:w="523" w:type="pct"/>
          </w:tcPr>
          <w:p w14:paraId="1CF73A9E" w14:textId="77777777" w:rsidR="00200323" w:rsidRDefault="00200323" w:rsidP="00123E23">
            <w:pPr>
              <w:pStyle w:val="Compact"/>
            </w:pPr>
            <w:r>
              <w:t>-</w:t>
            </w:r>
          </w:p>
        </w:tc>
        <w:tc>
          <w:tcPr>
            <w:tcW w:w="512" w:type="pct"/>
          </w:tcPr>
          <w:p w14:paraId="53907F63" w14:textId="77777777" w:rsidR="00200323" w:rsidRDefault="00200323" w:rsidP="00123E23">
            <w:pPr>
              <w:pStyle w:val="Compact"/>
            </w:pPr>
            <w:r>
              <w:t>-</w:t>
            </w:r>
          </w:p>
        </w:tc>
        <w:tc>
          <w:tcPr>
            <w:tcW w:w="502" w:type="pct"/>
          </w:tcPr>
          <w:p w14:paraId="6973D772" w14:textId="77777777" w:rsidR="00200323" w:rsidRDefault="00200323" w:rsidP="00123E23">
            <w:pPr>
              <w:pStyle w:val="Compact"/>
            </w:pPr>
            <w:r>
              <w:t>-</w:t>
            </w:r>
          </w:p>
        </w:tc>
        <w:tc>
          <w:tcPr>
            <w:tcW w:w="522" w:type="pct"/>
          </w:tcPr>
          <w:p w14:paraId="1C1D327E" w14:textId="77777777" w:rsidR="00200323" w:rsidRDefault="00200323" w:rsidP="00123E23">
            <w:pPr>
              <w:pStyle w:val="Compact"/>
            </w:pPr>
            <w:r>
              <w:t>0.03</w:t>
            </w:r>
          </w:p>
        </w:tc>
        <w:tc>
          <w:tcPr>
            <w:tcW w:w="556" w:type="pct"/>
          </w:tcPr>
          <w:p w14:paraId="2726CBD7" w14:textId="77777777" w:rsidR="00200323" w:rsidRDefault="00200323" w:rsidP="00123E23">
            <w:pPr>
              <w:pStyle w:val="Compact"/>
            </w:pPr>
            <w:r>
              <w:t>0.09</w:t>
            </w:r>
          </w:p>
        </w:tc>
      </w:tr>
      <w:tr w:rsidR="00924391" w14:paraId="083F54A6" w14:textId="77777777" w:rsidTr="00924391">
        <w:tc>
          <w:tcPr>
            <w:tcW w:w="851" w:type="pct"/>
            <w:tcBorders>
              <w:bottom w:val="single" w:sz="4" w:space="0" w:color="auto"/>
            </w:tcBorders>
          </w:tcPr>
          <w:p w14:paraId="7D6873C0" w14:textId="77777777" w:rsidR="00200323" w:rsidRDefault="00200323" w:rsidP="00123E23">
            <w:pPr>
              <w:pStyle w:val="Compact"/>
            </w:pPr>
            <w:r>
              <w:lastRenderedPageBreak/>
              <w:t>Residual variance</w:t>
            </w:r>
          </w:p>
        </w:tc>
        <w:tc>
          <w:tcPr>
            <w:tcW w:w="539" w:type="pct"/>
            <w:tcBorders>
              <w:bottom w:val="single" w:sz="4" w:space="0" w:color="auto"/>
            </w:tcBorders>
          </w:tcPr>
          <w:p w14:paraId="2B2D99EB" w14:textId="77777777" w:rsidR="00200323" w:rsidRDefault="00200323" w:rsidP="00123E23">
            <w:pPr>
              <w:pStyle w:val="Compact"/>
            </w:pPr>
            <w:r>
              <w:t>0.58</w:t>
            </w:r>
          </w:p>
        </w:tc>
        <w:tc>
          <w:tcPr>
            <w:tcW w:w="506" w:type="pct"/>
            <w:tcBorders>
              <w:bottom w:val="single" w:sz="4" w:space="0" w:color="auto"/>
            </w:tcBorders>
          </w:tcPr>
          <w:p w14:paraId="0F7687F1" w14:textId="77777777" w:rsidR="00200323" w:rsidRDefault="00200323" w:rsidP="00123E23">
            <w:pPr>
              <w:pStyle w:val="Compact"/>
            </w:pPr>
            <w:r>
              <w:t>0.63</w:t>
            </w:r>
          </w:p>
        </w:tc>
        <w:tc>
          <w:tcPr>
            <w:tcW w:w="489" w:type="pct"/>
            <w:tcBorders>
              <w:bottom w:val="single" w:sz="4" w:space="0" w:color="auto"/>
            </w:tcBorders>
          </w:tcPr>
          <w:p w14:paraId="5149EB89" w14:textId="77777777" w:rsidR="00200323" w:rsidRDefault="00200323" w:rsidP="00123E23">
            <w:pPr>
              <w:pStyle w:val="Compact"/>
            </w:pPr>
            <w:r>
              <w:t>0.67</w:t>
            </w:r>
          </w:p>
        </w:tc>
        <w:tc>
          <w:tcPr>
            <w:tcW w:w="523" w:type="pct"/>
            <w:tcBorders>
              <w:bottom w:val="single" w:sz="4" w:space="0" w:color="auto"/>
            </w:tcBorders>
          </w:tcPr>
          <w:p w14:paraId="1BDDCF72" w14:textId="77777777" w:rsidR="00200323" w:rsidRDefault="00200323" w:rsidP="00123E23">
            <w:pPr>
              <w:pStyle w:val="Compact"/>
            </w:pPr>
            <w:r>
              <w:t>0.6</w:t>
            </w:r>
          </w:p>
        </w:tc>
        <w:tc>
          <w:tcPr>
            <w:tcW w:w="512" w:type="pct"/>
            <w:tcBorders>
              <w:bottom w:val="single" w:sz="4" w:space="0" w:color="auto"/>
            </w:tcBorders>
          </w:tcPr>
          <w:p w14:paraId="276C18BD" w14:textId="77777777" w:rsidR="00200323" w:rsidRDefault="00200323" w:rsidP="00123E23">
            <w:pPr>
              <w:pStyle w:val="Compact"/>
            </w:pPr>
            <w:r>
              <w:t>0.58</w:t>
            </w:r>
          </w:p>
        </w:tc>
        <w:tc>
          <w:tcPr>
            <w:tcW w:w="502" w:type="pct"/>
            <w:tcBorders>
              <w:bottom w:val="single" w:sz="4" w:space="0" w:color="auto"/>
            </w:tcBorders>
          </w:tcPr>
          <w:p w14:paraId="78FDD9B5" w14:textId="77777777" w:rsidR="00200323" w:rsidRDefault="00200323" w:rsidP="00123E23">
            <w:pPr>
              <w:pStyle w:val="Compact"/>
            </w:pPr>
            <w:r>
              <w:t>0.46</w:t>
            </w:r>
          </w:p>
        </w:tc>
        <w:tc>
          <w:tcPr>
            <w:tcW w:w="522" w:type="pct"/>
            <w:tcBorders>
              <w:bottom w:val="single" w:sz="4" w:space="0" w:color="auto"/>
            </w:tcBorders>
          </w:tcPr>
          <w:p w14:paraId="3D95E6CC" w14:textId="77777777" w:rsidR="00200323" w:rsidRDefault="00200323" w:rsidP="00123E23">
            <w:pPr>
              <w:pStyle w:val="Compact"/>
            </w:pPr>
            <w:r>
              <w:t>0.45</w:t>
            </w:r>
          </w:p>
        </w:tc>
        <w:tc>
          <w:tcPr>
            <w:tcW w:w="556" w:type="pct"/>
            <w:tcBorders>
              <w:bottom w:val="single" w:sz="4" w:space="0" w:color="auto"/>
            </w:tcBorders>
          </w:tcPr>
          <w:p w14:paraId="3AC3E545" w14:textId="77777777" w:rsidR="00200323" w:rsidRDefault="00200323" w:rsidP="00123E23">
            <w:pPr>
              <w:pStyle w:val="Compact"/>
            </w:pPr>
            <w:r>
              <w:t>0.66</w:t>
            </w:r>
          </w:p>
        </w:tc>
      </w:tr>
      <w:tr w:rsidR="00924391" w14:paraId="50ADC90C" w14:textId="77777777" w:rsidTr="00924391">
        <w:tc>
          <w:tcPr>
            <w:tcW w:w="851" w:type="pct"/>
            <w:tcBorders>
              <w:top w:val="single" w:sz="4" w:space="0" w:color="auto"/>
            </w:tcBorders>
          </w:tcPr>
          <w:p w14:paraId="009F09D9" w14:textId="77777777" w:rsidR="00200323" w:rsidRDefault="00200323" w:rsidP="00123E23">
            <w:pPr>
              <w:pStyle w:val="Compact"/>
            </w:pPr>
            <w:r>
              <w:t>Center N</w:t>
            </w:r>
          </w:p>
        </w:tc>
        <w:tc>
          <w:tcPr>
            <w:tcW w:w="539" w:type="pct"/>
            <w:tcBorders>
              <w:top w:val="single" w:sz="4" w:space="0" w:color="auto"/>
            </w:tcBorders>
          </w:tcPr>
          <w:p w14:paraId="70497D61" w14:textId="77777777" w:rsidR="00200323" w:rsidRDefault="00200323" w:rsidP="00123E23">
            <w:pPr>
              <w:pStyle w:val="Compact"/>
            </w:pPr>
            <w:r>
              <w:t>71</w:t>
            </w:r>
          </w:p>
        </w:tc>
        <w:tc>
          <w:tcPr>
            <w:tcW w:w="506" w:type="pct"/>
            <w:tcBorders>
              <w:top w:val="single" w:sz="4" w:space="0" w:color="auto"/>
            </w:tcBorders>
          </w:tcPr>
          <w:p w14:paraId="4E5BF13E" w14:textId="77777777" w:rsidR="00200323" w:rsidRDefault="00200323" w:rsidP="00123E23">
            <w:pPr>
              <w:pStyle w:val="Compact"/>
            </w:pPr>
            <w:r>
              <w:t>71</w:t>
            </w:r>
          </w:p>
        </w:tc>
        <w:tc>
          <w:tcPr>
            <w:tcW w:w="489" w:type="pct"/>
            <w:tcBorders>
              <w:top w:val="single" w:sz="4" w:space="0" w:color="auto"/>
            </w:tcBorders>
          </w:tcPr>
          <w:p w14:paraId="3842B868" w14:textId="77777777" w:rsidR="00200323" w:rsidRDefault="00200323" w:rsidP="00123E23">
            <w:pPr>
              <w:pStyle w:val="Compact"/>
            </w:pPr>
            <w:r>
              <w:t>71</w:t>
            </w:r>
          </w:p>
        </w:tc>
        <w:tc>
          <w:tcPr>
            <w:tcW w:w="523" w:type="pct"/>
            <w:tcBorders>
              <w:top w:val="single" w:sz="4" w:space="0" w:color="auto"/>
            </w:tcBorders>
          </w:tcPr>
          <w:p w14:paraId="72A9424C" w14:textId="77777777" w:rsidR="00200323" w:rsidRDefault="00200323" w:rsidP="00123E23">
            <w:pPr>
              <w:pStyle w:val="Compact"/>
            </w:pPr>
            <w:r>
              <w:t>71</w:t>
            </w:r>
          </w:p>
        </w:tc>
        <w:tc>
          <w:tcPr>
            <w:tcW w:w="512" w:type="pct"/>
            <w:tcBorders>
              <w:top w:val="single" w:sz="4" w:space="0" w:color="auto"/>
            </w:tcBorders>
          </w:tcPr>
          <w:p w14:paraId="6261599D" w14:textId="77777777" w:rsidR="00200323" w:rsidRDefault="00200323" w:rsidP="00123E23">
            <w:pPr>
              <w:pStyle w:val="Compact"/>
            </w:pPr>
            <w:r>
              <w:t>71</w:t>
            </w:r>
          </w:p>
        </w:tc>
        <w:tc>
          <w:tcPr>
            <w:tcW w:w="502" w:type="pct"/>
            <w:tcBorders>
              <w:top w:val="single" w:sz="4" w:space="0" w:color="auto"/>
            </w:tcBorders>
          </w:tcPr>
          <w:p w14:paraId="4BB7CD8D" w14:textId="77777777" w:rsidR="00200323" w:rsidRDefault="00200323" w:rsidP="00123E23">
            <w:pPr>
              <w:pStyle w:val="Compact"/>
            </w:pPr>
            <w:r>
              <w:t>71</w:t>
            </w:r>
          </w:p>
        </w:tc>
        <w:tc>
          <w:tcPr>
            <w:tcW w:w="522" w:type="pct"/>
            <w:tcBorders>
              <w:top w:val="single" w:sz="4" w:space="0" w:color="auto"/>
            </w:tcBorders>
          </w:tcPr>
          <w:p w14:paraId="65557B2E" w14:textId="77777777" w:rsidR="00200323" w:rsidRDefault="00200323" w:rsidP="00123E23">
            <w:pPr>
              <w:pStyle w:val="Compact"/>
            </w:pPr>
            <w:r>
              <w:t>71</w:t>
            </w:r>
          </w:p>
        </w:tc>
        <w:tc>
          <w:tcPr>
            <w:tcW w:w="556" w:type="pct"/>
            <w:tcBorders>
              <w:top w:val="single" w:sz="4" w:space="0" w:color="auto"/>
            </w:tcBorders>
          </w:tcPr>
          <w:p w14:paraId="1B636F33" w14:textId="77777777" w:rsidR="00200323" w:rsidRDefault="00200323" w:rsidP="00123E23">
            <w:pPr>
              <w:pStyle w:val="Compact"/>
            </w:pPr>
            <w:r>
              <w:t>71</w:t>
            </w:r>
          </w:p>
        </w:tc>
      </w:tr>
      <w:tr w:rsidR="00924391" w14:paraId="7ACF6D30" w14:textId="77777777" w:rsidTr="00924391">
        <w:tc>
          <w:tcPr>
            <w:tcW w:w="851" w:type="pct"/>
            <w:tcBorders>
              <w:bottom w:val="single" w:sz="4" w:space="0" w:color="auto"/>
            </w:tcBorders>
          </w:tcPr>
          <w:p w14:paraId="3606C32D" w14:textId="77777777" w:rsidR="00200323" w:rsidRDefault="00200323" w:rsidP="00123E23">
            <w:pPr>
              <w:pStyle w:val="Compact"/>
            </w:pPr>
            <w:r>
              <w:t>Client N</w:t>
            </w:r>
          </w:p>
        </w:tc>
        <w:tc>
          <w:tcPr>
            <w:tcW w:w="539" w:type="pct"/>
            <w:tcBorders>
              <w:bottom w:val="single" w:sz="4" w:space="0" w:color="auto"/>
            </w:tcBorders>
          </w:tcPr>
          <w:p w14:paraId="3C7A6BD1" w14:textId="77777777" w:rsidR="00200323" w:rsidRDefault="00200323" w:rsidP="00123E23">
            <w:pPr>
              <w:pStyle w:val="Compact"/>
            </w:pPr>
            <w:r>
              <w:t>39358</w:t>
            </w:r>
          </w:p>
        </w:tc>
        <w:tc>
          <w:tcPr>
            <w:tcW w:w="506" w:type="pct"/>
            <w:tcBorders>
              <w:bottom w:val="single" w:sz="4" w:space="0" w:color="auto"/>
            </w:tcBorders>
          </w:tcPr>
          <w:p w14:paraId="3F86FBEE" w14:textId="77777777" w:rsidR="00200323" w:rsidRDefault="00200323" w:rsidP="00123E23">
            <w:pPr>
              <w:pStyle w:val="Compact"/>
            </w:pPr>
            <w:r>
              <w:t>37051</w:t>
            </w:r>
          </w:p>
        </w:tc>
        <w:tc>
          <w:tcPr>
            <w:tcW w:w="489" w:type="pct"/>
            <w:tcBorders>
              <w:bottom w:val="single" w:sz="4" w:space="0" w:color="auto"/>
            </w:tcBorders>
          </w:tcPr>
          <w:p w14:paraId="387BAC7B" w14:textId="77777777" w:rsidR="00200323" w:rsidRDefault="00200323" w:rsidP="00123E23">
            <w:pPr>
              <w:pStyle w:val="Compact"/>
            </w:pPr>
            <w:r>
              <w:t>35792</w:t>
            </w:r>
          </w:p>
        </w:tc>
        <w:tc>
          <w:tcPr>
            <w:tcW w:w="523" w:type="pct"/>
            <w:tcBorders>
              <w:bottom w:val="single" w:sz="4" w:space="0" w:color="auto"/>
            </w:tcBorders>
          </w:tcPr>
          <w:p w14:paraId="7B94CE69" w14:textId="77777777" w:rsidR="00200323" w:rsidRDefault="00200323" w:rsidP="00123E23">
            <w:pPr>
              <w:pStyle w:val="Compact"/>
            </w:pPr>
            <w:r>
              <w:t>37045</w:t>
            </w:r>
          </w:p>
        </w:tc>
        <w:tc>
          <w:tcPr>
            <w:tcW w:w="512" w:type="pct"/>
            <w:tcBorders>
              <w:bottom w:val="single" w:sz="4" w:space="0" w:color="auto"/>
            </w:tcBorders>
          </w:tcPr>
          <w:p w14:paraId="16BF8949" w14:textId="77777777" w:rsidR="00200323" w:rsidRDefault="00200323" w:rsidP="00123E23">
            <w:pPr>
              <w:pStyle w:val="Compact"/>
            </w:pPr>
            <w:r>
              <w:t>36648</w:t>
            </w:r>
          </w:p>
        </w:tc>
        <w:tc>
          <w:tcPr>
            <w:tcW w:w="502" w:type="pct"/>
            <w:tcBorders>
              <w:bottom w:val="single" w:sz="4" w:space="0" w:color="auto"/>
            </w:tcBorders>
          </w:tcPr>
          <w:p w14:paraId="4D0261CD" w14:textId="77777777" w:rsidR="00200323" w:rsidRDefault="00200323" w:rsidP="00123E23">
            <w:pPr>
              <w:pStyle w:val="Compact"/>
            </w:pPr>
            <w:r>
              <w:t>39358</w:t>
            </w:r>
          </w:p>
        </w:tc>
        <w:tc>
          <w:tcPr>
            <w:tcW w:w="522" w:type="pct"/>
            <w:tcBorders>
              <w:bottom w:val="single" w:sz="4" w:space="0" w:color="auto"/>
            </w:tcBorders>
          </w:tcPr>
          <w:p w14:paraId="6F6EDCB9" w14:textId="77777777" w:rsidR="00200323" w:rsidRDefault="00200323" w:rsidP="00123E23">
            <w:pPr>
              <w:pStyle w:val="Compact"/>
            </w:pPr>
            <w:r>
              <w:t>39358</w:t>
            </w:r>
          </w:p>
        </w:tc>
        <w:tc>
          <w:tcPr>
            <w:tcW w:w="556" w:type="pct"/>
            <w:tcBorders>
              <w:bottom w:val="single" w:sz="4" w:space="0" w:color="auto"/>
            </w:tcBorders>
          </w:tcPr>
          <w:p w14:paraId="0B168A97" w14:textId="77777777" w:rsidR="00200323" w:rsidRDefault="00200323" w:rsidP="00123E23">
            <w:pPr>
              <w:pStyle w:val="Compact"/>
            </w:pPr>
            <w:r>
              <w:t>39358</w:t>
            </w:r>
          </w:p>
        </w:tc>
      </w:tr>
      <w:tr w:rsidR="00924391" w14:paraId="12D449E9" w14:textId="77777777" w:rsidTr="00924391">
        <w:tc>
          <w:tcPr>
            <w:tcW w:w="5000" w:type="pct"/>
            <w:gridSpan w:val="9"/>
            <w:tcBorders>
              <w:top w:val="single" w:sz="4" w:space="0" w:color="auto"/>
            </w:tcBorders>
          </w:tcPr>
          <w:p w14:paraId="58F38F7B" w14:textId="64F4140B" w:rsidR="00924391" w:rsidRPr="00B21373" w:rsidRDefault="00924391" w:rsidP="00123E23">
            <w:pPr>
              <w:pStyle w:val="Compact"/>
              <w:rPr>
                <w:szCs w:val="20"/>
              </w:rPr>
            </w:pPr>
            <w:r w:rsidRPr="00B21373">
              <w:rPr>
                <w:rFonts w:cs="Times New Roman"/>
                <w:i/>
                <w:szCs w:val="20"/>
              </w:rPr>
              <w:t xml:space="preserve">Note. </w:t>
            </w:r>
            <w:r w:rsidRPr="00B21373">
              <w:rPr>
                <w:rFonts w:cs="Times New Roman"/>
                <w:szCs w:val="20"/>
              </w:rPr>
              <w:t xml:space="preserve">Parameter values indicate coefficients, with standard errors in parentheses; Variance terms correspond to variance of random effects. * </w:t>
            </w:r>
            <w:r w:rsidRPr="00B21373">
              <w:rPr>
                <w:rFonts w:cs="Times New Roman"/>
                <w:i/>
                <w:szCs w:val="20"/>
              </w:rPr>
              <w:t xml:space="preserve">p </w:t>
            </w:r>
            <w:r w:rsidRPr="00B21373">
              <w:rPr>
                <w:rFonts w:cs="Times New Roman"/>
                <w:szCs w:val="20"/>
              </w:rPr>
              <w:t xml:space="preserve">&lt; .01, ** </w:t>
            </w:r>
            <w:r w:rsidRPr="00B21373">
              <w:rPr>
                <w:rFonts w:cs="Times New Roman"/>
                <w:i/>
                <w:szCs w:val="20"/>
              </w:rPr>
              <w:t xml:space="preserve">p </w:t>
            </w:r>
            <w:r w:rsidRPr="00B21373">
              <w:rPr>
                <w:rFonts w:cs="Times New Roman"/>
                <w:szCs w:val="20"/>
              </w:rPr>
              <w:t>&lt; .001</w:t>
            </w:r>
          </w:p>
        </w:tc>
      </w:tr>
    </w:tbl>
    <w:p w14:paraId="029CBC55" w14:textId="77777777" w:rsidR="00200323" w:rsidRPr="00914759" w:rsidRDefault="00200323" w:rsidP="00200323">
      <w:pPr>
        <w:pStyle w:val="Heading3"/>
        <w:rPr>
          <w:sz w:val="20"/>
          <w:szCs w:val="20"/>
        </w:rPr>
      </w:pPr>
      <w:bookmarkStart w:id="319" w:name="table-8"/>
      <w:r w:rsidRPr="00914759">
        <w:rPr>
          <w:sz w:val="20"/>
          <w:szCs w:val="20"/>
        </w:rPr>
        <w:lastRenderedPageBreak/>
        <w:t>Table 8</w:t>
      </w:r>
      <w:bookmarkEnd w:id="319"/>
    </w:p>
    <w:p w14:paraId="51F1BFF3" w14:textId="77777777" w:rsidR="00200323" w:rsidRPr="00914759" w:rsidRDefault="00200323" w:rsidP="00200323">
      <w:pPr>
        <w:pStyle w:val="Heading4"/>
        <w:rPr>
          <w:sz w:val="20"/>
          <w:szCs w:val="20"/>
        </w:rPr>
      </w:pPr>
      <w:bookmarkStart w:id="320" w:name="X32b7a8e9568c8cc92d40834afbeb6965d8dcc79"/>
      <w:r w:rsidRPr="00914759">
        <w:rPr>
          <w:sz w:val="20"/>
          <w:szCs w:val="20"/>
        </w:rPr>
        <w:t>Fixed Effects of Feedback on Rate of Change</w:t>
      </w:r>
      <w:bookmarkEnd w:id="320"/>
    </w:p>
    <w:tbl>
      <w:tblPr>
        <w:tblStyle w:val="Table"/>
        <w:tblW w:w="4835" w:type="pct"/>
        <w:tblLook w:val="07E0" w:firstRow="1" w:lastRow="1" w:firstColumn="1" w:lastColumn="1" w:noHBand="1" w:noVBand="1"/>
      </w:tblPr>
      <w:tblGrid>
        <w:gridCol w:w="1171"/>
        <w:gridCol w:w="1442"/>
        <w:gridCol w:w="1348"/>
        <w:gridCol w:w="1441"/>
        <w:gridCol w:w="1348"/>
        <w:gridCol w:w="1441"/>
        <w:gridCol w:w="1439"/>
        <w:gridCol w:w="1441"/>
        <w:gridCol w:w="1461"/>
      </w:tblGrid>
      <w:tr w:rsidR="00914759" w14:paraId="61B72117" w14:textId="77777777" w:rsidTr="00914759">
        <w:tc>
          <w:tcPr>
            <w:tcW w:w="467" w:type="pct"/>
            <w:tcBorders>
              <w:top w:val="single" w:sz="4" w:space="0" w:color="auto"/>
              <w:bottom w:val="single" w:sz="2" w:space="0" w:color="auto"/>
            </w:tcBorders>
            <w:vAlign w:val="bottom"/>
          </w:tcPr>
          <w:p w14:paraId="425DBA86" w14:textId="77777777" w:rsidR="00200323" w:rsidRDefault="00200323" w:rsidP="00123E23"/>
        </w:tc>
        <w:tc>
          <w:tcPr>
            <w:tcW w:w="575" w:type="pct"/>
            <w:tcBorders>
              <w:top w:val="single" w:sz="4" w:space="0" w:color="auto"/>
              <w:bottom w:val="single" w:sz="2" w:space="0" w:color="auto"/>
            </w:tcBorders>
            <w:vAlign w:val="bottom"/>
          </w:tcPr>
          <w:p w14:paraId="20C99115" w14:textId="77777777" w:rsidR="00200323" w:rsidRDefault="00200323" w:rsidP="00123E23">
            <w:pPr>
              <w:pStyle w:val="Compact"/>
            </w:pPr>
            <w:r>
              <w:t>Depression</w:t>
            </w:r>
          </w:p>
        </w:tc>
        <w:tc>
          <w:tcPr>
            <w:tcW w:w="538" w:type="pct"/>
            <w:tcBorders>
              <w:top w:val="single" w:sz="4" w:space="0" w:color="auto"/>
              <w:bottom w:val="single" w:sz="2" w:space="0" w:color="auto"/>
            </w:tcBorders>
            <w:vAlign w:val="bottom"/>
          </w:tcPr>
          <w:p w14:paraId="6FCF8368" w14:textId="77777777" w:rsidR="00200323" w:rsidRDefault="00200323" w:rsidP="00123E23">
            <w:pPr>
              <w:pStyle w:val="Compact"/>
            </w:pPr>
            <w:r>
              <w:t>Generalized Anxiety</w:t>
            </w:r>
          </w:p>
        </w:tc>
        <w:tc>
          <w:tcPr>
            <w:tcW w:w="575" w:type="pct"/>
            <w:tcBorders>
              <w:top w:val="single" w:sz="4" w:space="0" w:color="auto"/>
              <w:bottom w:val="single" w:sz="2" w:space="0" w:color="auto"/>
            </w:tcBorders>
            <w:vAlign w:val="bottom"/>
          </w:tcPr>
          <w:p w14:paraId="06F11024" w14:textId="77777777" w:rsidR="00200323" w:rsidRDefault="00200323" w:rsidP="00123E23">
            <w:pPr>
              <w:pStyle w:val="Compact"/>
            </w:pPr>
            <w:r>
              <w:t>Social Anxiety</w:t>
            </w:r>
          </w:p>
        </w:tc>
        <w:tc>
          <w:tcPr>
            <w:tcW w:w="538" w:type="pct"/>
            <w:tcBorders>
              <w:top w:val="single" w:sz="4" w:space="0" w:color="auto"/>
              <w:bottom w:val="single" w:sz="2" w:space="0" w:color="auto"/>
            </w:tcBorders>
            <w:vAlign w:val="bottom"/>
          </w:tcPr>
          <w:p w14:paraId="6904E328" w14:textId="77777777" w:rsidR="00200323" w:rsidRDefault="00200323" w:rsidP="00123E23">
            <w:pPr>
              <w:pStyle w:val="Compact"/>
            </w:pPr>
            <w:r>
              <w:t>Academic Distress</w:t>
            </w:r>
          </w:p>
        </w:tc>
        <w:tc>
          <w:tcPr>
            <w:tcW w:w="575" w:type="pct"/>
            <w:tcBorders>
              <w:top w:val="single" w:sz="4" w:space="0" w:color="auto"/>
              <w:bottom w:val="single" w:sz="2" w:space="0" w:color="auto"/>
            </w:tcBorders>
            <w:vAlign w:val="bottom"/>
          </w:tcPr>
          <w:p w14:paraId="7B8B6A91" w14:textId="77777777" w:rsidR="00200323" w:rsidRDefault="00200323" w:rsidP="00123E23">
            <w:pPr>
              <w:pStyle w:val="Compact"/>
            </w:pPr>
            <w:r>
              <w:t>Eating Concerns</w:t>
            </w:r>
          </w:p>
        </w:tc>
        <w:tc>
          <w:tcPr>
            <w:tcW w:w="574" w:type="pct"/>
            <w:tcBorders>
              <w:top w:val="single" w:sz="4" w:space="0" w:color="auto"/>
              <w:bottom w:val="single" w:sz="2" w:space="0" w:color="auto"/>
            </w:tcBorders>
            <w:vAlign w:val="bottom"/>
          </w:tcPr>
          <w:p w14:paraId="2E84323D" w14:textId="77777777" w:rsidR="00200323" w:rsidRDefault="00200323" w:rsidP="00123E23">
            <w:pPr>
              <w:pStyle w:val="Compact"/>
            </w:pPr>
            <w:r>
              <w:t>Hostility</w:t>
            </w:r>
          </w:p>
        </w:tc>
        <w:tc>
          <w:tcPr>
            <w:tcW w:w="575" w:type="pct"/>
            <w:tcBorders>
              <w:top w:val="single" w:sz="4" w:space="0" w:color="auto"/>
              <w:bottom w:val="single" w:sz="2" w:space="0" w:color="auto"/>
            </w:tcBorders>
            <w:vAlign w:val="bottom"/>
          </w:tcPr>
          <w:p w14:paraId="208827DA" w14:textId="77777777" w:rsidR="00200323" w:rsidRDefault="00200323" w:rsidP="00123E23">
            <w:pPr>
              <w:pStyle w:val="Compact"/>
            </w:pPr>
            <w:r>
              <w:t>Alcohol Use</w:t>
            </w:r>
          </w:p>
        </w:tc>
        <w:tc>
          <w:tcPr>
            <w:tcW w:w="583" w:type="pct"/>
            <w:tcBorders>
              <w:top w:val="single" w:sz="4" w:space="0" w:color="auto"/>
              <w:bottom w:val="single" w:sz="2" w:space="0" w:color="auto"/>
            </w:tcBorders>
            <w:vAlign w:val="bottom"/>
          </w:tcPr>
          <w:p w14:paraId="226D99EF" w14:textId="77777777" w:rsidR="00200323" w:rsidRDefault="00200323" w:rsidP="00123E23">
            <w:pPr>
              <w:pStyle w:val="Compact"/>
            </w:pPr>
            <w:r>
              <w:t>Distress Index</w:t>
            </w:r>
          </w:p>
        </w:tc>
      </w:tr>
      <w:tr w:rsidR="00914759" w14:paraId="2CE7A527" w14:textId="77777777" w:rsidTr="00914759">
        <w:tc>
          <w:tcPr>
            <w:tcW w:w="467" w:type="pct"/>
            <w:tcBorders>
              <w:top w:val="single" w:sz="2" w:space="0" w:color="auto"/>
            </w:tcBorders>
          </w:tcPr>
          <w:p w14:paraId="497D6332" w14:textId="77777777" w:rsidR="00200323" w:rsidRDefault="00200323" w:rsidP="00123E23">
            <w:pPr>
              <w:pStyle w:val="Compact"/>
            </w:pPr>
            <w:r>
              <w:t>Intercept</w:t>
            </w:r>
          </w:p>
        </w:tc>
        <w:tc>
          <w:tcPr>
            <w:tcW w:w="575" w:type="pct"/>
            <w:tcBorders>
              <w:top w:val="single" w:sz="2" w:space="0" w:color="auto"/>
            </w:tcBorders>
          </w:tcPr>
          <w:p w14:paraId="6A5347F5" w14:textId="77777777" w:rsidR="00200323" w:rsidRDefault="00200323" w:rsidP="00123E23">
            <w:pPr>
              <w:pStyle w:val="Compact"/>
            </w:pPr>
            <w:r>
              <w:t>0.38** (0.02)</w:t>
            </w:r>
          </w:p>
        </w:tc>
        <w:tc>
          <w:tcPr>
            <w:tcW w:w="538" w:type="pct"/>
            <w:tcBorders>
              <w:top w:val="single" w:sz="2" w:space="0" w:color="auto"/>
            </w:tcBorders>
          </w:tcPr>
          <w:p w14:paraId="17FC7732" w14:textId="77777777" w:rsidR="00200323" w:rsidRDefault="00200323" w:rsidP="00123E23">
            <w:pPr>
              <w:pStyle w:val="Compact"/>
            </w:pPr>
            <w:r>
              <w:t>0.34** (0.01)</w:t>
            </w:r>
          </w:p>
        </w:tc>
        <w:tc>
          <w:tcPr>
            <w:tcW w:w="575" w:type="pct"/>
            <w:tcBorders>
              <w:top w:val="single" w:sz="2" w:space="0" w:color="auto"/>
            </w:tcBorders>
          </w:tcPr>
          <w:p w14:paraId="4B756FF0" w14:textId="77777777" w:rsidR="00200323" w:rsidRDefault="00200323" w:rsidP="00123E23">
            <w:pPr>
              <w:pStyle w:val="Compact"/>
            </w:pPr>
            <w:r>
              <w:t>0.22** (0.01)</w:t>
            </w:r>
          </w:p>
        </w:tc>
        <w:tc>
          <w:tcPr>
            <w:tcW w:w="538" w:type="pct"/>
            <w:tcBorders>
              <w:top w:val="single" w:sz="2" w:space="0" w:color="auto"/>
            </w:tcBorders>
          </w:tcPr>
          <w:p w14:paraId="73541B8F" w14:textId="77777777" w:rsidR="00200323" w:rsidRDefault="00200323" w:rsidP="00123E23">
            <w:pPr>
              <w:pStyle w:val="Compact"/>
            </w:pPr>
            <w:r>
              <w:t>0.12** (0.02)</w:t>
            </w:r>
          </w:p>
        </w:tc>
        <w:tc>
          <w:tcPr>
            <w:tcW w:w="575" w:type="pct"/>
            <w:tcBorders>
              <w:top w:val="single" w:sz="2" w:space="0" w:color="auto"/>
            </w:tcBorders>
          </w:tcPr>
          <w:p w14:paraId="7CB220D3" w14:textId="77777777" w:rsidR="00200323" w:rsidRDefault="00200323" w:rsidP="00123E23">
            <w:pPr>
              <w:pStyle w:val="Compact"/>
            </w:pPr>
            <w:r>
              <w:t>0.13** (0.01)</w:t>
            </w:r>
          </w:p>
        </w:tc>
        <w:tc>
          <w:tcPr>
            <w:tcW w:w="574" w:type="pct"/>
            <w:tcBorders>
              <w:top w:val="single" w:sz="2" w:space="0" w:color="auto"/>
            </w:tcBorders>
          </w:tcPr>
          <w:p w14:paraId="58A243CC" w14:textId="77777777" w:rsidR="00200323" w:rsidRDefault="00200323" w:rsidP="00123E23">
            <w:pPr>
              <w:pStyle w:val="Compact"/>
            </w:pPr>
            <w:r>
              <w:t>0.38** (0.02)</w:t>
            </w:r>
          </w:p>
        </w:tc>
        <w:tc>
          <w:tcPr>
            <w:tcW w:w="575" w:type="pct"/>
            <w:tcBorders>
              <w:top w:val="single" w:sz="2" w:space="0" w:color="auto"/>
            </w:tcBorders>
          </w:tcPr>
          <w:p w14:paraId="640FE0C5" w14:textId="77777777" w:rsidR="00200323" w:rsidRDefault="00200323" w:rsidP="00123E23">
            <w:pPr>
              <w:pStyle w:val="Compact"/>
            </w:pPr>
            <w:r>
              <w:t>0.22** (0.02)</w:t>
            </w:r>
          </w:p>
        </w:tc>
        <w:tc>
          <w:tcPr>
            <w:tcW w:w="583" w:type="pct"/>
            <w:tcBorders>
              <w:top w:val="single" w:sz="2" w:space="0" w:color="auto"/>
            </w:tcBorders>
          </w:tcPr>
          <w:p w14:paraId="502EC27A" w14:textId="77777777" w:rsidR="00200323" w:rsidRDefault="00200323" w:rsidP="00123E23">
            <w:pPr>
              <w:pStyle w:val="Compact"/>
            </w:pPr>
            <w:r>
              <w:t>0.41** (0.02)</w:t>
            </w:r>
          </w:p>
        </w:tc>
      </w:tr>
      <w:tr w:rsidR="00914759" w14:paraId="46B7F7D3" w14:textId="77777777" w:rsidTr="00914759">
        <w:tc>
          <w:tcPr>
            <w:tcW w:w="467" w:type="pct"/>
          </w:tcPr>
          <w:p w14:paraId="4DB7930C" w14:textId="77777777" w:rsidR="00200323" w:rsidRDefault="00200323" w:rsidP="00123E23">
            <w:pPr>
              <w:pStyle w:val="Compact"/>
            </w:pPr>
            <w:r>
              <w:t>Slope</w:t>
            </w:r>
          </w:p>
        </w:tc>
        <w:tc>
          <w:tcPr>
            <w:tcW w:w="575" w:type="pct"/>
          </w:tcPr>
          <w:p w14:paraId="169110F3" w14:textId="77777777" w:rsidR="00200323" w:rsidRDefault="00200323" w:rsidP="00123E23">
            <w:pPr>
              <w:pStyle w:val="Compact"/>
            </w:pPr>
            <w:r>
              <w:t>-0.25** (0.01)</w:t>
            </w:r>
          </w:p>
        </w:tc>
        <w:tc>
          <w:tcPr>
            <w:tcW w:w="538" w:type="pct"/>
          </w:tcPr>
          <w:p w14:paraId="5643E8BB" w14:textId="77777777" w:rsidR="00200323" w:rsidRDefault="00200323" w:rsidP="00123E23">
            <w:pPr>
              <w:pStyle w:val="Compact"/>
            </w:pPr>
            <w:r>
              <w:t>-0.2** (0.01)</w:t>
            </w:r>
          </w:p>
        </w:tc>
        <w:tc>
          <w:tcPr>
            <w:tcW w:w="575" w:type="pct"/>
          </w:tcPr>
          <w:p w14:paraId="06443F74" w14:textId="77777777" w:rsidR="00200323" w:rsidRDefault="00200323" w:rsidP="00123E23">
            <w:pPr>
              <w:pStyle w:val="Compact"/>
            </w:pPr>
            <w:r>
              <w:t>-0.14** (0.01)</w:t>
            </w:r>
          </w:p>
        </w:tc>
        <w:tc>
          <w:tcPr>
            <w:tcW w:w="538" w:type="pct"/>
          </w:tcPr>
          <w:p w14:paraId="0342FFBD" w14:textId="77777777" w:rsidR="00200323" w:rsidRDefault="00200323" w:rsidP="00123E23">
            <w:pPr>
              <w:pStyle w:val="Compact"/>
            </w:pPr>
            <w:r>
              <w:t>-0.1** (0.01)</w:t>
            </w:r>
          </w:p>
        </w:tc>
        <w:tc>
          <w:tcPr>
            <w:tcW w:w="575" w:type="pct"/>
          </w:tcPr>
          <w:p w14:paraId="3C59AAC9" w14:textId="77777777" w:rsidR="00200323" w:rsidRDefault="00200323" w:rsidP="00123E23">
            <w:pPr>
              <w:pStyle w:val="Compact"/>
            </w:pPr>
            <w:r>
              <w:t>-0.06** (0.01)</w:t>
            </w:r>
          </w:p>
        </w:tc>
        <w:tc>
          <w:tcPr>
            <w:tcW w:w="574" w:type="pct"/>
          </w:tcPr>
          <w:p w14:paraId="56F9B28B" w14:textId="77777777" w:rsidR="00200323" w:rsidRDefault="00200323" w:rsidP="00123E23">
            <w:pPr>
              <w:pStyle w:val="Compact"/>
            </w:pPr>
            <w:r>
              <w:t>-0.19** (0.01)</w:t>
            </w:r>
          </w:p>
        </w:tc>
        <w:tc>
          <w:tcPr>
            <w:tcW w:w="575" w:type="pct"/>
          </w:tcPr>
          <w:p w14:paraId="444360F4" w14:textId="77777777" w:rsidR="00200323" w:rsidRDefault="00200323" w:rsidP="00123E23">
            <w:pPr>
              <w:pStyle w:val="Compact"/>
            </w:pPr>
            <w:r>
              <w:t>-0.11** (0.01)</w:t>
            </w:r>
          </w:p>
        </w:tc>
        <w:tc>
          <w:tcPr>
            <w:tcW w:w="583" w:type="pct"/>
          </w:tcPr>
          <w:p w14:paraId="67EB3E0A" w14:textId="77777777" w:rsidR="00200323" w:rsidRDefault="00200323" w:rsidP="00123E23">
            <w:pPr>
              <w:pStyle w:val="Compact"/>
            </w:pPr>
            <w:r>
              <w:t>-0.25** (0.01)</w:t>
            </w:r>
          </w:p>
        </w:tc>
      </w:tr>
      <w:tr w:rsidR="00914759" w14:paraId="5A35CD76" w14:textId="77777777" w:rsidTr="00914759">
        <w:tc>
          <w:tcPr>
            <w:tcW w:w="467" w:type="pct"/>
          </w:tcPr>
          <w:p w14:paraId="1AAB2C9A" w14:textId="77777777" w:rsidR="00200323" w:rsidRDefault="00200323" w:rsidP="00123E23">
            <w:pPr>
              <w:pStyle w:val="Compact"/>
            </w:pPr>
            <w:r>
              <w:t>Feedback</w:t>
            </w:r>
          </w:p>
        </w:tc>
        <w:tc>
          <w:tcPr>
            <w:tcW w:w="575" w:type="pct"/>
          </w:tcPr>
          <w:p w14:paraId="33DAC658" w14:textId="77777777" w:rsidR="00200323" w:rsidRDefault="00200323" w:rsidP="00123E23">
            <w:pPr>
              <w:pStyle w:val="Compact"/>
            </w:pPr>
            <w:r>
              <w:t>0.02** (0.01)</w:t>
            </w:r>
          </w:p>
        </w:tc>
        <w:tc>
          <w:tcPr>
            <w:tcW w:w="538" w:type="pct"/>
          </w:tcPr>
          <w:p w14:paraId="6AF7F2DC" w14:textId="77777777" w:rsidR="00200323" w:rsidRDefault="00200323" w:rsidP="00123E23">
            <w:pPr>
              <w:pStyle w:val="Compact"/>
            </w:pPr>
            <w:r>
              <w:t>0.04** (0.01)</w:t>
            </w:r>
          </w:p>
        </w:tc>
        <w:tc>
          <w:tcPr>
            <w:tcW w:w="575" w:type="pct"/>
          </w:tcPr>
          <w:p w14:paraId="452CDA68" w14:textId="77777777" w:rsidR="00200323" w:rsidRDefault="00200323" w:rsidP="00123E23">
            <w:pPr>
              <w:pStyle w:val="Compact"/>
            </w:pPr>
            <w:r>
              <w:t>0.03** (0.01)</w:t>
            </w:r>
          </w:p>
        </w:tc>
        <w:tc>
          <w:tcPr>
            <w:tcW w:w="538" w:type="pct"/>
          </w:tcPr>
          <w:p w14:paraId="64C3A49E" w14:textId="77777777" w:rsidR="00200323" w:rsidRDefault="00200323" w:rsidP="00123E23">
            <w:pPr>
              <w:pStyle w:val="Compact"/>
            </w:pPr>
            <w:r>
              <w:t>0.01 (0.01)</w:t>
            </w:r>
          </w:p>
        </w:tc>
        <w:tc>
          <w:tcPr>
            <w:tcW w:w="575" w:type="pct"/>
          </w:tcPr>
          <w:p w14:paraId="408F1D43" w14:textId="77777777" w:rsidR="00200323" w:rsidRDefault="00200323" w:rsidP="00123E23">
            <w:pPr>
              <w:pStyle w:val="Compact"/>
            </w:pPr>
            <w:r>
              <w:t>0.00 (0.01)</w:t>
            </w:r>
          </w:p>
        </w:tc>
        <w:tc>
          <w:tcPr>
            <w:tcW w:w="574" w:type="pct"/>
          </w:tcPr>
          <w:p w14:paraId="4D626157" w14:textId="77777777" w:rsidR="00200323" w:rsidRDefault="00200323" w:rsidP="00123E23">
            <w:pPr>
              <w:pStyle w:val="Compact"/>
            </w:pPr>
            <w:r>
              <w:t>-0.05** (0.01)</w:t>
            </w:r>
          </w:p>
        </w:tc>
        <w:tc>
          <w:tcPr>
            <w:tcW w:w="575" w:type="pct"/>
          </w:tcPr>
          <w:p w14:paraId="523D23D1" w14:textId="77777777" w:rsidR="00200323" w:rsidRDefault="00200323" w:rsidP="00123E23">
            <w:pPr>
              <w:pStyle w:val="Compact"/>
            </w:pPr>
            <w:r>
              <w:t>-0.05** (0.01)</w:t>
            </w:r>
          </w:p>
        </w:tc>
        <w:tc>
          <w:tcPr>
            <w:tcW w:w="583" w:type="pct"/>
          </w:tcPr>
          <w:p w14:paraId="0E93E145" w14:textId="77777777" w:rsidR="00200323" w:rsidRDefault="00200323" w:rsidP="00123E23">
            <w:pPr>
              <w:pStyle w:val="Compact"/>
            </w:pPr>
            <w:r>
              <w:t>0.02** (0.01)</w:t>
            </w:r>
          </w:p>
        </w:tc>
      </w:tr>
      <w:tr w:rsidR="00914759" w14:paraId="54904B7D" w14:textId="77777777" w:rsidTr="00914759">
        <w:tc>
          <w:tcPr>
            <w:tcW w:w="467" w:type="pct"/>
            <w:tcBorders>
              <w:bottom w:val="single" w:sz="4" w:space="0" w:color="auto"/>
            </w:tcBorders>
          </w:tcPr>
          <w:p w14:paraId="5D1806F3" w14:textId="77777777" w:rsidR="00200323" w:rsidRDefault="00200323" w:rsidP="00123E23">
            <w:pPr>
              <w:pStyle w:val="Compact"/>
            </w:pPr>
            <w:r>
              <w:t>Slope * Feedback</w:t>
            </w:r>
          </w:p>
        </w:tc>
        <w:tc>
          <w:tcPr>
            <w:tcW w:w="575" w:type="pct"/>
            <w:tcBorders>
              <w:bottom w:val="single" w:sz="4" w:space="0" w:color="auto"/>
            </w:tcBorders>
          </w:tcPr>
          <w:p w14:paraId="7DCF855F" w14:textId="77777777" w:rsidR="00200323" w:rsidRDefault="00200323" w:rsidP="00123E23">
            <w:pPr>
              <w:pStyle w:val="Compact"/>
            </w:pPr>
            <w:r>
              <w:t>0.00 (0)</w:t>
            </w:r>
          </w:p>
        </w:tc>
        <w:tc>
          <w:tcPr>
            <w:tcW w:w="538" w:type="pct"/>
            <w:tcBorders>
              <w:bottom w:val="single" w:sz="4" w:space="0" w:color="auto"/>
            </w:tcBorders>
          </w:tcPr>
          <w:p w14:paraId="1D3C7956" w14:textId="77777777" w:rsidR="00200323" w:rsidRDefault="00200323" w:rsidP="00123E23">
            <w:pPr>
              <w:pStyle w:val="Compact"/>
            </w:pPr>
            <w:r>
              <w:t>-0.01 (0)</w:t>
            </w:r>
          </w:p>
        </w:tc>
        <w:tc>
          <w:tcPr>
            <w:tcW w:w="575" w:type="pct"/>
            <w:tcBorders>
              <w:bottom w:val="single" w:sz="4" w:space="0" w:color="auto"/>
            </w:tcBorders>
          </w:tcPr>
          <w:p w14:paraId="34079A68" w14:textId="77777777" w:rsidR="00200323" w:rsidRDefault="00200323" w:rsidP="00123E23">
            <w:pPr>
              <w:pStyle w:val="Compact"/>
            </w:pPr>
            <w:r>
              <w:t>-0.01 (0)</w:t>
            </w:r>
          </w:p>
        </w:tc>
        <w:tc>
          <w:tcPr>
            <w:tcW w:w="538" w:type="pct"/>
            <w:tcBorders>
              <w:bottom w:val="single" w:sz="4" w:space="0" w:color="auto"/>
            </w:tcBorders>
          </w:tcPr>
          <w:p w14:paraId="22BB4A2B" w14:textId="77777777" w:rsidR="00200323" w:rsidRDefault="00200323" w:rsidP="00123E23">
            <w:pPr>
              <w:pStyle w:val="Compact"/>
            </w:pPr>
            <w:r>
              <w:t>0.00 (0)</w:t>
            </w:r>
          </w:p>
        </w:tc>
        <w:tc>
          <w:tcPr>
            <w:tcW w:w="575" w:type="pct"/>
            <w:tcBorders>
              <w:bottom w:val="single" w:sz="4" w:space="0" w:color="auto"/>
            </w:tcBorders>
          </w:tcPr>
          <w:p w14:paraId="06192AEB" w14:textId="77777777" w:rsidR="00200323" w:rsidRDefault="00200323" w:rsidP="00123E23">
            <w:pPr>
              <w:pStyle w:val="Compact"/>
            </w:pPr>
            <w:r>
              <w:t>0.00 (0)</w:t>
            </w:r>
          </w:p>
        </w:tc>
        <w:tc>
          <w:tcPr>
            <w:tcW w:w="574" w:type="pct"/>
            <w:tcBorders>
              <w:bottom w:val="single" w:sz="4" w:space="0" w:color="auto"/>
            </w:tcBorders>
          </w:tcPr>
          <w:p w14:paraId="0E901DF0" w14:textId="77777777" w:rsidR="00200323" w:rsidRDefault="00200323" w:rsidP="00123E23">
            <w:pPr>
              <w:pStyle w:val="Compact"/>
            </w:pPr>
            <w:r>
              <w:t>0.00 (0)</w:t>
            </w:r>
          </w:p>
        </w:tc>
        <w:tc>
          <w:tcPr>
            <w:tcW w:w="575" w:type="pct"/>
            <w:tcBorders>
              <w:bottom w:val="single" w:sz="4" w:space="0" w:color="auto"/>
            </w:tcBorders>
          </w:tcPr>
          <w:p w14:paraId="49D94C3D" w14:textId="77777777" w:rsidR="00200323" w:rsidRDefault="00200323" w:rsidP="00123E23">
            <w:pPr>
              <w:pStyle w:val="Compact"/>
            </w:pPr>
            <w:r>
              <w:t>0.00 (0)</w:t>
            </w:r>
          </w:p>
        </w:tc>
        <w:tc>
          <w:tcPr>
            <w:tcW w:w="583" w:type="pct"/>
            <w:tcBorders>
              <w:bottom w:val="single" w:sz="4" w:space="0" w:color="auto"/>
            </w:tcBorders>
          </w:tcPr>
          <w:p w14:paraId="304EA803" w14:textId="77777777" w:rsidR="00200323" w:rsidRDefault="00200323" w:rsidP="00123E23">
            <w:pPr>
              <w:pStyle w:val="Compact"/>
            </w:pPr>
            <w:r>
              <w:t>-0.01 (0)</w:t>
            </w:r>
          </w:p>
        </w:tc>
      </w:tr>
      <w:tr w:rsidR="00914759" w14:paraId="50811B8D" w14:textId="77777777" w:rsidTr="00914759">
        <w:tc>
          <w:tcPr>
            <w:tcW w:w="467" w:type="pct"/>
            <w:tcBorders>
              <w:top w:val="single" w:sz="4" w:space="0" w:color="auto"/>
              <w:bottom w:val="single" w:sz="4" w:space="0" w:color="auto"/>
            </w:tcBorders>
          </w:tcPr>
          <w:p w14:paraId="3EACD06E" w14:textId="77777777" w:rsidR="00200323" w:rsidRDefault="00200323" w:rsidP="00123E23">
            <w:pPr>
              <w:pStyle w:val="Compact"/>
            </w:pPr>
            <w:r>
              <w:t>LRT for feedback</w:t>
            </w:r>
          </w:p>
        </w:tc>
        <w:tc>
          <w:tcPr>
            <w:tcW w:w="575" w:type="pct"/>
            <w:tcBorders>
              <w:top w:val="single" w:sz="4" w:space="0" w:color="auto"/>
              <w:bottom w:val="single" w:sz="4" w:space="0" w:color="auto"/>
            </w:tcBorders>
          </w:tcPr>
          <w:p w14:paraId="06C4D385" w14:textId="77777777" w:rsidR="00200323" w:rsidRDefault="00200323" w:rsidP="00123E23">
            <w:pPr>
              <w:pStyle w:val="Compact"/>
            </w:pPr>
            <w:r>
              <w:t>15.3**</w:t>
            </w:r>
          </w:p>
        </w:tc>
        <w:tc>
          <w:tcPr>
            <w:tcW w:w="538" w:type="pct"/>
            <w:tcBorders>
              <w:top w:val="single" w:sz="4" w:space="0" w:color="auto"/>
              <w:bottom w:val="single" w:sz="4" w:space="0" w:color="auto"/>
            </w:tcBorders>
          </w:tcPr>
          <w:p w14:paraId="47F35AB3" w14:textId="77777777" w:rsidR="00200323" w:rsidRDefault="00200323" w:rsidP="00123E23">
            <w:pPr>
              <w:pStyle w:val="Compact"/>
            </w:pPr>
            <w:r>
              <w:t>16.35**</w:t>
            </w:r>
          </w:p>
        </w:tc>
        <w:tc>
          <w:tcPr>
            <w:tcW w:w="575" w:type="pct"/>
            <w:tcBorders>
              <w:top w:val="single" w:sz="4" w:space="0" w:color="auto"/>
              <w:bottom w:val="single" w:sz="4" w:space="0" w:color="auto"/>
            </w:tcBorders>
          </w:tcPr>
          <w:p w14:paraId="5DEB6682" w14:textId="77777777" w:rsidR="00200323" w:rsidRDefault="00200323" w:rsidP="00123E23">
            <w:pPr>
              <w:pStyle w:val="Compact"/>
            </w:pPr>
            <w:r>
              <w:t>29.6**</w:t>
            </w:r>
          </w:p>
        </w:tc>
        <w:tc>
          <w:tcPr>
            <w:tcW w:w="538" w:type="pct"/>
            <w:tcBorders>
              <w:top w:val="single" w:sz="4" w:space="0" w:color="auto"/>
              <w:bottom w:val="single" w:sz="4" w:space="0" w:color="auto"/>
            </w:tcBorders>
          </w:tcPr>
          <w:p w14:paraId="2AC86F21" w14:textId="77777777" w:rsidR="00200323" w:rsidRDefault="00200323" w:rsidP="00123E23">
            <w:pPr>
              <w:pStyle w:val="Compact"/>
            </w:pPr>
            <w:r>
              <w:t>1.7</w:t>
            </w:r>
          </w:p>
        </w:tc>
        <w:tc>
          <w:tcPr>
            <w:tcW w:w="575" w:type="pct"/>
            <w:tcBorders>
              <w:top w:val="single" w:sz="4" w:space="0" w:color="auto"/>
              <w:bottom w:val="single" w:sz="4" w:space="0" w:color="auto"/>
            </w:tcBorders>
          </w:tcPr>
          <w:p w14:paraId="665C2006" w14:textId="77777777" w:rsidR="00200323" w:rsidRDefault="00200323" w:rsidP="00123E23">
            <w:pPr>
              <w:pStyle w:val="Compact"/>
            </w:pPr>
            <w:r>
              <w:t>10.42*</w:t>
            </w:r>
          </w:p>
        </w:tc>
        <w:tc>
          <w:tcPr>
            <w:tcW w:w="574" w:type="pct"/>
            <w:tcBorders>
              <w:top w:val="single" w:sz="4" w:space="0" w:color="auto"/>
              <w:bottom w:val="single" w:sz="4" w:space="0" w:color="auto"/>
            </w:tcBorders>
          </w:tcPr>
          <w:p w14:paraId="77457A9D" w14:textId="77777777" w:rsidR="00200323" w:rsidRDefault="00200323" w:rsidP="00123E23">
            <w:pPr>
              <w:pStyle w:val="Compact"/>
            </w:pPr>
            <w:r>
              <w:t>0.05</w:t>
            </w:r>
          </w:p>
        </w:tc>
        <w:tc>
          <w:tcPr>
            <w:tcW w:w="575" w:type="pct"/>
            <w:tcBorders>
              <w:top w:val="single" w:sz="4" w:space="0" w:color="auto"/>
              <w:bottom w:val="single" w:sz="4" w:space="0" w:color="auto"/>
            </w:tcBorders>
          </w:tcPr>
          <w:p w14:paraId="3F7DE394" w14:textId="77777777" w:rsidR="00200323" w:rsidRDefault="00200323" w:rsidP="00123E23">
            <w:pPr>
              <w:pStyle w:val="Compact"/>
            </w:pPr>
            <w:r>
              <w:t>0.04</w:t>
            </w:r>
          </w:p>
        </w:tc>
        <w:tc>
          <w:tcPr>
            <w:tcW w:w="583" w:type="pct"/>
            <w:tcBorders>
              <w:top w:val="single" w:sz="4" w:space="0" w:color="auto"/>
              <w:bottom w:val="single" w:sz="4" w:space="0" w:color="auto"/>
            </w:tcBorders>
          </w:tcPr>
          <w:p w14:paraId="5B90790F" w14:textId="77777777" w:rsidR="00200323" w:rsidRDefault="00200323" w:rsidP="00123E23">
            <w:pPr>
              <w:pStyle w:val="Compact"/>
            </w:pPr>
            <w:r>
              <w:t>20.57**</w:t>
            </w:r>
          </w:p>
        </w:tc>
      </w:tr>
      <w:tr w:rsidR="00914759" w14:paraId="234C33F7" w14:textId="77777777" w:rsidTr="00914759">
        <w:tc>
          <w:tcPr>
            <w:tcW w:w="467" w:type="pct"/>
            <w:tcBorders>
              <w:top w:val="single" w:sz="4" w:space="0" w:color="auto"/>
            </w:tcBorders>
          </w:tcPr>
          <w:p w14:paraId="45F23B34" w14:textId="77777777" w:rsidR="00200323" w:rsidRDefault="00200323" w:rsidP="00123E23">
            <w:pPr>
              <w:pStyle w:val="Compact"/>
            </w:pPr>
            <w:r>
              <w:t>Center N</w:t>
            </w:r>
          </w:p>
        </w:tc>
        <w:tc>
          <w:tcPr>
            <w:tcW w:w="575" w:type="pct"/>
            <w:tcBorders>
              <w:top w:val="single" w:sz="4" w:space="0" w:color="auto"/>
            </w:tcBorders>
          </w:tcPr>
          <w:p w14:paraId="78D60D82" w14:textId="77777777" w:rsidR="00200323" w:rsidRDefault="00200323" w:rsidP="00123E23">
            <w:pPr>
              <w:pStyle w:val="Compact"/>
            </w:pPr>
            <w:r>
              <w:t>39358</w:t>
            </w:r>
          </w:p>
        </w:tc>
        <w:tc>
          <w:tcPr>
            <w:tcW w:w="538" w:type="pct"/>
            <w:tcBorders>
              <w:top w:val="single" w:sz="4" w:space="0" w:color="auto"/>
            </w:tcBorders>
          </w:tcPr>
          <w:p w14:paraId="46D12957" w14:textId="77777777" w:rsidR="00200323" w:rsidRDefault="00200323" w:rsidP="00123E23">
            <w:pPr>
              <w:pStyle w:val="Compact"/>
            </w:pPr>
            <w:r>
              <w:t>37051</w:t>
            </w:r>
          </w:p>
        </w:tc>
        <w:tc>
          <w:tcPr>
            <w:tcW w:w="575" w:type="pct"/>
            <w:tcBorders>
              <w:top w:val="single" w:sz="4" w:space="0" w:color="auto"/>
            </w:tcBorders>
          </w:tcPr>
          <w:p w14:paraId="612BC4D9" w14:textId="77777777" w:rsidR="00200323" w:rsidRDefault="00200323" w:rsidP="00123E23">
            <w:pPr>
              <w:pStyle w:val="Compact"/>
            </w:pPr>
            <w:r>
              <w:t>35792</w:t>
            </w:r>
          </w:p>
        </w:tc>
        <w:tc>
          <w:tcPr>
            <w:tcW w:w="538" w:type="pct"/>
            <w:tcBorders>
              <w:top w:val="single" w:sz="4" w:space="0" w:color="auto"/>
            </w:tcBorders>
          </w:tcPr>
          <w:p w14:paraId="672B954B" w14:textId="77777777" w:rsidR="00200323" w:rsidRDefault="00200323" w:rsidP="00123E23">
            <w:pPr>
              <w:pStyle w:val="Compact"/>
            </w:pPr>
            <w:r>
              <w:t>37045</w:t>
            </w:r>
          </w:p>
        </w:tc>
        <w:tc>
          <w:tcPr>
            <w:tcW w:w="575" w:type="pct"/>
            <w:tcBorders>
              <w:top w:val="single" w:sz="4" w:space="0" w:color="auto"/>
            </w:tcBorders>
          </w:tcPr>
          <w:p w14:paraId="0E0B3DA2" w14:textId="77777777" w:rsidR="00200323" w:rsidRDefault="00200323" w:rsidP="00123E23">
            <w:pPr>
              <w:pStyle w:val="Compact"/>
            </w:pPr>
            <w:r>
              <w:t>36648</w:t>
            </w:r>
          </w:p>
        </w:tc>
        <w:tc>
          <w:tcPr>
            <w:tcW w:w="574" w:type="pct"/>
            <w:tcBorders>
              <w:top w:val="single" w:sz="4" w:space="0" w:color="auto"/>
            </w:tcBorders>
          </w:tcPr>
          <w:p w14:paraId="60482C18" w14:textId="77777777" w:rsidR="00200323" w:rsidRDefault="00200323" w:rsidP="00123E23">
            <w:pPr>
              <w:pStyle w:val="Compact"/>
            </w:pPr>
            <w:r>
              <w:t>39358</w:t>
            </w:r>
          </w:p>
        </w:tc>
        <w:tc>
          <w:tcPr>
            <w:tcW w:w="575" w:type="pct"/>
            <w:tcBorders>
              <w:top w:val="single" w:sz="4" w:space="0" w:color="auto"/>
            </w:tcBorders>
          </w:tcPr>
          <w:p w14:paraId="4BD0700E" w14:textId="77777777" w:rsidR="00200323" w:rsidRDefault="00200323" w:rsidP="00123E23">
            <w:pPr>
              <w:pStyle w:val="Compact"/>
            </w:pPr>
            <w:r>
              <w:t>39358</w:t>
            </w:r>
          </w:p>
        </w:tc>
        <w:tc>
          <w:tcPr>
            <w:tcW w:w="583" w:type="pct"/>
            <w:tcBorders>
              <w:top w:val="single" w:sz="4" w:space="0" w:color="auto"/>
            </w:tcBorders>
          </w:tcPr>
          <w:p w14:paraId="1667B30A" w14:textId="77777777" w:rsidR="00200323" w:rsidRDefault="00200323" w:rsidP="00123E23">
            <w:pPr>
              <w:pStyle w:val="Compact"/>
            </w:pPr>
            <w:r>
              <w:t>39358</w:t>
            </w:r>
          </w:p>
        </w:tc>
      </w:tr>
      <w:tr w:rsidR="00914759" w14:paraId="2B898206" w14:textId="77777777" w:rsidTr="00914759">
        <w:tc>
          <w:tcPr>
            <w:tcW w:w="467" w:type="pct"/>
            <w:tcBorders>
              <w:bottom w:val="single" w:sz="4" w:space="0" w:color="auto"/>
            </w:tcBorders>
          </w:tcPr>
          <w:p w14:paraId="3D726073" w14:textId="77777777" w:rsidR="00200323" w:rsidRDefault="00200323" w:rsidP="00123E23">
            <w:pPr>
              <w:pStyle w:val="Compact"/>
            </w:pPr>
            <w:r>
              <w:t>Client N</w:t>
            </w:r>
          </w:p>
        </w:tc>
        <w:tc>
          <w:tcPr>
            <w:tcW w:w="575" w:type="pct"/>
            <w:tcBorders>
              <w:bottom w:val="single" w:sz="4" w:space="0" w:color="auto"/>
            </w:tcBorders>
          </w:tcPr>
          <w:p w14:paraId="67EAEDD2" w14:textId="77777777" w:rsidR="00200323" w:rsidRDefault="00200323" w:rsidP="00123E23">
            <w:pPr>
              <w:pStyle w:val="Compact"/>
            </w:pPr>
            <w:r>
              <w:t>71</w:t>
            </w:r>
          </w:p>
        </w:tc>
        <w:tc>
          <w:tcPr>
            <w:tcW w:w="538" w:type="pct"/>
            <w:tcBorders>
              <w:bottom w:val="single" w:sz="4" w:space="0" w:color="auto"/>
            </w:tcBorders>
          </w:tcPr>
          <w:p w14:paraId="3AB28D85" w14:textId="77777777" w:rsidR="00200323" w:rsidRDefault="00200323" w:rsidP="00123E23">
            <w:pPr>
              <w:pStyle w:val="Compact"/>
            </w:pPr>
            <w:r>
              <w:t>71</w:t>
            </w:r>
          </w:p>
        </w:tc>
        <w:tc>
          <w:tcPr>
            <w:tcW w:w="575" w:type="pct"/>
            <w:tcBorders>
              <w:bottom w:val="single" w:sz="4" w:space="0" w:color="auto"/>
            </w:tcBorders>
          </w:tcPr>
          <w:p w14:paraId="6EEC074C" w14:textId="77777777" w:rsidR="00200323" w:rsidRDefault="00200323" w:rsidP="00123E23">
            <w:pPr>
              <w:pStyle w:val="Compact"/>
            </w:pPr>
            <w:r>
              <w:t>71</w:t>
            </w:r>
          </w:p>
        </w:tc>
        <w:tc>
          <w:tcPr>
            <w:tcW w:w="538" w:type="pct"/>
            <w:tcBorders>
              <w:bottom w:val="single" w:sz="4" w:space="0" w:color="auto"/>
            </w:tcBorders>
          </w:tcPr>
          <w:p w14:paraId="6FE0E299" w14:textId="77777777" w:rsidR="00200323" w:rsidRDefault="00200323" w:rsidP="00123E23">
            <w:pPr>
              <w:pStyle w:val="Compact"/>
            </w:pPr>
            <w:r>
              <w:t>71</w:t>
            </w:r>
          </w:p>
        </w:tc>
        <w:tc>
          <w:tcPr>
            <w:tcW w:w="575" w:type="pct"/>
            <w:tcBorders>
              <w:bottom w:val="single" w:sz="4" w:space="0" w:color="auto"/>
            </w:tcBorders>
          </w:tcPr>
          <w:p w14:paraId="2161E851" w14:textId="77777777" w:rsidR="00200323" w:rsidRDefault="00200323" w:rsidP="00123E23">
            <w:pPr>
              <w:pStyle w:val="Compact"/>
            </w:pPr>
            <w:r>
              <w:t>71</w:t>
            </w:r>
          </w:p>
        </w:tc>
        <w:tc>
          <w:tcPr>
            <w:tcW w:w="574" w:type="pct"/>
            <w:tcBorders>
              <w:bottom w:val="single" w:sz="4" w:space="0" w:color="auto"/>
            </w:tcBorders>
          </w:tcPr>
          <w:p w14:paraId="441A3215" w14:textId="77777777" w:rsidR="00200323" w:rsidRDefault="00200323" w:rsidP="00123E23">
            <w:pPr>
              <w:pStyle w:val="Compact"/>
            </w:pPr>
            <w:r>
              <w:t>71</w:t>
            </w:r>
          </w:p>
        </w:tc>
        <w:tc>
          <w:tcPr>
            <w:tcW w:w="575" w:type="pct"/>
            <w:tcBorders>
              <w:bottom w:val="single" w:sz="4" w:space="0" w:color="auto"/>
            </w:tcBorders>
          </w:tcPr>
          <w:p w14:paraId="3C00347C" w14:textId="77777777" w:rsidR="00200323" w:rsidRDefault="00200323" w:rsidP="00123E23">
            <w:pPr>
              <w:pStyle w:val="Compact"/>
            </w:pPr>
            <w:r>
              <w:t>71</w:t>
            </w:r>
          </w:p>
        </w:tc>
        <w:tc>
          <w:tcPr>
            <w:tcW w:w="583" w:type="pct"/>
            <w:tcBorders>
              <w:bottom w:val="single" w:sz="4" w:space="0" w:color="auto"/>
            </w:tcBorders>
          </w:tcPr>
          <w:p w14:paraId="6EEA3F41" w14:textId="77777777" w:rsidR="00200323" w:rsidRDefault="00200323" w:rsidP="00123E23">
            <w:pPr>
              <w:pStyle w:val="Compact"/>
            </w:pPr>
            <w:r>
              <w:t>71</w:t>
            </w:r>
          </w:p>
        </w:tc>
      </w:tr>
      <w:tr w:rsidR="00914759" w14:paraId="02234901" w14:textId="77777777" w:rsidTr="00914759">
        <w:tc>
          <w:tcPr>
            <w:tcW w:w="5000" w:type="pct"/>
            <w:gridSpan w:val="9"/>
            <w:tcBorders>
              <w:top w:val="single" w:sz="4" w:space="0" w:color="auto"/>
            </w:tcBorders>
          </w:tcPr>
          <w:p w14:paraId="66FFE5E4" w14:textId="4E82CE3A" w:rsidR="00914759" w:rsidRDefault="00914759" w:rsidP="00123E23">
            <w:pPr>
              <w:pStyle w:val="Compact"/>
            </w:pPr>
            <w:r w:rsidRPr="00B41280">
              <w:rPr>
                <w:rFonts w:cs="Times New Roman"/>
                <w:i/>
                <w:sz w:val="22"/>
                <w:szCs w:val="22"/>
              </w:rPr>
              <w:t xml:space="preserve">Note. </w:t>
            </w:r>
            <w:r w:rsidRPr="00B41280">
              <w:rPr>
                <w:rFonts w:cs="Times New Roman"/>
                <w:sz w:val="22"/>
                <w:szCs w:val="22"/>
              </w:rPr>
              <w:t xml:space="preserve">Parameter values indicate coefficients, with standard errors in parentheses; LRT = likelihood ratio test. * </w:t>
            </w:r>
            <w:r w:rsidRPr="00B41280">
              <w:rPr>
                <w:rFonts w:cs="Times New Roman"/>
                <w:i/>
                <w:sz w:val="22"/>
                <w:szCs w:val="22"/>
              </w:rPr>
              <w:t xml:space="preserve">p </w:t>
            </w:r>
            <w:r w:rsidRPr="00B41280">
              <w:rPr>
                <w:rFonts w:cs="Times New Roman"/>
                <w:sz w:val="22"/>
                <w:szCs w:val="22"/>
              </w:rPr>
              <w:t xml:space="preserve">&lt; .01, ** </w:t>
            </w:r>
            <w:r w:rsidRPr="00B41280">
              <w:rPr>
                <w:rFonts w:cs="Times New Roman"/>
                <w:i/>
                <w:sz w:val="22"/>
                <w:szCs w:val="22"/>
              </w:rPr>
              <w:t xml:space="preserve">p </w:t>
            </w:r>
            <w:r w:rsidRPr="00B41280">
              <w:rPr>
                <w:rFonts w:cs="Times New Roman"/>
                <w:sz w:val="22"/>
                <w:szCs w:val="22"/>
              </w:rPr>
              <w:t>&lt; .001</w:t>
            </w:r>
          </w:p>
        </w:tc>
      </w:tr>
    </w:tbl>
    <w:p w14:paraId="554DD8C0" w14:textId="77777777" w:rsidR="00200323" w:rsidRPr="00D64E11" w:rsidRDefault="00200323" w:rsidP="00200323">
      <w:pPr>
        <w:pStyle w:val="Heading3"/>
        <w:rPr>
          <w:sz w:val="22"/>
          <w:szCs w:val="22"/>
        </w:rPr>
      </w:pPr>
      <w:bookmarkStart w:id="321" w:name="table-9"/>
      <w:r w:rsidRPr="00D64E11">
        <w:rPr>
          <w:sz w:val="22"/>
          <w:szCs w:val="22"/>
        </w:rPr>
        <w:lastRenderedPageBreak/>
        <w:t>Table 9</w:t>
      </w:r>
      <w:bookmarkEnd w:id="321"/>
    </w:p>
    <w:p w14:paraId="26811CE9" w14:textId="77777777" w:rsidR="00200323" w:rsidRPr="00D64E11" w:rsidRDefault="00200323" w:rsidP="00200323">
      <w:pPr>
        <w:pStyle w:val="Heading4"/>
        <w:rPr>
          <w:sz w:val="22"/>
          <w:szCs w:val="22"/>
        </w:rPr>
      </w:pPr>
      <w:bookmarkStart w:id="322" w:name="X7aff31efbf733cb056a50d635f053da1004194b"/>
      <w:r w:rsidRPr="00D64E11">
        <w:rPr>
          <w:sz w:val="22"/>
          <w:szCs w:val="22"/>
        </w:rPr>
        <w:t>Random Effects of Feedback on Rate of Change</w:t>
      </w:r>
      <w:bookmarkEnd w:id="322"/>
    </w:p>
    <w:tbl>
      <w:tblPr>
        <w:tblStyle w:val="Table"/>
        <w:tblW w:w="5000" w:type="pct"/>
        <w:tblLook w:val="07E0" w:firstRow="1" w:lastRow="1" w:firstColumn="1" w:lastColumn="1" w:noHBand="1" w:noVBand="1"/>
      </w:tblPr>
      <w:tblGrid>
        <w:gridCol w:w="2340"/>
        <w:gridCol w:w="1259"/>
        <w:gridCol w:w="1711"/>
        <w:gridCol w:w="1439"/>
        <w:gridCol w:w="1610"/>
        <w:gridCol w:w="1330"/>
        <w:gridCol w:w="987"/>
        <w:gridCol w:w="1106"/>
        <w:gridCol w:w="1178"/>
      </w:tblGrid>
      <w:tr w:rsidR="00200323" w:rsidRPr="00D64E11" w14:paraId="5582387C" w14:textId="77777777" w:rsidTr="00EB5D0E">
        <w:tc>
          <w:tcPr>
            <w:tcW w:w="903" w:type="pct"/>
            <w:tcBorders>
              <w:top w:val="single" w:sz="4" w:space="0" w:color="auto"/>
              <w:bottom w:val="single" w:sz="2" w:space="0" w:color="auto"/>
            </w:tcBorders>
            <w:vAlign w:val="bottom"/>
          </w:tcPr>
          <w:p w14:paraId="423EE458" w14:textId="77777777" w:rsidR="00200323" w:rsidRPr="00D64E11" w:rsidRDefault="00200323" w:rsidP="00123E23">
            <w:pPr>
              <w:rPr>
                <w:rFonts w:ascii="Times New Roman" w:hAnsi="Times New Roman" w:cs="Times New Roman"/>
                <w:sz w:val="22"/>
                <w:szCs w:val="22"/>
              </w:rPr>
            </w:pPr>
          </w:p>
        </w:tc>
        <w:tc>
          <w:tcPr>
            <w:tcW w:w="486" w:type="pct"/>
            <w:tcBorders>
              <w:top w:val="single" w:sz="4" w:space="0" w:color="auto"/>
              <w:bottom w:val="single" w:sz="2" w:space="0" w:color="auto"/>
            </w:tcBorders>
            <w:vAlign w:val="bottom"/>
          </w:tcPr>
          <w:p w14:paraId="01CAEBAC" w14:textId="77777777" w:rsidR="00200323" w:rsidRPr="00D64E11" w:rsidRDefault="00200323" w:rsidP="00914759">
            <w:pPr>
              <w:pStyle w:val="Compact"/>
              <w:rPr>
                <w:rFonts w:cs="Times New Roman"/>
                <w:sz w:val="22"/>
                <w:szCs w:val="22"/>
              </w:rPr>
            </w:pPr>
            <w:r w:rsidRPr="00D64E11">
              <w:rPr>
                <w:rFonts w:cs="Times New Roman"/>
                <w:sz w:val="22"/>
                <w:szCs w:val="22"/>
              </w:rPr>
              <w:t>Depression</w:t>
            </w:r>
          </w:p>
        </w:tc>
        <w:tc>
          <w:tcPr>
            <w:tcW w:w="660" w:type="pct"/>
            <w:tcBorders>
              <w:top w:val="single" w:sz="4" w:space="0" w:color="auto"/>
              <w:bottom w:val="single" w:sz="2" w:space="0" w:color="auto"/>
            </w:tcBorders>
            <w:vAlign w:val="bottom"/>
          </w:tcPr>
          <w:p w14:paraId="60BFE7F2" w14:textId="77777777" w:rsidR="00200323" w:rsidRPr="00D64E11" w:rsidRDefault="00200323" w:rsidP="00914759">
            <w:pPr>
              <w:pStyle w:val="Compact"/>
              <w:rPr>
                <w:rFonts w:cs="Times New Roman"/>
                <w:sz w:val="22"/>
                <w:szCs w:val="22"/>
              </w:rPr>
            </w:pPr>
            <w:r w:rsidRPr="00D64E11">
              <w:rPr>
                <w:rFonts w:cs="Times New Roman"/>
                <w:sz w:val="22"/>
                <w:szCs w:val="22"/>
              </w:rPr>
              <w:t>Generalized Anxiety</w:t>
            </w:r>
          </w:p>
        </w:tc>
        <w:tc>
          <w:tcPr>
            <w:tcW w:w="555" w:type="pct"/>
            <w:tcBorders>
              <w:top w:val="single" w:sz="4" w:space="0" w:color="auto"/>
              <w:bottom w:val="single" w:sz="2" w:space="0" w:color="auto"/>
            </w:tcBorders>
            <w:vAlign w:val="bottom"/>
          </w:tcPr>
          <w:p w14:paraId="3D320D2D" w14:textId="77777777" w:rsidR="00200323" w:rsidRPr="00D64E11" w:rsidRDefault="00200323" w:rsidP="00914759">
            <w:pPr>
              <w:pStyle w:val="Compact"/>
              <w:rPr>
                <w:rFonts w:cs="Times New Roman"/>
                <w:sz w:val="22"/>
                <w:szCs w:val="22"/>
              </w:rPr>
            </w:pPr>
            <w:r w:rsidRPr="00D64E11">
              <w:rPr>
                <w:rFonts w:cs="Times New Roman"/>
                <w:sz w:val="22"/>
                <w:szCs w:val="22"/>
              </w:rPr>
              <w:t>Social Anxiety</w:t>
            </w:r>
          </w:p>
        </w:tc>
        <w:tc>
          <w:tcPr>
            <w:tcW w:w="621" w:type="pct"/>
            <w:tcBorders>
              <w:top w:val="single" w:sz="4" w:space="0" w:color="auto"/>
              <w:bottom w:val="single" w:sz="2" w:space="0" w:color="auto"/>
            </w:tcBorders>
            <w:vAlign w:val="bottom"/>
          </w:tcPr>
          <w:p w14:paraId="44305528" w14:textId="77777777" w:rsidR="00200323" w:rsidRPr="00D64E11" w:rsidRDefault="00200323" w:rsidP="00914759">
            <w:pPr>
              <w:pStyle w:val="Compact"/>
              <w:rPr>
                <w:rFonts w:cs="Times New Roman"/>
                <w:sz w:val="22"/>
                <w:szCs w:val="22"/>
              </w:rPr>
            </w:pPr>
            <w:r w:rsidRPr="00D64E11">
              <w:rPr>
                <w:rFonts w:cs="Times New Roman"/>
                <w:sz w:val="22"/>
                <w:szCs w:val="22"/>
              </w:rPr>
              <w:t>Academic Distress</w:t>
            </w:r>
          </w:p>
        </w:tc>
        <w:tc>
          <w:tcPr>
            <w:tcW w:w="0" w:type="auto"/>
            <w:tcBorders>
              <w:top w:val="single" w:sz="4" w:space="0" w:color="auto"/>
              <w:bottom w:val="single" w:sz="2" w:space="0" w:color="auto"/>
            </w:tcBorders>
            <w:vAlign w:val="bottom"/>
          </w:tcPr>
          <w:p w14:paraId="0D3FC942" w14:textId="77777777" w:rsidR="00200323" w:rsidRPr="00D64E11" w:rsidRDefault="00200323" w:rsidP="00914759">
            <w:pPr>
              <w:pStyle w:val="Compact"/>
              <w:rPr>
                <w:rFonts w:cs="Times New Roman"/>
                <w:sz w:val="22"/>
                <w:szCs w:val="22"/>
              </w:rPr>
            </w:pPr>
            <w:r w:rsidRPr="00D64E11">
              <w:rPr>
                <w:rFonts w:cs="Times New Roman"/>
                <w:sz w:val="22"/>
                <w:szCs w:val="22"/>
              </w:rPr>
              <w:t>Eating Concerns</w:t>
            </w:r>
          </w:p>
        </w:tc>
        <w:tc>
          <w:tcPr>
            <w:tcW w:w="0" w:type="auto"/>
            <w:tcBorders>
              <w:top w:val="single" w:sz="4" w:space="0" w:color="auto"/>
              <w:bottom w:val="single" w:sz="2" w:space="0" w:color="auto"/>
            </w:tcBorders>
            <w:vAlign w:val="bottom"/>
          </w:tcPr>
          <w:p w14:paraId="6318A7C4" w14:textId="77777777" w:rsidR="00200323" w:rsidRPr="00D64E11" w:rsidRDefault="00200323" w:rsidP="00914759">
            <w:pPr>
              <w:pStyle w:val="Compact"/>
              <w:rPr>
                <w:rFonts w:cs="Times New Roman"/>
                <w:sz w:val="22"/>
                <w:szCs w:val="22"/>
              </w:rPr>
            </w:pPr>
            <w:r w:rsidRPr="00D64E11">
              <w:rPr>
                <w:rFonts w:cs="Times New Roman"/>
                <w:sz w:val="22"/>
                <w:szCs w:val="22"/>
              </w:rPr>
              <w:t>Hostility</w:t>
            </w:r>
          </w:p>
        </w:tc>
        <w:tc>
          <w:tcPr>
            <w:tcW w:w="0" w:type="auto"/>
            <w:tcBorders>
              <w:top w:val="single" w:sz="4" w:space="0" w:color="auto"/>
              <w:bottom w:val="single" w:sz="2" w:space="0" w:color="auto"/>
            </w:tcBorders>
            <w:vAlign w:val="bottom"/>
          </w:tcPr>
          <w:p w14:paraId="43E8EC49" w14:textId="77777777" w:rsidR="00200323" w:rsidRPr="00D64E11" w:rsidRDefault="00200323" w:rsidP="00914759">
            <w:pPr>
              <w:pStyle w:val="Compact"/>
              <w:rPr>
                <w:rFonts w:cs="Times New Roman"/>
                <w:sz w:val="22"/>
                <w:szCs w:val="22"/>
              </w:rPr>
            </w:pPr>
            <w:r w:rsidRPr="00D64E11">
              <w:rPr>
                <w:rFonts w:cs="Times New Roman"/>
                <w:sz w:val="22"/>
                <w:szCs w:val="22"/>
              </w:rPr>
              <w:t>Alcohol Use</w:t>
            </w:r>
          </w:p>
        </w:tc>
        <w:tc>
          <w:tcPr>
            <w:tcW w:w="0" w:type="auto"/>
            <w:tcBorders>
              <w:top w:val="single" w:sz="4" w:space="0" w:color="auto"/>
              <w:bottom w:val="single" w:sz="2" w:space="0" w:color="auto"/>
            </w:tcBorders>
            <w:vAlign w:val="bottom"/>
          </w:tcPr>
          <w:p w14:paraId="59BD7D71" w14:textId="77777777" w:rsidR="00200323" w:rsidRPr="00D64E11" w:rsidRDefault="00200323" w:rsidP="00914759">
            <w:pPr>
              <w:pStyle w:val="Compact"/>
              <w:rPr>
                <w:rFonts w:cs="Times New Roman"/>
                <w:sz w:val="22"/>
                <w:szCs w:val="22"/>
              </w:rPr>
            </w:pPr>
            <w:r w:rsidRPr="00D64E11">
              <w:rPr>
                <w:rFonts w:cs="Times New Roman"/>
                <w:sz w:val="22"/>
                <w:szCs w:val="22"/>
              </w:rPr>
              <w:t>Distress Index</w:t>
            </w:r>
          </w:p>
        </w:tc>
      </w:tr>
      <w:tr w:rsidR="00200323" w:rsidRPr="00D64E11" w14:paraId="647B72D0" w14:textId="77777777" w:rsidTr="00EB5D0E">
        <w:tc>
          <w:tcPr>
            <w:tcW w:w="903" w:type="pct"/>
            <w:tcBorders>
              <w:top w:val="single" w:sz="2" w:space="0" w:color="auto"/>
            </w:tcBorders>
          </w:tcPr>
          <w:p w14:paraId="7FBDBE1E" w14:textId="77777777" w:rsidR="00200323" w:rsidRPr="00D64E11" w:rsidRDefault="00200323" w:rsidP="00123E23">
            <w:pPr>
              <w:pStyle w:val="Compact"/>
              <w:rPr>
                <w:rFonts w:cs="Times New Roman"/>
                <w:sz w:val="22"/>
                <w:szCs w:val="22"/>
              </w:rPr>
            </w:pPr>
            <w:r w:rsidRPr="00D64E11">
              <w:rPr>
                <w:rFonts w:cs="Times New Roman"/>
                <w:sz w:val="22"/>
                <w:szCs w:val="22"/>
              </w:rPr>
              <w:t>Client intercept variance</w:t>
            </w:r>
          </w:p>
        </w:tc>
        <w:tc>
          <w:tcPr>
            <w:tcW w:w="486" w:type="pct"/>
            <w:tcBorders>
              <w:top w:val="single" w:sz="2" w:space="0" w:color="auto"/>
            </w:tcBorders>
          </w:tcPr>
          <w:p w14:paraId="2D337345" w14:textId="77777777" w:rsidR="00200323" w:rsidRPr="00D64E11" w:rsidRDefault="00200323" w:rsidP="00914759">
            <w:pPr>
              <w:pStyle w:val="Compact"/>
              <w:rPr>
                <w:rFonts w:cs="Times New Roman"/>
                <w:sz w:val="22"/>
                <w:szCs w:val="22"/>
              </w:rPr>
            </w:pPr>
            <w:r w:rsidRPr="00D64E11">
              <w:rPr>
                <w:rFonts w:cs="Times New Roman"/>
                <w:sz w:val="22"/>
                <w:szCs w:val="22"/>
              </w:rPr>
              <w:t>0.865</w:t>
            </w:r>
          </w:p>
        </w:tc>
        <w:tc>
          <w:tcPr>
            <w:tcW w:w="660" w:type="pct"/>
            <w:tcBorders>
              <w:top w:val="single" w:sz="2" w:space="0" w:color="auto"/>
            </w:tcBorders>
          </w:tcPr>
          <w:p w14:paraId="29D9E6F9" w14:textId="77777777" w:rsidR="00200323" w:rsidRPr="00D64E11" w:rsidRDefault="00200323" w:rsidP="00914759">
            <w:pPr>
              <w:pStyle w:val="Compact"/>
              <w:rPr>
                <w:rFonts w:cs="Times New Roman"/>
                <w:sz w:val="22"/>
                <w:szCs w:val="22"/>
              </w:rPr>
            </w:pPr>
            <w:r w:rsidRPr="00D64E11">
              <w:rPr>
                <w:rFonts w:cs="Times New Roman"/>
                <w:sz w:val="22"/>
                <w:szCs w:val="22"/>
              </w:rPr>
              <w:t>0.778</w:t>
            </w:r>
          </w:p>
        </w:tc>
        <w:tc>
          <w:tcPr>
            <w:tcW w:w="555" w:type="pct"/>
            <w:tcBorders>
              <w:top w:val="single" w:sz="2" w:space="0" w:color="auto"/>
            </w:tcBorders>
          </w:tcPr>
          <w:p w14:paraId="277EAE2F" w14:textId="77777777" w:rsidR="00200323" w:rsidRPr="00D64E11" w:rsidRDefault="00200323" w:rsidP="00914759">
            <w:pPr>
              <w:pStyle w:val="Compact"/>
              <w:rPr>
                <w:rFonts w:cs="Times New Roman"/>
                <w:sz w:val="22"/>
                <w:szCs w:val="22"/>
              </w:rPr>
            </w:pPr>
            <w:r w:rsidRPr="00D64E11">
              <w:rPr>
                <w:rFonts w:cs="Times New Roman"/>
                <w:sz w:val="22"/>
                <w:szCs w:val="22"/>
              </w:rPr>
              <w:t>0.861</w:t>
            </w:r>
          </w:p>
        </w:tc>
        <w:tc>
          <w:tcPr>
            <w:tcW w:w="621" w:type="pct"/>
            <w:tcBorders>
              <w:top w:val="single" w:sz="2" w:space="0" w:color="auto"/>
            </w:tcBorders>
          </w:tcPr>
          <w:p w14:paraId="41ECFEBE" w14:textId="77777777" w:rsidR="00200323" w:rsidRPr="00D64E11" w:rsidRDefault="00200323" w:rsidP="00914759">
            <w:pPr>
              <w:pStyle w:val="Compact"/>
              <w:rPr>
                <w:rFonts w:cs="Times New Roman"/>
                <w:sz w:val="22"/>
                <w:szCs w:val="22"/>
              </w:rPr>
            </w:pPr>
            <w:r w:rsidRPr="00D64E11">
              <w:rPr>
                <w:rFonts w:cs="Times New Roman"/>
                <w:sz w:val="22"/>
                <w:szCs w:val="22"/>
              </w:rPr>
              <w:t>0.766</w:t>
            </w:r>
          </w:p>
        </w:tc>
        <w:tc>
          <w:tcPr>
            <w:tcW w:w="0" w:type="auto"/>
            <w:tcBorders>
              <w:top w:val="single" w:sz="2" w:space="0" w:color="auto"/>
            </w:tcBorders>
          </w:tcPr>
          <w:p w14:paraId="3BF5854F" w14:textId="77777777" w:rsidR="00200323" w:rsidRPr="00D64E11" w:rsidRDefault="00200323" w:rsidP="00914759">
            <w:pPr>
              <w:pStyle w:val="Compact"/>
              <w:rPr>
                <w:rFonts w:cs="Times New Roman"/>
                <w:sz w:val="22"/>
                <w:szCs w:val="22"/>
              </w:rPr>
            </w:pPr>
            <w:r w:rsidRPr="00D64E11">
              <w:rPr>
                <w:rFonts w:cs="Times New Roman"/>
                <w:sz w:val="22"/>
                <w:szCs w:val="22"/>
              </w:rPr>
              <w:t>0.829</w:t>
            </w:r>
          </w:p>
        </w:tc>
        <w:tc>
          <w:tcPr>
            <w:tcW w:w="0" w:type="auto"/>
            <w:tcBorders>
              <w:top w:val="single" w:sz="2" w:space="0" w:color="auto"/>
            </w:tcBorders>
          </w:tcPr>
          <w:p w14:paraId="5507E9B6" w14:textId="77777777" w:rsidR="00200323" w:rsidRPr="00D64E11" w:rsidRDefault="00200323" w:rsidP="00914759">
            <w:pPr>
              <w:pStyle w:val="Compact"/>
              <w:rPr>
                <w:rFonts w:cs="Times New Roman"/>
                <w:sz w:val="22"/>
                <w:szCs w:val="22"/>
              </w:rPr>
            </w:pPr>
            <w:r w:rsidRPr="00D64E11">
              <w:rPr>
                <w:rFonts w:cs="Times New Roman"/>
                <w:sz w:val="22"/>
                <w:szCs w:val="22"/>
              </w:rPr>
              <w:t>1.128</w:t>
            </w:r>
          </w:p>
        </w:tc>
        <w:tc>
          <w:tcPr>
            <w:tcW w:w="0" w:type="auto"/>
            <w:tcBorders>
              <w:top w:val="single" w:sz="2" w:space="0" w:color="auto"/>
            </w:tcBorders>
          </w:tcPr>
          <w:p w14:paraId="2B9DC5EF" w14:textId="77777777" w:rsidR="00200323" w:rsidRPr="00D64E11" w:rsidRDefault="00200323" w:rsidP="00914759">
            <w:pPr>
              <w:pStyle w:val="Compact"/>
              <w:rPr>
                <w:rFonts w:cs="Times New Roman"/>
                <w:sz w:val="22"/>
                <w:szCs w:val="22"/>
              </w:rPr>
            </w:pPr>
            <w:r w:rsidRPr="00D64E11">
              <w:rPr>
                <w:rFonts w:cs="Times New Roman"/>
                <w:sz w:val="22"/>
                <w:szCs w:val="22"/>
              </w:rPr>
              <w:t>1.206</w:t>
            </w:r>
          </w:p>
        </w:tc>
        <w:tc>
          <w:tcPr>
            <w:tcW w:w="0" w:type="auto"/>
            <w:tcBorders>
              <w:top w:val="single" w:sz="2" w:space="0" w:color="auto"/>
            </w:tcBorders>
          </w:tcPr>
          <w:p w14:paraId="5EBF1AFE" w14:textId="77777777" w:rsidR="00200323" w:rsidRPr="00D64E11" w:rsidRDefault="00200323" w:rsidP="00914759">
            <w:pPr>
              <w:pStyle w:val="Compact"/>
              <w:rPr>
                <w:rFonts w:cs="Times New Roman"/>
                <w:sz w:val="22"/>
                <w:szCs w:val="22"/>
              </w:rPr>
            </w:pPr>
            <w:r w:rsidRPr="00D64E11">
              <w:rPr>
                <w:rFonts w:cs="Times New Roman"/>
                <w:sz w:val="22"/>
                <w:szCs w:val="22"/>
              </w:rPr>
              <w:t>0.83</w:t>
            </w:r>
          </w:p>
        </w:tc>
      </w:tr>
      <w:tr w:rsidR="00200323" w:rsidRPr="00D64E11" w14:paraId="044AC9F8" w14:textId="77777777" w:rsidTr="00D64E11">
        <w:tc>
          <w:tcPr>
            <w:tcW w:w="903" w:type="pct"/>
          </w:tcPr>
          <w:p w14:paraId="6EF08F05" w14:textId="77777777" w:rsidR="00200323" w:rsidRPr="00D64E11" w:rsidRDefault="00200323" w:rsidP="00123E23">
            <w:pPr>
              <w:pStyle w:val="Compact"/>
              <w:rPr>
                <w:rFonts w:cs="Times New Roman"/>
                <w:sz w:val="22"/>
                <w:szCs w:val="22"/>
              </w:rPr>
            </w:pPr>
            <w:r w:rsidRPr="00D64E11">
              <w:rPr>
                <w:rFonts w:cs="Times New Roman"/>
                <w:sz w:val="22"/>
                <w:szCs w:val="22"/>
              </w:rPr>
              <w:t>Client slope variance</w:t>
            </w:r>
          </w:p>
        </w:tc>
        <w:tc>
          <w:tcPr>
            <w:tcW w:w="486" w:type="pct"/>
          </w:tcPr>
          <w:p w14:paraId="1DAB9D84" w14:textId="77777777" w:rsidR="00200323" w:rsidRPr="00D64E11" w:rsidRDefault="00200323" w:rsidP="00914759">
            <w:pPr>
              <w:pStyle w:val="Compact"/>
              <w:rPr>
                <w:rFonts w:cs="Times New Roman"/>
                <w:sz w:val="22"/>
                <w:szCs w:val="22"/>
              </w:rPr>
            </w:pPr>
            <w:r w:rsidRPr="00D64E11">
              <w:rPr>
                <w:rFonts w:cs="Times New Roman"/>
                <w:sz w:val="22"/>
                <w:szCs w:val="22"/>
              </w:rPr>
              <w:t>0.08</w:t>
            </w:r>
          </w:p>
        </w:tc>
        <w:tc>
          <w:tcPr>
            <w:tcW w:w="660" w:type="pct"/>
          </w:tcPr>
          <w:p w14:paraId="5BC69D9A" w14:textId="77777777" w:rsidR="00200323" w:rsidRPr="00D64E11" w:rsidRDefault="00200323" w:rsidP="00914759">
            <w:pPr>
              <w:pStyle w:val="Compact"/>
              <w:rPr>
                <w:rFonts w:cs="Times New Roman"/>
                <w:sz w:val="22"/>
                <w:szCs w:val="22"/>
              </w:rPr>
            </w:pPr>
            <w:r w:rsidRPr="00D64E11">
              <w:rPr>
                <w:rFonts w:cs="Times New Roman"/>
                <w:sz w:val="22"/>
                <w:szCs w:val="22"/>
              </w:rPr>
              <w:t>0.071</w:t>
            </w:r>
          </w:p>
        </w:tc>
        <w:tc>
          <w:tcPr>
            <w:tcW w:w="555" w:type="pct"/>
          </w:tcPr>
          <w:p w14:paraId="6D99162D" w14:textId="77777777" w:rsidR="00200323" w:rsidRPr="00D64E11" w:rsidRDefault="00200323" w:rsidP="00914759">
            <w:pPr>
              <w:pStyle w:val="Compact"/>
              <w:rPr>
                <w:rFonts w:cs="Times New Roman"/>
                <w:sz w:val="22"/>
                <w:szCs w:val="22"/>
              </w:rPr>
            </w:pPr>
            <w:r w:rsidRPr="00D64E11">
              <w:rPr>
                <w:rFonts w:cs="Times New Roman"/>
                <w:sz w:val="22"/>
                <w:szCs w:val="22"/>
              </w:rPr>
              <w:t>0.051</w:t>
            </w:r>
          </w:p>
        </w:tc>
        <w:tc>
          <w:tcPr>
            <w:tcW w:w="621" w:type="pct"/>
          </w:tcPr>
          <w:p w14:paraId="24F4B881" w14:textId="77777777" w:rsidR="00200323" w:rsidRPr="00D64E11" w:rsidRDefault="00200323" w:rsidP="00914759">
            <w:pPr>
              <w:pStyle w:val="Compact"/>
              <w:rPr>
                <w:rFonts w:cs="Times New Roman"/>
                <w:sz w:val="22"/>
                <w:szCs w:val="22"/>
              </w:rPr>
            </w:pPr>
            <w:r w:rsidRPr="00D64E11">
              <w:rPr>
                <w:rFonts w:cs="Times New Roman"/>
                <w:sz w:val="22"/>
                <w:szCs w:val="22"/>
              </w:rPr>
              <w:t>0.075</w:t>
            </w:r>
          </w:p>
        </w:tc>
        <w:tc>
          <w:tcPr>
            <w:tcW w:w="0" w:type="auto"/>
          </w:tcPr>
          <w:p w14:paraId="5B5705F4" w14:textId="77777777" w:rsidR="00200323" w:rsidRPr="00D64E11" w:rsidRDefault="00200323" w:rsidP="00914759">
            <w:pPr>
              <w:pStyle w:val="Compact"/>
              <w:rPr>
                <w:rFonts w:cs="Times New Roman"/>
                <w:sz w:val="22"/>
                <w:szCs w:val="22"/>
              </w:rPr>
            </w:pPr>
            <w:r w:rsidRPr="00D64E11">
              <w:rPr>
                <w:rFonts w:cs="Times New Roman"/>
                <w:sz w:val="22"/>
                <w:szCs w:val="22"/>
              </w:rPr>
              <w:t>0.063</w:t>
            </w:r>
          </w:p>
        </w:tc>
        <w:tc>
          <w:tcPr>
            <w:tcW w:w="0" w:type="auto"/>
          </w:tcPr>
          <w:p w14:paraId="348C3A5B" w14:textId="77777777" w:rsidR="00200323" w:rsidRPr="00D64E11" w:rsidRDefault="00200323" w:rsidP="00914759">
            <w:pPr>
              <w:pStyle w:val="Compact"/>
              <w:rPr>
                <w:rFonts w:cs="Times New Roman"/>
                <w:sz w:val="22"/>
                <w:szCs w:val="22"/>
              </w:rPr>
            </w:pPr>
            <w:r w:rsidRPr="00D64E11">
              <w:rPr>
                <w:rFonts w:cs="Times New Roman"/>
                <w:sz w:val="22"/>
                <w:szCs w:val="22"/>
              </w:rPr>
              <w:t>0.091</w:t>
            </w:r>
          </w:p>
        </w:tc>
        <w:tc>
          <w:tcPr>
            <w:tcW w:w="0" w:type="auto"/>
          </w:tcPr>
          <w:p w14:paraId="02A7914D" w14:textId="77777777" w:rsidR="00200323" w:rsidRPr="00D64E11" w:rsidRDefault="00200323" w:rsidP="00914759">
            <w:pPr>
              <w:pStyle w:val="Compact"/>
              <w:rPr>
                <w:rFonts w:cs="Times New Roman"/>
                <w:sz w:val="22"/>
                <w:szCs w:val="22"/>
              </w:rPr>
            </w:pPr>
            <w:r w:rsidRPr="00D64E11">
              <w:rPr>
                <w:rFonts w:cs="Times New Roman"/>
                <w:sz w:val="22"/>
                <w:szCs w:val="22"/>
              </w:rPr>
              <w:t>0.088</w:t>
            </w:r>
          </w:p>
        </w:tc>
        <w:tc>
          <w:tcPr>
            <w:tcW w:w="0" w:type="auto"/>
          </w:tcPr>
          <w:p w14:paraId="717DDB16" w14:textId="77777777" w:rsidR="00200323" w:rsidRPr="00D64E11" w:rsidRDefault="00200323" w:rsidP="00914759">
            <w:pPr>
              <w:pStyle w:val="Compact"/>
              <w:rPr>
                <w:rFonts w:cs="Times New Roman"/>
                <w:sz w:val="22"/>
                <w:szCs w:val="22"/>
              </w:rPr>
            </w:pPr>
            <w:r w:rsidRPr="00D64E11">
              <w:rPr>
                <w:rFonts w:cs="Times New Roman"/>
                <w:sz w:val="22"/>
                <w:szCs w:val="22"/>
              </w:rPr>
              <w:t>0.076</w:t>
            </w:r>
          </w:p>
        </w:tc>
      </w:tr>
      <w:tr w:rsidR="00200323" w:rsidRPr="00D64E11" w14:paraId="54A0A709" w14:textId="77777777" w:rsidTr="00D64E11">
        <w:tc>
          <w:tcPr>
            <w:tcW w:w="903" w:type="pct"/>
          </w:tcPr>
          <w:p w14:paraId="4432D395" w14:textId="77777777" w:rsidR="00200323" w:rsidRPr="00D64E11" w:rsidRDefault="00200323" w:rsidP="00123E23">
            <w:pPr>
              <w:pStyle w:val="Compact"/>
              <w:rPr>
                <w:rFonts w:cs="Times New Roman"/>
                <w:sz w:val="22"/>
                <w:szCs w:val="22"/>
              </w:rPr>
            </w:pPr>
            <w:r w:rsidRPr="00D64E11">
              <w:rPr>
                <w:rFonts w:cs="Times New Roman"/>
                <w:sz w:val="22"/>
                <w:szCs w:val="22"/>
              </w:rPr>
              <w:t>Client intercept * slope covariance</w:t>
            </w:r>
          </w:p>
        </w:tc>
        <w:tc>
          <w:tcPr>
            <w:tcW w:w="486" w:type="pct"/>
          </w:tcPr>
          <w:p w14:paraId="6CEBE693" w14:textId="77777777" w:rsidR="00200323" w:rsidRPr="00D64E11" w:rsidRDefault="00200323" w:rsidP="00914759">
            <w:pPr>
              <w:pStyle w:val="Compact"/>
              <w:rPr>
                <w:rFonts w:cs="Times New Roman"/>
                <w:sz w:val="22"/>
                <w:szCs w:val="22"/>
              </w:rPr>
            </w:pPr>
            <w:r w:rsidRPr="00D64E11">
              <w:rPr>
                <w:rFonts w:cs="Times New Roman"/>
                <w:sz w:val="22"/>
                <w:szCs w:val="22"/>
              </w:rPr>
              <w:t>-0.129</w:t>
            </w:r>
          </w:p>
        </w:tc>
        <w:tc>
          <w:tcPr>
            <w:tcW w:w="660" w:type="pct"/>
          </w:tcPr>
          <w:p w14:paraId="30F98160" w14:textId="77777777" w:rsidR="00200323" w:rsidRPr="00D64E11" w:rsidRDefault="00200323" w:rsidP="00914759">
            <w:pPr>
              <w:pStyle w:val="Compact"/>
              <w:rPr>
                <w:rFonts w:cs="Times New Roman"/>
                <w:sz w:val="22"/>
                <w:szCs w:val="22"/>
              </w:rPr>
            </w:pPr>
            <w:r w:rsidRPr="00D64E11">
              <w:rPr>
                <w:rFonts w:cs="Times New Roman"/>
                <w:sz w:val="22"/>
                <w:szCs w:val="22"/>
              </w:rPr>
              <w:t>-0.085</w:t>
            </w:r>
          </w:p>
        </w:tc>
        <w:tc>
          <w:tcPr>
            <w:tcW w:w="555" w:type="pct"/>
          </w:tcPr>
          <w:p w14:paraId="6EE50FF9" w14:textId="77777777" w:rsidR="00200323" w:rsidRPr="00D64E11" w:rsidRDefault="00200323" w:rsidP="00914759">
            <w:pPr>
              <w:pStyle w:val="Compact"/>
              <w:rPr>
                <w:rFonts w:cs="Times New Roman"/>
                <w:sz w:val="22"/>
                <w:szCs w:val="22"/>
              </w:rPr>
            </w:pPr>
            <w:r w:rsidRPr="00D64E11">
              <w:rPr>
                <w:rFonts w:cs="Times New Roman"/>
                <w:sz w:val="22"/>
                <w:szCs w:val="22"/>
              </w:rPr>
              <w:t>-0.065</w:t>
            </w:r>
          </w:p>
        </w:tc>
        <w:tc>
          <w:tcPr>
            <w:tcW w:w="621" w:type="pct"/>
          </w:tcPr>
          <w:p w14:paraId="64A2A3F6" w14:textId="77777777" w:rsidR="00200323" w:rsidRPr="00D64E11" w:rsidRDefault="00200323" w:rsidP="00914759">
            <w:pPr>
              <w:pStyle w:val="Compact"/>
              <w:rPr>
                <w:rFonts w:cs="Times New Roman"/>
                <w:sz w:val="22"/>
                <w:szCs w:val="22"/>
              </w:rPr>
            </w:pPr>
            <w:r w:rsidRPr="00D64E11">
              <w:rPr>
                <w:rFonts w:cs="Times New Roman"/>
                <w:sz w:val="22"/>
                <w:szCs w:val="22"/>
              </w:rPr>
              <w:t>-0.093</w:t>
            </w:r>
          </w:p>
        </w:tc>
        <w:tc>
          <w:tcPr>
            <w:tcW w:w="0" w:type="auto"/>
          </w:tcPr>
          <w:p w14:paraId="4E7912C5" w14:textId="77777777" w:rsidR="00200323" w:rsidRPr="00D64E11" w:rsidRDefault="00200323" w:rsidP="00914759">
            <w:pPr>
              <w:pStyle w:val="Compact"/>
              <w:rPr>
                <w:rFonts w:cs="Times New Roman"/>
                <w:sz w:val="22"/>
                <w:szCs w:val="22"/>
              </w:rPr>
            </w:pPr>
            <w:r w:rsidRPr="00D64E11">
              <w:rPr>
                <w:rFonts w:cs="Times New Roman"/>
                <w:sz w:val="22"/>
                <w:szCs w:val="22"/>
              </w:rPr>
              <w:t>-0.087</w:t>
            </w:r>
          </w:p>
        </w:tc>
        <w:tc>
          <w:tcPr>
            <w:tcW w:w="0" w:type="auto"/>
          </w:tcPr>
          <w:p w14:paraId="15D1F9D1" w14:textId="77777777" w:rsidR="00200323" w:rsidRPr="00D64E11" w:rsidRDefault="00200323" w:rsidP="00914759">
            <w:pPr>
              <w:pStyle w:val="Compact"/>
              <w:rPr>
                <w:rFonts w:cs="Times New Roman"/>
                <w:sz w:val="22"/>
                <w:szCs w:val="22"/>
              </w:rPr>
            </w:pPr>
            <w:r w:rsidRPr="00D64E11">
              <w:rPr>
                <w:rFonts w:cs="Times New Roman"/>
                <w:sz w:val="22"/>
                <w:szCs w:val="22"/>
              </w:rPr>
              <w:t>-0.215</w:t>
            </w:r>
          </w:p>
        </w:tc>
        <w:tc>
          <w:tcPr>
            <w:tcW w:w="0" w:type="auto"/>
          </w:tcPr>
          <w:p w14:paraId="33699022" w14:textId="77777777" w:rsidR="00200323" w:rsidRPr="00D64E11" w:rsidRDefault="00200323" w:rsidP="00914759">
            <w:pPr>
              <w:pStyle w:val="Compact"/>
              <w:rPr>
                <w:rFonts w:cs="Times New Roman"/>
                <w:sz w:val="22"/>
                <w:szCs w:val="22"/>
              </w:rPr>
            </w:pPr>
            <w:r w:rsidRPr="00D64E11">
              <w:rPr>
                <w:rFonts w:cs="Times New Roman"/>
                <w:sz w:val="22"/>
                <w:szCs w:val="22"/>
              </w:rPr>
              <w:t>-0.225</w:t>
            </w:r>
          </w:p>
        </w:tc>
        <w:tc>
          <w:tcPr>
            <w:tcW w:w="0" w:type="auto"/>
          </w:tcPr>
          <w:p w14:paraId="73CB2D95" w14:textId="77777777" w:rsidR="00200323" w:rsidRPr="00D64E11" w:rsidRDefault="00200323" w:rsidP="00914759">
            <w:pPr>
              <w:pStyle w:val="Compact"/>
              <w:rPr>
                <w:rFonts w:cs="Times New Roman"/>
                <w:sz w:val="22"/>
                <w:szCs w:val="22"/>
              </w:rPr>
            </w:pPr>
            <w:r w:rsidRPr="00D64E11">
              <w:rPr>
                <w:rFonts w:cs="Times New Roman"/>
                <w:sz w:val="22"/>
                <w:szCs w:val="22"/>
              </w:rPr>
              <w:t>-0.097</w:t>
            </w:r>
          </w:p>
        </w:tc>
      </w:tr>
      <w:tr w:rsidR="00200323" w:rsidRPr="00D64E11" w14:paraId="0428AFB1" w14:textId="77777777" w:rsidTr="00D64E11">
        <w:tc>
          <w:tcPr>
            <w:tcW w:w="903" w:type="pct"/>
          </w:tcPr>
          <w:p w14:paraId="3234F27D" w14:textId="77777777" w:rsidR="00200323" w:rsidRPr="00D64E11" w:rsidRDefault="00200323" w:rsidP="00123E23">
            <w:pPr>
              <w:pStyle w:val="Compact"/>
              <w:rPr>
                <w:rFonts w:cs="Times New Roman"/>
                <w:sz w:val="22"/>
                <w:szCs w:val="22"/>
              </w:rPr>
            </w:pPr>
            <w:r w:rsidRPr="00D64E11">
              <w:rPr>
                <w:rFonts w:cs="Times New Roman"/>
                <w:sz w:val="22"/>
                <w:szCs w:val="22"/>
              </w:rPr>
              <w:t>Center intercept variance</w:t>
            </w:r>
          </w:p>
        </w:tc>
        <w:tc>
          <w:tcPr>
            <w:tcW w:w="486" w:type="pct"/>
          </w:tcPr>
          <w:p w14:paraId="344786AB" w14:textId="77777777" w:rsidR="00200323" w:rsidRPr="00D64E11" w:rsidRDefault="00200323" w:rsidP="00914759">
            <w:pPr>
              <w:pStyle w:val="Compact"/>
              <w:rPr>
                <w:rFonts w:cs="Times New Roman"/>
                <w:sz w:val="22"/>
                <w:szCs w:val="22"/>
              </w:rPr>
            </w:pPr>
            <w:r w:rsidRPr="00D64E11">
              <w:rPr>
                <w:rFonts w:cs="Times New Roman"/>
                <w:sz w:val="22"/>
                <w:szCs w:val="22"/>
              </w:rPr>
              <w:t>0.022</w:t>
            </w:r>
          </w:p>
        </w:tc>
        <w:tc>
          <w:tcPr>
            <w:tcW w:w="660" w:type="pct"/>
          </w:tcPr>
          <w:p w14:paraId="37061F1F" w14:textId="77777777" w:rsidR="00200323" w:rsidRPr="00D64E11" w:rsidRDefault="00200323" w:rsidP="00914759">
            <w:pPr>
              <w:pStyle w:val="Compact"/>
              <w:rPr>
                <w:rFonts w:cs="Times New Roman"/>
                <w:sz w:val="22"/>
                <w:szCs w:val="22"/>
              </w:rPr>
            </w:pPr>
            <w:r w:rsidRPr="00D64E11">
              <w:rPr>
                <w:rFonts w:cs="Times New Roman"/>
                <w:sz w:val="22"/>
                <w:szCs w:val="22"/>
              </w:rPr>
              <w:t>0.006</w:t>
            </w:r>
          </w:p>
        </w:tc>
        <w:tc>
          <w:tcPr>
            <w:tcW w:w="555" w:type="pct"/>
          </w:tcPr>
          <w:p w14:paraId="00E4A94E" w14:textId="77777777" w:rsidR="00200323" w:rsidRPr="00D64E11" w:rsidRDefault="00200323" w:rsidP="00914759">
            <w:pPr>
              <w:pStyle w:val="Compact"/>
              <w:rPr>
                <w:rFonts w:cs="Times New Roman"/>
                <w:sz w:val="22"/>
                <w:szCs w:val="22"/>
              </w:rPr>
            </w:pPr>
            <w:r w:rsidRPr="00D64E11">
              <w:rPr>
                <w:rFonts w:cs="Times New Roman"/>
                <w:sz w:val="22"/>
                <w:szCs w:val="22"/>
              </w:rPr>
              <w:t>0.008</w:t>
            </w:r>
          </w:p>
        </w:tc>
        <w:tc>
          <w:tcPr>
            <w:tcW w:w="621" w:type="pct"/>
          </w:tcPr>
          <w:p w14:paraId="5F3FBBEC" w14:textId="77777777" w:rsidR="00200323" w:rsidRPr="00D64E11" w:rsidRDefault="00200323" w:rsidP="00914759">
            <w:pPr>
              <w:pStyle w:val="Compact"/>
              <w:rPr>
                <w:rFonts w:cs="Times New Roman"/>
                <w:sz w:val="22"/>
                <w:szCs w:val="22"/>
              </w:rPr>
            </w:pPr>
            <w:r w:rsidRPr="00D64E11">
              <w:rPr>
                <w:rFonts w:cs="Times New Roman"/>
                <w:sz w:val="22"/>
                <w:szCs w:val="22"/>
              </w:rPr>
              <w:t>0.019</w:t>
            </w:r>
          </w:p>
        </w:tc>
        <w:tc>
          <w:tcPr>
            <w:tcW w:w="0" w:type="auto"/>
          </w:tcPr>
          <w:p w14:paraId="2B193B7B"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0" w:type="auto"/>
          </w:tcPr>
          <w:p w14:paraId="020BAE76" w14:textId="77777777" w:rsidR="00200323" w:rsidRPr="00D64E11" w:rsidRDefault="00200323" w:rsidP="00914759">
            <w:pPr>
              <w:pStyle w:val="Compact"/>
              <w:rPr>
                <w:rFonts w:cs="Times New Roman"/>
                <w:sz w:val="22"/>
                <w:szCs w:val="22"/>
              </w:rPr>
            </w:pPr>
            <w:r w:rsidRPr="00D64E11">
              <w:rPr>
                <w:rFonts w:cs="Times New Roman"/>
                <w:sz w:val="22"/>
                <w:szCs w:val="22"/>
              </w:rPr>
              <w:t>0.027</w:t>
            </w:r>
          </w:p>
        </w:tc>
        <w:tc>
          <w:tcPr>
            <w:tcW w:w="0" w:type="auto"/>
          </w:tcPr>
          <w:p w14:paraId="15309101" w14:textId="77777777" w:rsidR="00200323" w:rsidRPr="00D64E11" w:rsidRDefault="00200323" w:rsidP="00914759">
            <w:pPr>
              <w:pStyle w:val="Compact"/>
              <w:rPr>
                <w:rFonts w:cs="Times New Roman"/>
                <w:sz w:val="22"/>
                <w:szCs w:val="22"/>
              </w:rPr>
            </w:pPr>
            <w:r w:rsidRPr="00D64E11">
              <w:rPr>
                <w:rFonts w:cs="Times New Roman"/>
                <w:sz w:val="22"/>
                <w:szCs w:val="22"/>
              </w:rPr>
              <w:t>0.025</w:t>
            </w:r>
          </w:p>
        </w:tc>
        <w:tc>
          <w:tcPr>
            <w:tcW w:w="0" w:type="auto"/>
          </w:tcPr>
          <w:p w14:paraId="03378652" w14:textId="77777777" w:rsidR="00200323" w:rsidRPr="00D64E11" w:rsidRDefault="00200323" w:rsidP="00914759">
            <w:pPr>
              <w:pStyle w:val="Compact"/>
              <w:rPr>
                <w:rFonts w:cs="Times New Roman"/>
                <w:sz w:val="22"/>
                <w:szCs w:val="22"/>
              </w:rPr>
            </w:pPr>
            <w:r w:rsidRPr="00D64E11">
              <w:rPr>
                <w:rFonts w:cs="Times New Roman"/>
                <w:sz w:val="22"/>
                <w:szCs w:val="22"/>
              </w:rPr>
              <w:t>0.02</w:t>
            </w:r>
          </w:p>
        </w:tc>
      </w:tr>
      <w:tr w:rsidR="00200323" w:rsidRPr="00D64E11" w14:paraId="6AA36475" w14:textId="77777777" w:rsidTr="00D64E11">
        <w:tc>
          <w:tcPr>
            <w:tcW w:w="903" w:type="pct"/>
          </w:tcPr>
          <w:p w14:paraId="27E8B9C0" w14:textId="77777777" w:rsidR="00200323" w:rsidRPr="00D64E11" w:rsidRDefault="00200323" w:rsidP="00123E23">
            <w:pPr>
              <w:pStyle w:val="Compact"/>
              <w:rPr>
                <w:rFonts w:cs="Times New Roman"/>
                <w:sz w:val="22"/>
                <w:szCs w:val="22"/>
              </w:rPr>
            </w:pPr>
            <w:r w:rsidRPr="00D64E11">
              <w:rPr>
                <w:rFonts w:cs="Times New Roman"/>
                <w:sz w:val="22"/>
                <w:szCs w:val="22"/>
              </w:rPr>
              <w:t>Center slope variance</w:t>
            </w:r>
          </w:p>
        </w:tc>
        <w:tc>
          <w:tcPr>
            <w:tcW w:w="486" w:type="pct"/>
          </w:tcPr>
          <w:p w14:paraId="262AB7CF"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660" w:type="pct"/>
          </w:tcPr>
          <w:p w14:paraId="4FDA4C37"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555" w:type="pct"/>
          </w:tcPr>
          <w:p w14:paraId="04AAAB2B"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621" w:type="pct"/>
          </w:tcPr>
          <w:p w14:paraId="22754FDD"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09859074"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64036A56" w14:textId="77777777" w:rsidR="00200323" w:rsidRPr="00D64E11" w:rsidRDefault="00200323" w:rsidP="00914759">
            <w:pPr>
              <w:pStyle w:val="Compact"/>
              <w:rPr>
                <w:rFonts w:cs="Times New Roman"/>
                <w:sz w:val="22"/>
                <w:szCs w:val="22"/>
              </w:rPr>
            </w:pPr>
            <w:r w:rsidRPr="00D64E11">
              <w:rPr>
                <w:rFonts w:cs="Times New Roman"/>
                <w:sz w:val="22"/>
                <w:szCs w:val="22"/>
              </w:rPr>
              <w:t>0.004</w:t>
            </w:r>
          </w:p>
        </w:tc>
        <w:tc>
          <w:tcPr>
            <w:tcW w:w="0" w:type="auto"/>
          </w:tcPr>
          <w:p w14:paraId="721347EC"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68BB0B0A" w14:textId="77777777" w:rsidR="00200323" w:rsidRPr="00D64E11" w:rsidRDefault="00200323" w:rsidP="00914759">
            <w:pPr>
              <w:pStyle w:val="Compact"/>
              <w:rPr>
                <w:rFonts w:cs="Times New Roman"/>
                <w:sz w:val="22"/>
                <w:szCs w:val="22"/>
              </w:rPr>
            </w:pPr>
            <w:r w:rsidRPr="00D64E11">
              <w:rPr>
                <w:rFonts w:cs="Times New Roman"/>
                <w:sz w:val="22"/>
                <w:szCs w:val="22"/>
              </w:rPr>
              <w:t>0.006</w:t>
            </w:r>
          </w:p>
        </w:tc>
      </w:tr>
      <w:tr w:rsidR="00200323" w:rsidRPr="00D64E11" w14:paraId="2D8D1099" w14:textId="77777777" w:rsidTr="00D64E11">
        <w:tc>
          <w:tcPr>
            <w:tcW w:w="903" w:type="pct"/>
          </w:tcPr>
          <w:p w14:paraId="1951D6F0" w14:textId="77777777" w:rsidR="00200323" w:rsidRPr="00D64E11" w:rsidRDefault="00200323" w:rsidP="00123E23">
            <w:pPr>
              <w:pStyle w:val="Compact"/>
              <w:rPr>
                <w:rFonts w:cs="Times New Roman"/>
                <w:sz w:val="22"/>
                <w:szCs w:val="22"/>
              </w:rPr>
            </w:pPr>
            <w:r w:rsidRPr="00D64E11">
              <w:rPr>
                <w:rFonts w:cs="Times New Roman"/>
                <w:sz w:val="22"/>
                <w:szCs w:val="22"/>
              </w:rPr>
              <w:t>Center feedback * slope variance</w:t>
            </w:r>
          </w:p>
        </w:tc>
        <w:tc>
          <w:tcPr>
            <w:tcW w:w="486" w:type="pct"/>
          </w:tcPr>
          <w:p w14:paraId="73AF8762"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60" w:type="pct"/>
          </w:tcPr>
          <w:p w14:paraId="2FE99E6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555" w:type="pct"/>
          </w:tcPr>
          <w:p w14:paraId="306ED386"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26B58A0E"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1D7E14C7"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8EFDA0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748C202C"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3EBB2BD3" w14:textId="77777777" w:rsidR="00200323" w:rsidRPr="00D64E11" w:rsidRDefault="00200323" w:rsidP="00914759">
            <w:pPr>
              <w:pStyle w:val="Compact"/>
              <w:rPr>
                <w:rFonts w:cs="Times New Roman"/>
                <w:sz w:val="22"/>
                <w:szCs w:val="22"/>
              </w:rPr>
            </w:pPr>
            <w:r w:rsidRPr="00D64E11">
              <w:rPr>
                <w:rFonts w:cs="Times New Roman"/>
                <w:sz w:val="22"/>
                <w:szCs w:val="22"/>
              </w:rPr>
              <w:t>0</w:t>
            </w:r>
          </w:p>
        </w:tc>
      </w:tr>
      <w:tr w:rsidR="00200323" w:rsidRPr="00D64E11" w14:paraId="672A8AF3" w14:textId="77777777" w:rsidTr="00D64E11">
        <w:tc>
          <w:tcPr>
            <w:tcW w:w="903" w:type="pct"/>
          </w:tcPr>
          <w:p w14:paraId="17C29A59" w14:textId="77777777" w:rsidR="00200323" w:rsidRPr="00D64E11" w:rsidRDefault="00200323" w:rsidP="00123E23">
            <w:pPr>
              <w:pStyle w:val="Compact"/>
              <w:rPr>
                <w:rFonts w:cs="Times New Roman"/>
                <w:sz w:val="22"/>
                <w:szCs w:val="22"/>
              </w:rPr>
            </w:pPr>
            <w:r w:rsidRPr="00D64E11">
              <w:rPr>
                <w:rFonts w:cs="Times New Roman"/>
                <w:sz w:val="22"/>
                <w:szCs w:val="22"/>
              </w:rPr>
              <w:t>Center intercept * slope covariance</w:t>
            </w:r>
          </w:p>
        </w:tc>
        <w:tc>
          <w:tcPr>
            <w:tcW w:w="486" w:type="pct"/>
          </w:tcPr>
          <w:p w14:paraId="1FA7F6DD"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660" w:type="pct"/>
          </w:tcPr>
          <w:p w14:paraId="09B64E69"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555" w:type="pct"/>
          </w:tcPr>
          <w:p w14:paraId="31EAC89E"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171F3143"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c>
          <w:tcPr>
            <w:tcW w:w="0" w:type="auto"/>
          </w:tcPr>
          <w:p w14:paraId="22B1A558"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1420D7D2" w14:textId="77777777" w:rsidR="00200323" w:rsidRPr="00D64E11" w:rsidRDefault="00200323" w:rsidP="00914759">
            <w:pPr>
              <w:pStyle w:val="Compact"/>
              <w:rPr>
                <w:rFonts w:cs="Times New Roman"/>
                <w:sz w:val="22"/>
                <w:szCs w:val="22"/>
              </w:rPr>
            </w:pPr>
            <w:r w:rsidRPr="00D64E11">
              <w:rPr>
                <w:rFonts w:cs="Times New Roman"/>
                <w:sz w:val="22"/>
                <w:szCs w:val="22"/>
              </w:rPr>
              <w:t>-0.002</w:t>
            </w:r>
          </w:p>
        </w:tc>
        <w:tc>
          <w:tcPr>
            <w:tcW w:w="0" w:type="auto"/>
          </w:tcPr>
          <w:p w14:paraId="4B044544"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7DE22175" w14:textId="77777777" w:rsidR="00200323" w:rsidRPr="00D64E11" w:rsidRDefault="00200323" w:rsidP="00914759">
            <w:pPr>
              <w:pStyle w:val="Compact"/>
              <w:rPr>
                <w:rFonts w:cs="Times New Roman"/>
                <w:sz w:val="22"/>
                <w:szCs w:val="22"/>
              </w:rPr>
            </w:pPr>
            <w:r w:rsidRPr="00D64E11">
              <w:rPr>
                <w:rFonts w:cs="Times New Roman"/>
                <w:sz w:val="22"/>
                <w:szCs w:val="22"/>
              </w:rPr>
              <w:t>-0.003</w:t>
            </w:r>
          </w:p>
        </w:tc>
      </w:tr>
      <w:tr w:rsidR="00200323" w:rsidRPr="00D64E11" w14:paraId="1AA37DE0" w14:textId="77777777" w:rsidTr="00D64E11">
        <w:tc>
          <w:tcPr>
            <w:tcW w:w="903" w:type="pct"/>
          </w:tcPr>
          <w:p w14:paraId="66217972" w14:textId="77777777" w:rsidR="00200323" w:rsidRPr="00D64E11" w:rsidRDefault="00200323" w:rsidP="00123E23">
            <w:pPr>
              <w:pStyle w:val="Compact"/>
              <w:rPr>
                <w:rFonts w:cs="Times New Roman"/>
                <w:sz w:val="22"/>
                <w:szCs w:val="22"/>
              </w:rPr>
            </w:pPr>
            <w:r w:rsidRPr="00D64E11">
              <w:rPr>
                <w:rFonts w:cs="Times New Roman"/>
                <w:sz w:val="22"/>
                <w:szCs w:val="22"/>
              </w:rPr>
              <w:t>Center intercept * slope * feedback covariance</w:t>
            </w:r>
          </w:p>
        </w:tc>
        <w:tc>
          <w:tcPr>
            <w:tcW w:w="486" w:type="pct"/>
          </w:tcPr>
          <w:p w14:paraId="2D3CFD35"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60" w:type="pct"/>
          </w:tcPr>
          <w:p w14:paraId="17CA9839"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555" w:type="pct"/>
          </w:tcPr>
          <w:p w14:paraId="523E7E80"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4287CC64"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EB8F4A3"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488E0906"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BFD161B"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0" w:type="auto"/>
          </w:tcPr>
          <w:p w14:paraId="0745C501" w14:textId="77777777" w:rsidR="00200323" w:rsidRPr="00D64E11" w:rsidRDefault="00200323" w:rsidP="00914759">
            <w:pPr>
              <w:pStyle w:val="Compact"/>
              <w:rPr>
                <w:rFonts w:cs="Times New Roman"/>
                <w:sz w:val="22"/>
                <w:szCs w:val="22"/>
              </w:rPr>
            </w:pPr>
            <w:r w:rsidRPr="00D64E11">
              <w:rPr>
                <w:rFonts w:cs="Times New Roman"/>
                <w:sz w:val="22"/>
                <w:szCs w:val="22"/>
              </w:rPr>
              <w:t>0</w:t>
            </w:r>
          </w:p>
        </w:tc>
      </w:tr>
      <w:tr w:rsidR="00200323" w:rsidRPr="00D64E11" w14:paraId="37CC90DA" w14:textId="77777777" w:rsidTr="00D64E11">
        <w:tc>
          <w:tcPr>
            <w:tcW w:w="903" w:type="pct"/>
          </w:tcPr>
          <w:p w14:paraId="0D20AAEF" w14:textId="77777777" w:rsidR="00200323" w:rsidRPr="00D64E11" w:rsidRDefault="00200323" w:rsidP="00123E23">
            <w:pPr>
              <w:pStyle w:val="Compact"/>
              <w:rPr>
                <w:rFonts w:cs="Times New Roman"/>
                <w:sz w:val="22"/>
                <w:szCs w:val="22"/>
              </w:rPr>
            </w:pPr>
            <w:r w:rsidRPr="00D64E11">
              <w:rPr>
                <w:rFonts w:cs="Times New Roman"/>
                <w:sz w:val="22"/>
                <w:szCs w:val="22"/>
              </w:rPr>
              <w:t>Center slope * feedback * slope covariance</w:t>
            </w:r>
          </w:p>
        </w:tc>
        <w:tc>
          <w:tcPr>
            <w:tcW w:w="486" w:type="pct"/>
          </w:tcPr>
          <w:p w14:paraId="394A3AE9"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660" w:type="pct"/>
          </w:tcPr>
          <w:p w14:paraId="6FC2DD4D"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c>
          <w:tcPr>
            <w:tcW w:w="555" w:type="pct"/>
          </w:tcPr>
          <w:p w14:paraId="21B0B8F4"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621" w:type="pct"/>
          </w:tcPr>
          <w:p w14:paraId="13B4245D"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00E3AE59"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39A44667"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E2DAE7D" w14:textId="77777777" w:rsidR="00200323" w:rsidRPr="00D64E11" w:rsidRDefault="00200323" w:rsidP="00914759">
            <w:pPr>
              <w:pStyle w:val="Compact"/>
              <w:rPr>
                <w:rFonts w:cs="Times New Roman"/>
                <w:sz w:val="22"/>
                <w:szCs w:val="22"/>
              </w:rPr>
            </w:pPr>
            <w:r w:rsidRPr="00D64E11">
              <w:rPr>
                <w:rFonts w:cs="Times New Roman"/>
                <w:sz w:val="22"/>
                <w:szCs w:val="22"/>
              </w:rPr>
              <w:t>0</w:t>
            </w:r>
          </w:p>
        </w:tc>
        <w:tc>
          <w:tcPr>
            <w:tcW w:w="0" w:type="auto"/>
          </w:tcPr>
          <w:p w14:paraId="698BEB3E" w14:textId="77777777" w:rsidR="00200323" w:rsidRPr="00D64E11" w:rsidRDefault="00200323" w:rsidP="00914759">
            <w:pPr>
              <w:pStyle w:val="Compact"/>
              <w:rPr>
                <w:rFonts w:cs="Times New Roman"/>
                <w:sz w:val="22"/>
                <w:szCs w:val="22"/>
              </w:rPr>
            </w:pPr>
            <w:r w:rsidRPr="00D64E11">
              <w:rPr>
                <w:rFonts w:cs="Times New Roman"/>
                <w:sz w:val="22"/>
                <w:szCs w:val="22"/>
              </w:rPr>
              <w:t>0.001</w:t>
            </w:r>
          </w:p>
        </w:tc>
      </w:tr>
      <w:tr w:rsidR="00200323" w:rsidRPr="00D64E11" w14:paraId="77CAB6D3" w14:textId="77777777" w:rsidTr="00D64E11">
        <w:tc>
          <w:tcPr>
            <w:tcW w:w="903" w:type="pct"/>
            <w:tcBorders>
              <w:bottom w:val="single" w:sz="4" w:space="0" w:color="auto"/>
            </w:tcBorders>
          </w:tcPr>
          <w:p w14:paraId="3DDDC12E" w14:textId="77777777" w:rsidR="00200323" w:rsidRPr="00D64E11" w:rsidRDefault="00200323" w:rsidP="00123E23">
            <w:pPr>
              <w:pStyle w:val="Compact"/>
              <w:rPr>
                <w:rFonts w:cs="Times New Roman"/>
                <w:sz w:val="22"/>
                <w:szCs w:val="22"/>
              </w:rPr>
            </w:pPr>
            <w:r w:rsidRPr="00D64E11">
              <w:rPr>
                <w:rFonts w:cs="Times New Roman"/>
                <w:sz w:val="22"/>
                <w:szCs w:val="22"/>
              </w:rPr>
              <w:t>Residual</w:t>
            </w:r>
          </w:p>
        </w:tc>
        <w:tc>
          <w:tcPr>
            <w:tcW w:w="486" w:type="pct"/>
            <w:tcBorders>
              <w:bottom w:val="single" w:sz="4" w:space="0" w:color="auto"/>
            </w:tcBorders>
          </w:tcPr>
          <w:p w14:paraId="7F48CE36" w14:textId="77777777" w:rsidR="00200323" w:rsidRPr="00D64E11" w:rsidRDefault="00200323" w:rsidP="00914759">
            <w:pPr>
              <w:pStyle w:val="Compact"/>
              <w:rPr>
                <w:rFonts w:cs="Times New Roman"/>
                <w:sz w:val="22"/>
                <w:szCs w:val="22"/>
              </w:rPr>
            </w:pPr>
            <w:r w:rsidRPr="00D64E11">
              <w:rPr>
                <w:rFonts w:cs="Times New Roman"/>
                <w:sz w:val="22"/>
                <w:szCs w:val="22"/>
              </w:rPr>
              <w:t>0.222</w:t>
            </w:r>
          </w:p>
        </w:tc>
        <w:tc>
          <w:tcPr>
            <w:tcW w:w="660" w:type="pct"/>
            <w:tcBorders>
              <w:bottom w:val="single" w:sz="4" w:space="0" w:color="auto"/>
            </w:tcBorders>
          </w:tcPr>
          <w:p w14:paraId="271BD8EB" w14:textId="77777777" w:rsidR="00200323" w:rsidRPr="00D64E11" w:rsidRDefault="00200323" w:rsidP="00914759">
            <w:pPr>
              <w:pStyle w:val="Compact"/>
              <w:rPr>
                <w:rFonts w:cs="Times New Roman"/>
                <w:sz w:val="22"/>
                <w:szCs w:val="22"/>
              </w:rPr>
            </w:pPr>
            <w:r w:rsidRPr="00D64E11">
              <w:rPr>
                <w:rFonts w:cs="Times New Roman"/>
                <w:sz w:val="22"/>
                <w:szCs w:val="22"/>
              </w:rPr>
              <w:t>0.216</w:t>
            </w:r>
          </w:p>
        </w:tc>
        <w:tc>
          <w:tcPr>
            <w:tcW w:w="555" w:type="pct"/>
            <w:tcBorders>
              <w:bottom w:val="single" w:sz="4" w:space="0" w:color="auto"/>
            </w:tcBorders>
          </w:tcPr>
          <w:p w14:paraId="725D670A" w14:textId="77777777" w:rsidR="00200323" w:rsidRPr="00D64E11" w:rsidRDefault="00200323" w:rsidP="00914759">
            <w:pPr>
              <w:pStyle w:val="Compact"/>
              <w:rPr>
                <w:rFonts w:cs="Times New Roman"/>
                <w:sz w:val="22"/>
                <w:szCs w:val="22"/>
              </w:rPr>
            </w:pPr>
            <w:r w:rsidRPr="00D64E11">
              <w:rPr>
                <w:rFonts w:cs="Times New Roman"/>
                <w:sz w:val="22"/>
                <w:szCs w:val="22"/>
              </w:rPr>
              <w:t>0.16</w:t>
            </w:r>
          </w:p>
        </w:tc>
        <w:tc>
          <w:tcPr>
            <w:tcW w:w="621" w:type="pct"/>
            <w:tcBorders>
              <w:bottom w:val="single" w:sz="4" w:space="0" w:color="auto"/>
            </w:tcBorders>
          </w:tcPr>
          <w:p w14:paraId="0446E944" w14:textId="77777777" w:rsidR="00200323" w:rsidRPr="00D64E11" w:rsidRDefault="00200323" w:rsidP="00914759">
            <w:pPr>
              <w:pStyle w:val="Compact"/>
              <w:rPr>
                <w:rFonts w:cs="Times New Roman"/>
                <w:sz w:val="22"/>
                <w:szCs w:val="22"/>
              </w:rPr>
            </w:pPr>
            <w:r w:rsidRPr="00D64E11">
              <w:rPr>
                <w:rFonts w:cs="Times New Roman"/>
                <w:sz w:val="22"/>
                <w:szCs w:val="22"/>
              </w:rPr>
              <w:t>0.272</w:t>
            </w:r>
          </w:p>
        </w:tc>
        <w:tc>
          <w:tcPr>
            <w:tcW w:w="0" w:type="auto"/>
            <w:tcBorders>
              <w:bottom w:val="single" w:sz="4" w:space="0" w:color="auto"/>
            </w:tcBorders>
          </w:tcPr>
          <w:p w14:paraId="2F6F8848" w14:textId="77777777" w:rsidR="00200323" w:rsidRPr="00D64E11" w:rsidRDefault="00200323" w:rsidP="00914759">
            <w:pPr>
              <w:pStyle w:val="Compact"/>
              <w:rPr>
                <w:rFonts w:cs="Times New Roman"/>
                <w:sz w:val="22"/>
                <w:szCs w:val="22"/>
              </w:rPr>
            </w:pPr>
            <w:r w:rsidRPr="00D64E11">
              <w:rPr>
                <w:rFonts w:cs="Times New Roman"/>
                <w:sz w:val="22"/>
                <w:szCs w:val="22"/>
              </w:rPr>
              <w:t>0.214</w:t>
            </w:r>
          </w:p>
        </w:tc>
        <w:tc>
          <w:tcPr>
            <w:tcW w:w="0" w:type="auto"/>
            <w:tcBorders>
              <w:bottom w:val="single" w:sz="4" w:space="0" w:color="auto"/>
            </w:tcBorders>
          </w:tcPr>
          <w:p w14:paraId="64CBFCEF" w14:textId="77777777" w:rsidR="00200323" w:rsidRPr="00D64E11" w:rsidRDefault="00200323" w:rsidP="00914759">
            <w:pPr>
              <w:pStyle w:val="Compact"/>
              <w:rPr>
                <w:rFonts w:cs="Times New Roman"/>
                <w:sz w:val="22"/>
                <w:szCs w:val="22"/>
              </w:rPr>
            </w:pPr>
            <w:r w:rsidRPr="00D64E11">
              <w:rPr>
                <w:rFonts w:cs="Times New Roman"/>
                <w:sz w:val="22"/>
                <w:szCs w:val="22"/>
              </w:rPr>
              <w:t>0.205</w:t>
            </w:r>
          </w:p>
        </w:tc>
        <w:tc>
          <w:tcPr>
            <w:tcW w:w="0" w:type="auto"/>
            <w:tcBorders>
              <w:bottom w:val="single" w:sz="4" w:space="0" w:color="auto"/>
            </w:tcBorders>
          </w:tcPr>
          <w:p w14:paraId="00B3414F" w14:textId="77777777" w:rsidR="00200323" w:rsidRPr="00D64E11" w:rsidRDefault="00200323" w:rsidP="00914759">
            <w:pPr>
              <w:pStyle w:val="Compact"/>
              <w:rPr>
                <w:rFonts w:cs="Times New Roman"/>
                <w:sz w:val="22"/>
                <w:szCs w:val="22"/>
              </w:rPr>
            </w:pPr>
            <w:r w:rsidRPr="00D64E11">
              <w:rPr>
                <w:rFonts w:cs="Times New Roman"/>
                <w:sz w:val="22"/>
                <w:szCs w:val="22"/>
              </w:rPr>
              <w:t>0.201</w:t>
            </w:r>
          </w:p>
        </w:tc>
        <w:tc>
          <w:tcPr>
            <w:tcW w:w="0" w:type="auto"/>
            <w:tcBorders>
              <w:bottom w:val="single" w:sz="4" w:space="0" w:color="auto"/>
            </w:tcBorders>
          </w:tcPr>
          <w:p w14:paraId="77DD1710" w14:textId="77777777" w:rsidR="00200323" w:rsidRPr="00D64E11" w:rsidRDefault="00200323" w:rsidP="00914759">
            <w:pPr>
              <w:pStyle w:val="Compact"/>
              <w:rPr>
                <w:rFonts w:cs="Times New Roman"/>
                <w:sz w:val="22"/>
                <w:szCs w:val="22"/>
              </w:rPr>
            </w:pPr>
            <w:r w:rsidRPr="00D64E11">
              <w:rPr>
                <w:rFonts w:cs="Times New Roman"/>
                <w:sz w:val="22"/>
                <w:szCs w:val="22"/>
              </w:rPr>
              <w:t>0.174</w:t>
            </w:r>
          </w:p>
        </w:tc>
      </w:tr>
      <w:tr w:rsidR="00914759" w:rsidRPr="00D64E11" w14:paraId="596CD0E7" w14:textId="77777777" w:rsidTr="00D64E11">
        <w:tc>
          <w:tcPr>
            <w:tcW w:w="903" w:type="pct"/>
            <w:tcBorders>
              <w:top w:val="single" w:sz="4" w:space="0" w:color="auto"/>
              <w:bottom w:val="single" w:sz="4" w:space="0" w:color="auto"/>
            </w:tcBorders>
          </w:tcPr>
          <w:p w14:paraId="66633EC0" w14:textId="77777777" w:rsidR="00914759" w:rsidRPr="00D64E11" w:rsidRDefault="00914759" w:rsidP="00943718">
            <w:pPr>
              <w:pStyle w:val="Compact"/>
              <w:rPr>
                <w:rFonts w:cs="Times New Roman"/>
                <w:sz w:val="22"/>
                <w:szCs w:val="22"/>
              </w:rPr>
            </w:pPr>
            <w:r w:rsidRPr="00D64E11">
              <w:rPr>
                <w:rFonts w:cs="Times New Roman"/>
                <w:sz w:val="22"/>
                <w:szCs w:val="22"/>
              </w:rPr>
              <w:t>LRT for random effect of feedback</w:t>
            </w:r>
          </w:p>
        </w:tc>
        <w:tc>
          <w:tcPr>
            <w:tcW w:w="486" w:type="pct"/>
            <w:tcBorders>
              <w:top w:val="single" w:sz="4" w:space="0" w:color="auto"/>
              <w:bottom w:val="single" w:sz="4" w:space="0" w:color="auto"/>
            </w:tcBorders>
          </w:tcPr>
          <w:p w14:paraId="086B3806" w14:textId="77777777" w:rsidR="00914759" w:rsidRPr="00D64E11" w:rsidRDefault="00914759" w:rsidP="00914759">
            <w:pPr>
              <w:pStyle w:val="Compact"/>
              <w:rPr>
                <w:rFonts w:cs="Times New Roman"/>
                <w:sz w:val="22"/>
                <w:szCs w:val="22"/>
              </w:rPr>
            </w:pPr>
            <w:r w:rsidRPr="00D64E11">
              <w:rPr>
                <w:rFonts w:cs="Times New Roman"/>
                <w:sz w:val="22"/>
                <w:szCs w:val="22"/>
              </w:rPr>
              <w:t>25.73**</w:t>
            </w:r>
          </w:p>
        </w:tc>
        <w:tc>
          <w:tcPr>
            <w:tcW w:w="660" w:type="pct"/>
            <w:tcBorders>
              <w:top w:val="single" w:sz="4" w:space="0" w:color="auto"/>
              <w:bottom w:val="single" w:sz="4" w:space="0" w:color="auto"/>
            </w:tcBorders>
          </w:tcPr>
          <w:p w14:paraId="145103B7" w14:textId="77777777" w:rsidR="00914759" w:rsidRPr="00D64E11" w:rsidRDefault="00914759" w:rsidP="00914759">
            <w:pPr>
              <w:pStyle w:val="Compact"/>
              <w:rPr>
                <w:rFonts w:cs="Times New Roman"/>
                <w:sz w:val="22"/>
                <w:szCs w:val="22"/>
              </w:rPr>
            </w:pPr>
            <w:r w:rsidRPr="00D64E11">
              <w:rPr>
                <w:rFonts w:cs="Times New Roman"/>
                <w:sz w:val="22"/>
                <w:szCs w:val="22"/>
              </w:rPr>
              <w:t>38.41**</w:t>
            </w:r>
          </w:p>
        </w:tc>
        <w:tc>
          <w:tcPr>
            <w:tcW w:w="555" w:type="pct"/>
            <w:tcBorders>
              <w:top w:val="single" w:sz="4" w:space="0" w:color="auto"/>
              <w:bottom w:val="single" w:sz="4" w:space="0" w:color="auto"/>
            </w:tcBorders>
          </w:tcPr>
          <w:p w14:paraId="03084C8A" w14:textId="77777777" w:rsidR="00914759" w:rsidRPr="00D64E11" w:rsidRDefault="00914759" w:rsidP="00914759">
            <w:pPr>
              <w:pStyle w:val="Compact"/>
              <w:rPr>
                <w:rFonts w:cs="Times New Roman"/>
                <w:sz w:val="22"/>
                <w:szCs w:val="22"/>
              </w:rPr>
            </w:pPr>
            <w:r w:rsidRPr="00D64E11">
              <w:rPr>
                <w:rFonts w:cs="Times New Roman"/>
                <w:sz w:val="22"/>
                <w:szCs w:val="22"/>
              </w:rPr>
              <w:t>31.88**</w:t>
            </w:r>
          </w:p>
        </w:tc>
        <w:tc>
          <w:tcPr>
            <w:tcW w:w="621" w:type="pct"/>
            <w:tcBorders>
              <w:top w:val="single" w:sz="4" w:space="0" w:color="auto"/>
              <w:bottom w:val="single" w:sz="4" w:space="0" w:color="auto"/>
            </w:tcBorders>
          </w:tcPr>
          <w:p w14:paraId="706D016D" w14:textId="77777777" w:rsidR="00914759" w:rsidRPr="00D64E11" w:rsidRDefault="00914759" w:rsidP="00914759">
            <w:pPr>
              <w:pStyle w:val="Compact"/>
              <w:rPr>
                <w:rFonts w:cs="Times New Roman"/>
                <w:sz w:val="22"/>
                <w:szCs w:val="22"/>
              </w:rPr>
            </w:pPr>
            <w:r w:rsidRPr="00D64E11">
              <w:rPr>
                <w:rFonts w:cs="Times New Roman"/>
                <w:sz w:val="22"/>
                <w:szCs w:val="22"/>
              </w:rPr>
              <w:t>6.82</w:t>
            </w:r>
          </w:p>
        </w:tc>
        <w:tc>
          <w:tcPr>
            <w:tcW w:w="0" w:type="auto"/>
            <w:tcBorders>
              <w:top w:val="single" w:sz="4" w:space="0" w:color="auto"/>
              <w:bottom w:val="single" w:sz="4" w:space="0" w:color="auto"/>
            </w:tcBorders>
          </w:tcPr>
          <w:p w14:paraId="20DCB4C1" w14:textId="77777777" w:rsidR="00914759" w:rsidRPr="00D64E11" w:rsidRDefault="00914759" w:rsidP="00914759">
            <w:pPr>
              <w:pStyle w:val="Compact"/>
              <w:rPr>
                <w:rFonts w:cs="Times New Roman"/>
                <w:sz w:val="22"/>
                <w:szCs w:val="22"/>
              </w:rPr>
            </w:pPr>
            <w:r w:rsidRPr="00D64E11">
              <w:rPr>
                <w:rFonts w:cs="Times New Roman"/>
                <w:sz w:val="22"/>
                <w:szCs w:val="22"/>
              </w:rPr>
              <w:t>8.07</w:t>
            </w:r>
          </w:p>
        </w:tc>
        <w:tc>
          <w:tcPr>
            <w:tcW w:w="0" w:type="auto"/>
            <w:tcBorders>
              <w:top w:val="single" w:sz="4" w:space="0" w:color="auto"/>
              <w:bottom w:val="single" w:sz="4" w:space="0" w:color="auto"/>
            </w:tcBorders>
          </w:tcPr>
          <w:p w14:paraId="4E0F07C9" w14:textId="77777777" w:rsidR="00914759" w:rsidRPr="00D64E11" w:rsidRDefault="00914759" w:rsidP="00914759">
            <w:pPr>
              <w:pStyle w:val="Compact"/>
              <w:rPr>
                <w:rFonts w:cs="Times New Roman"/>
                <w:sz w:val="22"/>
                <w:szCs w:val="22"/>
              </w:rPr>
            </w:pPr>
            <w:r w:rsidRPr="00D64E11">
              <w:rPr>
                <w:rFonts w:cs="Times New Roman"/>
                <w:sz w:val="22"/>
                <w:szCs w:val="22"/>
              </w:rPr>
              <w:t>39.19**</w:t>
            </w:r>
          </w:p>
        </w:tc>
        <w:tc>
          <w:tcPr>
            <w:tcW w:w="0" w:type="auto"/>
            <w:tcBorders>
              <w:top w:val="single" w:sz="4" w:space="0" w:color="auto"/>
              <w:bottom w:val="single" w:sz="4" w:space="0" w:color="auto"/>
            </w:tcBorders>
          </w:tcPr>
          <w:p w14:paraId="31AA8249" w14:textId="77777777" w:rsidR="00914759" w:rsidRPr="00D64E11" w:rsidRDefault="00914759" w:rsidP="00914759">
            <w:pPr>
              <w:pStyle w:val="Compact"/>
              <w:rPr>
                <w:rFonts w:cs="Times New Roman"/>
                <w:sz w:val="22"/>
                <w:szCs w:val="22"/>
              </w:rPr>
            </w:pPr>
            <w:r w:rsidRPr="00D64E11">
              <w:rPr>
                <w:rFonts w:cs="Times New Roman"/>
                <w:sz w:val="22"/>
                <w:szCs w:val="22"/>
              </w:rPr>
              <w:t>43.71**</w:t>
            </w:r>
          </w:p>
        </w:tc>
        <w:tc>
          <w:tcPr>
            <w:tcW w:w="0" w:type="auto"/>
            <w:tcBorders>
              <w:top w:val="single" w:sz="4" w:space="0" w:color="auto"/>
              <w:bottom w:val="single" w:sz="4" w:space="0" w:color="auto"/>
            </w:tcBorders>
          </w:tcPr>
          <w:p w14:paraId="7555034E" w14:textId="77777777" w:rsidR="00914759" w:rsidRPr="00D64E11" w:rsidRDefault="00914759" w:rsidP="00914759">
            <w:pPr>
              <w:pStyle w:val="Compact"/>
              <w:rPr>
                <w:rFonts w:cs="Times New Roman"/>
                <w:sz w:val="22"/>
                <w:szCs w:val="22"/>
              </w:rPr>
            </w:pPr>
            <w:r w:rsidRPr="00D64E11">
              <w:rPr>
                <w:rFonts w:cs="Times New Roman"/>
                <w:sz w:val="22"/>
                <w:szCs w:val="22"/>
              </w:rPr>
              <w:t>48.35**</w:t>
            </w:r>
          </w:p>
        </w:tc>
      </w:tr>
      <w:tr w:rsidR="00200323" w:rsidRPr="00D64E11" w14:paraId="761BAB11" w14:textId="77777777" w:rsidTr="00D64E11">
        <w:tc>
          <w:tcPr>
            <w:tcW w:w="903" w:type="pct"/>
            <w:tcBorders>
              <w:top w:val="single" w:sz="4" w:space="0" w:color="auto"/>
            </w:tcBorders>
          </w:tcPr>
          <w:p w14:paraId="36D4A554" w14:textId="77777777" w:rsidR="00200323" w:rsidRPr="00D64E11" w:rsidRDefault="00200323" w:rsidP="00123E23">
            <w:pPr>
              <w:pStyle w:val="Compact"/>
              <w:rPr>
                <w:rFonts w:cs="Times New Roman"/>
                <w:sz w:val="22"/>
                <w:szCs w:val="22"/>
              </w:rPr>
            </w:pPr>
            <w:r w:rsidRPr="00D64E11">
              <w:rPr>
                <w:rFonts w:cs="Times New Roman"/>
                <w:sz w:val="22"/>
                <w:szCs w:val="22"/>
              </w:rPr>
              <w:t>Center slope ICC</w:t>
            </w:r>
          </w:p>
        </w:tc>
        <w:tc>
          <w:tcPr>
            <w:tcW w:w="486" w:type="pct"/>
            <w:tcBorders>
              <w:top w:val="single" w:sz="4" w:space="0" w:color="auto"/>
            </w:tcBorders>
          </w:tcPr>
          <w:p w14:paraId="16D757EB" w14:textId="77777777" w:rsidR="00200323" w:rsidRPr="00D64E11" w:rsidRDefault="00200323" w:rsidP="00914759">
            <w:pPr>
              <w:pStyle w:val="Compact"/>
              <w:rPr>
                <w:rFonts w:cs="Times New Roman"/>
                <w:sz w:val="22"/>
                <w:szCs w:val="22"/>
              </w:rPr>
            </w:pPr>
            <w:r w:rsidRPr="00D64E11">
              <w:rPr>
                <w:rFonts w:cs="Times New Roman"/>
                <w:sz w:val="22"/>
                <w:szCs w:val="22"/>
              </w:rPr>
              <w:t>5.2%</w:t>
            </w:r>
          </w:p>
        </w:tc>
        <w:tc>
          <w:tcPr>
            <w:tcW w:w="660" w:type="pct"/>
            <w:tcBorders>
              <w:top w:val="single" w:sz="4" w:space="0" w:color="auto"/>
            </w:tcBorders>
          </w:tcPr>
          <w:p w14:paraId="5E548206" w14:textId="77777777" w:rsidR="00200323" w:rsidRPr="00D64E11" w:rsidRDefault="00200323" w:rsidP="00914759">
            <w:pPr>
              <w:pStyle w:val="Compact"/>
              <w:rPr>
                <w:rFonts w:cs="Times New Roman"/>
                <w:sz w:val="22"/>
                <w:szCs w:val="22"/>
              </w:rPr>
            </w:pPr>
            <w:r w:rsidRPr="00D64E11">
              <w:rPr>
                <w:rFonts w:cs="Times New Roman"/>
                <w:sz w:val="22"/>
                <w:szCs w:val="22"/>
              </w:rPr>
              <w:t>5.4%</w:t>
            </w:r>
          </w:p>
        </w:tc>
        <w:tc>
          <w:tcPr>
            <w:tcW w:w="555" w:type="pct"/>
            <w:tcBorders>
              <w:top w:val="single" w:sz="4" w:space="0" w:color="auto"/>
            </w:tcBorders>
          </w:tcPr>
          <w:p w14:paraId="6B0D0E19" w14:textId="77777777" w:rsidR="00200323" w:rsidRPr="00D64E11" w:rsidRDefault="00200323" w:rsidP="00914759">
            <w:pPr>
              <w:pStyle w:val="Compact"/>
              <w:rPr>
                <w:rFonts w:cs="Times New Roman"/>
                <w:sz w:val="22"/>
                <w:szCs w:val="22"/>
              </w:rPr>
            </w:pPr>
            <w:r w:rsidRPr="00D64E11">
              <w:rPr>
                <w:rFonts w:cs="Times New Roman"/>
                <w:sz w:val="22"/>
                <w:szCs w:val="22"/>
              </w:rPr>
              <w:t>3.8%</w:t>
            </w:r>
          </w:p>
        </w:tc>
        <w:tc>
          <w:tcPr>
            <w:tcW w:w="621" w:type="pct"/>
            <w:tcBorders>
              <w:top w:val="single" w:sz="4" w:space="0" w:color="auto"/>
            </w:tcBorders>
          </w:tcPr>
          <w:p w14:paraId="6EE2C0D4" w14:textId="77777777" w:rsidR="00200323" w:rsidRPr="00D64E11" w:rsidRDefault="00200323" w:rsidP="00914759">
            <w:pPr>
              <w:pStyle w:val="Compact"/>
              <w:rPr>
                <w:rFonts w:cs="Times New Roman"/>
                <w:sz w:val="22"/>
                <w:szCs w:val="22"/>
              </w:rPr>
            </w:pPr>
            <w:r w:rsidRPr="00D64E11">
              <w:rPr>
                <w:rFonts w:cs="Times New Roman"/>
                <w:sz w:val="22"/>
                <w:szCs w:val="22"/>
              </w:rPr>
              <w:t>2.9%</w:t>
            </w:r>
          </w:p>
        </w:tc>
        <w:tc>
          <w:tcPr>
            <w:tcW w:w="0" w:type="auto"/>
            <w:tcBorders>
              <w:top w:val="single" w:sz="4" w:space="0" w:color="auto"/>
            </w:tcBorders>
          </w:tcPr>
          <w:p w14:paraId="0C0C66A7" w14:textId="77777777" w:rsidR="00200323" w:rsidRPr="00D64E11" w:rsidRDefault="00200323" w:rsidP="00914759">
            <w:pPr>
              <w:pStyle w:val="Compact"/>
              <w:rPr>
                <w:rFonts w:cs="Times New Roman"/>
                <w:sz w:val="22"/>
                <w:szCs w:val="22"/>
              </w:rPr>
            </w:pPr>
            <w:r w:rsidRPr="00D64E11">
              <w:rPr>
                <w:rFonts w:cs="Times New Roman"/>
                <w:sz w:val="22"/>
                <w:szCs w:val="22"/>
              </w:rPr>
              <w:t>2.2%</w:t>
            </w:r>
          </w:p>
        </w:tc>
        <w:tc>
          <w:tcPr>
            <w:tcW w:w="0" w:type="auto"/>
            <w:tcBorders>
              <w:top w:val="single" w:sz="4" w:space="0" w:color="auto"/>
            </w:tcBorders>
          </w:tcPr>
          <w:p w14:paraId="52CABBDB" w14:textId="77777777" w:rsidR="00200323" w:rsidRPr="00D64E11" w:rsidRDefault="00200323" w:rsidP="00914759">
            <w:pPr>
              <w:pStyle w:val="Compact"/>
              <w:rPr>
                <w:rFonts w:cs="Times New Roman"/>
                <w:sz w:val="22"/>
                <w:szCs w:val="22"/>
              </w:rPr>
            </w:pPr>
            <w:r w:rsidRPr="00D64E11">
              <w:rPr>
                <w:rFonts w:cs="Times New Roman"/>
                <w:sz w:val="22"/>
                <w:szCs w:val="22"/>
              </w:rPr>
              <w:t>4.4%</w:t>
            </w:r>
          </w:p>
        </w:tc>
        <w:tc>
          <w:tcPr>
            <w:tcW w:w="0" w:type="auto"/>
            <w:tcBorders>
              <w:top w:val="single" w:sz="4" w:space="0" w:color="auto"/>
            </w:tcBorders>
          </w:tcPr>
          <w:p w14:paraId="46959A53" w14:textId="77777777" w:rsidR="00200323" w:rsidRPr="00D64E11" w:rsidRDefault="00200323" w:rsidP="00914759">
            <w:pPr>
              <w:pStyle w:val="Compact"/>
              <w:rPr>
                <w:rFonts w:cs="Times New Roman"/>
                <w:sz w:val="22"/>
                <w:szCs w:val="22"/>
              </w:rPr>
            </w:pPr>
            <w:r w:rsidRPr="00D64E11">
              <w:rPr>
                <w:rFonts w:cs="Times New Roman"/>
                <w:sz w:val="22"/>
                <w:szCs w:val="22"/>
              </w:rPr>
              <w:t>2.4%</w:t>
            </w:r>
          </w:p>
        </w:tc>
        <w:tc>
          <w:tcPr>
            <w:tcW w:w="0" w:type="auto"/>
            <w:tcBorders>
              <w:top w:val="single" w:sz="4" w:space="0" w:color="auto"/>
            </w:tcBorders>
          </w:tcPr>
          <w:p w14:paraId="744E2CDA" w14:textId="77777777" w:rsidR="00200323" w:rsidRPr="00D64E11" w:rsidRDefault="00200323" w:rsidP="00914759">
            <w:pPr>
              <w:pStyle w:val="Compact"/>
              <w:rPr>
                <w:rFonts w:cs="Times New Roman"/>
                <w:sz w:val="22"/>
                <w:szCs w:val="22"/>
              </w:rPr>
            </w:pPr>
            <w:r w:rsidRPr="00D64E11">
              <w:rPr>
                <w:rFonts w:cs="Times New Roman"/>
                <w:sz w:val="22"/>
                <w:szCs w:val="22"/>
              </w:rPr>
              <w:t>7.1%</w:t>
            </w:r>
          </w:p>
        </w:tc>
      </w:tr>
      <w:tr w:rsidR="00200323" w:rsidRPr="00D64E11" w14:paraId="6BCB3514" w14:textId="77777777" w:rsidTr="00D64E11">
        <w:tc>
          <w:tcPr>
            <w:tcW w:w="903" w:type="pct"/>
          </w:tcPr>
          <w:p w14:paraId="1E7E9F64" w14:textId="77777777" w:rsidR="00200323" w:rsidRPr="00D64E11" w:rsidRDefault="00200323" w:rsidP="00123E23">
            <w:pPr>
              <w:pStyle w:val="Compact"/>
              <w:rPr>
                <w:rFonts w:cs="Times New Roman"/>
                <w:sz w:val="22"/>
                <w:szCs w:val="22"/>
              </w:rPr>
            </w:pPr>
            <w:r w:rsidRPr="00D64E11">
              <w:rPr>
                <w:rFonts w:cs="Times New Roman"/>
                <w:sz w:val="22"/>
                <w:szCs w:val="22"/>
              </w:rPr>
              <w:t>Feedback slope ICC</w:t>
            </w:r>
          </w:p>
        </w:tc>
        <w:tc>
          <w:tcPr>
            <w:tcW w:w="486" w:type="pct"/>
          </w:tcPr>
          <w:p w14:paraId="7AB58EAD"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660" w:type="pct"/>
          </w:tcPr>
          <w:p w14:paraId="222F6A67" w14:textId="77777777" w:rsidR="00200323" w:rsidRPr="00D64E11" w:rsidRDefault="00200323" w:rsidP="00914759">
            <w:pPr>
              <w:pStyle w:val="Compact"/>
              <w:rPr>
                <w:rFonts w:cs="Times New Roman"/>
                <w:sz w:val="22"/>
                <w:szCs w:val="22"/>
              </w:rPr>
            </w:pPr>
            <w:r w:rsidRPr="00D64E11">
              <w:rPr>
                <w:rFonts w:cs="Times New Roman"/>
                <w:sz w:val="22"/>
                <w:szCs w:val="22"/>
              </w:rPr>
              <w:t>0.4%</w:t>
            </w:r>
          </w:p>
        </w:tc>
        <w:tc>
          <w:tcPr>
            <w:tcW w:w="555" w:type="pct"/>
          </w:tcPr>
          <w:p w14:paraId="1011A619" w14:textId="77777777" w:rsidR="00200323" w:rsidRPr="00D64E11" w:rsidRDefault="00200323" w:rsidP="00914759">
            <w:pPr>
              <w:pStyle w:val="Compact"/>
              <w:rPr>
                <w:rFonts w:cs="Times New Roman"/>
                <w:sz w:val="22"/>
                <w:szCs w:val="22"/>
              </w:rPr>
            </w:pPr>
            <w:r w:rsidRPr="00D64E11">
              <w:rPr>
                <w:rFonts w:cs="Times New Roman"/>
                <w:sz w:val="22"/>
                <w:szCs w:val="22"/>
              </w:rPr>
              <w:t>0.4%</w:t>
            </w:r>
          </w:p>
        </w:tc>
        <w:tc>
          <w:tcPr>
            <w:tcW w:w="621" w:type="pct"/>
          </w:tcPr>
          <w:p w14:paraId="101DB4CC" w14:textId="77777777" w:rsidR="00200323" w:rsidRPr="00D64E11" w:rsidRDefault="00200323" w:rsidP="00914759">
            <w:pPr>
              <w:pStyle w:val="Compact"/>
              <w:rPr>
                <w:rFonts w:cs="Times New Roman"/>
                <w:sz w:val="22"/>
                <w:szCs w:val="22"/>
              </w:rPr>
            </w:pPr>
            <w:r w:rsidRPr="00D64E11">
              <w:rPr>
                <w:rFonts w:cs="Times New Roman"/>
                <w:sz w:val="22"/>
                <w:szCs w:val="22"/>
              </w:rPr>
              <w:t>0.1%</w:t>
            </w:r>
          </w:p>
        </w:tc>
        <w:tc>
          <w:tcPr>
            <w:tcW w:w="0" w:type="auto"/>
          </w:tcPr>
          <w:p w14:paraId="5EADB3EC" w14:textId="77777777" w:rsidR="00200323" w:rsidRPr="00D64E11" w:rsidRDefault="00200323" w:rsidP="00914759">
            <w:pPr>
              <w:pStyle w:val="Compact"/>
              <w:rPr>
                <w:rFonts w:cs="Times New Roman"/>
                <w:sz w:val="22"/>
                <w:szCs w:val="22"/>
              </w:rPr>
            </w:pPr>
            <w:r w:rsidRPr="00D64E11">
              <w:rPr>
                <w:rFonts w:cs="Times New Roman"/>
                <w:sz w:val="22"/>
                <w:szCs w:val="22"/>
              </w:rPr>
              <w:t>0.2%</w:t>
            </w:r>
          </w:p>
        </w:tc>
        <w:tc>
          <w:tcPr>
            <w:tcW w:w="0" w:type="auto"/>
          </w:tcPr>
          <w:p w14:paraId="48DC5F51"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0" w:type="auto"/>
          </w:tcPr>
          <w:p w14:paraId="4941868F" w14:textId="77777777" w:rsidR="00200323" w:rsidRPr="00D64E11" w:rsidRDefault="00200323" w:rsidP="00914759">
            <w:pPr>
              <w:pStyle w:val="Compact"/>
              <w:rPr>
                <w:rFonts w:cs="Times New Roman"/>
                <w:sz w:val="22"/>
                <w:szCs w:val="22"/>
              </w:rPr>
            </w:pPr>
            <w:r w:rsidRPr="00D64E11">
              <w:rPr>
                <w:rFonts w:cs="Times New Roman"/>
                <w:sz w:val="22"/>
                <w:szCs w:val="22"/>
              </w:rPr>
              <w:t>0.3%</w:t>
            </w:r>
          </w:p>
        </w:tc>
        <w:tc>
          <w:tcPr>
            <w:tcW w:w="0" w:type="auto"/>
          </w:tcPr>
          <w:p w14:paraId="71D3F782" w14:textId="77777777" w:rsidR="00200323" w:rsidRPr="00D64E11" w:rsidRDefault="00200323" w:rsidP="00914759">
            <w:pPr>
              <w:pStyle w:val="Compact"/>
              <w:rPr>
                <w:rFonts w:cs="Times New Roman"/>
                <w:sz w:val="22"/>
                <w:szCs w:val="22"/>
              </w:rPr>
            </w:pPr>
            <w:r w:rsidRPr="00D64E11">
              <w:rPr>
                <w:rFonts w:cs="Times New Roman"/>
                <w:sz w:val="22"/>
                <w:szCs w:val="22"/>
              </w:rPr>
              <w:t>0.5%</w:t>
            </w:r>
          </w:p>
        </w:tc>
      </w:tr>
      <w:tr w:rsidR="00200323" w:rsidRPr="00D64E11" w14:paraId="3E2764A2" w14:textId="77777777" w:rsidTr="00D64E11">
        <w:tc>
          <w:tcPr>
            <w:tcW w:w="903" w:type="pct"/>
            <w:tcBorders>
              <w:bottom w:val="single" w:sz="4" w:space="0" w:color="auto"/>
            </w:tcBorders>
          </w:tcPr>
          <w:p w14:paraId="6DC02E08" w14:textId="77777777" w:rsidR="00200323" w:rsidRPr="00D64E11" w:rsidRDefault="00200323" w:rsidP="00123E23">
            <w:pPr>
              <w:pStyle w:val="Compact"/>
              <w:rPr>
                <w:rFonts w:cs="Times New Roman"/>
                <w:sz w:val="22"/>
                <w:szCs w:val="22"/>
              </w:rPr>
            </w:pPr>
            <w:r w:rsidRPr="00D64E11">
              <w:rPr>
                <w:rFonts w:cs="Times New Roman"/>
                <w:sz w:val="22"/>
                <w:szCs w:val="22"/>
              </w:rPr>
              <w:t>Client slope ICC</w:t>
            </w:r>
          </w:p>
        </w:tc>
        <w:tc>
          <w:tcPr>
            <w:tcW w:w="486" w:type="pct"/>
            <w:tcBorders>
              <w:bottom w:val="single" w:sz="4" w:space="0" w:color="auto"/>
            </w:tcBorders>
          </w:tcPr>
          <w:p w14:paraId="00B2ED29" w14:textId="77777777" w:rsidR="00200323" w:rsidRPr="00D64E11" w:rsidRDefault="00200323" w:rsidP="00914759">
            <w:pPr>
              <w:pStyle w:val="Compact"/>
              <w:rPr>
                <w:rFonts w:cs="Times New Roman"/>
                <w:sz w:val="22"/>
                <w:szCs w:val="22"/>
              </w:rPr>
            </w:pPr>
            <w:r w:rsidRPr="00D64E11">
              <w:rPr>
                <w:rFonts w:cs="Times New Roman"/>
                <w:sz w:val="22"/>
                <w:szCs w:val="22"/>
              </w:rPr>
              <w:t>94.5%</w:t>
            </w:r>
          </w:p>
        </w:tc>
        <w:tc>
          <w:tcPr>
            <w:tcW w:w="660" w:type="pct"/>
            <w:tcBorders>
              <w:bottom w:val="single" w:sz="4" w:space="0" w:color="auto"/>
            </w:tcBorders>
          </w:tcPr>
          <w:p w14:paraId="6B40E1EF" w14:textId="77777777" w:rsidR="00200323" w:rsidRPr="00D64E11" w:rsidRDefault="00200323" w:rsidP="00914759">
            <w:pPr>
              <w:pStyle w:val="Compact"/>
              <w:rPr>
                <w:rFonts w:cs="Times New Roman"/>
                <w:sz w:val="22"/>
                <w:szCs w:val="22"/>
              </w:rPr>
            </w:pPr>
            <w:r w:rsidRPr="00D64E11">
              <w:rPr>
                <w:rFonts w:cs="Times New Roman"/>
                <w:sz w:val="22"/>
                <w:szCs w:val="22"/>
              </w:rPr>
              <w:t>94.3%</w:t>
            </w:r>
          </w:p>
        </w:tc>
        <w:tc>
          <w:tcPr>
            <w:tcW w:w="555" w:type="pct"/>
            <w:tcBorders>
              <w:bottom w:val="single" w:sz="4" w:space="0" w:color="auto"/>
            </w:tcBorders>
          </w:tcPr>
          <w:p w14:paraId="332875D4" w14:textId="77777777" w:rsidR="00200323" w:rsidRPr="00D64E11" w:rsidRDefault="00200323" w:rsidP="00914759">
            <w:pPr>
              <w:pStyle w:val="Compact"/>
              <w:rPr>
                <w:rFonts w:cs="Times New Roman"/>
                <w:sz w:val="22"/>
                <w:szCs w:val="22"/>
              </w:rPr>
            </w:pPr>
            <w:r w:rsidRPr="00D64E11">
              <w:rPr>
                <w:rFonts w:cs="Times New Roman"/>
                <w:sz w:val="22"/>
                <w:szCs w:val="22"/>
              </w:rPr>
              <w:t>95.8%</w:t>
            </w:r>
          </w:p>
        </w:tc>
        <w:tc>
          <w:tcPr>
            <w:tcW w:w="621" w:type="pct"/>
            <w:tcBorders>
              <w:bottom w:val="single" w:sz="4" w:space="0" w:color="auto"/>
            </w:tcBorders>
          </w:tcPr>
          <w:p w14:paraId="323D0987" w14:textId="77777777" w:rsidR="00200323" w:rsidRPr="00D64E11" w:rsidRDefault="00200323" w:rsidP="00914759">
            <w:pPr>
              <w:pStyle w:val="Compact"/>
              <w:rPr>
                <w:rFonts w:cs="Times New Roman"/>
                <w:sz w:val="22"/>
                <w:szCs w:val="22"/>
              </w:rPr>
            </w:pPr>
            <w:r w:rsidRPr="00D64E11">
              <w:rPr>
                <w:rFonts w:cs="Times New Roman"/>
                <w:sz w:val="22"/>
                <w:szCs w:val="22"/>
              </w:rPr>
              <w:t>97.0%</w:t>
            </w:r>
          </w:p>
        </w:tc>
        <w:tc>
          <w:tcPr>
            <w:tcW w:w="0" w:type="auto"/>
            <w:tcBorders>
              <w:bottom w:val="single" w:sz="4" w:space="0" w:color="auto"/>
            </w:tcBorders>
          </w:tcPr>
          <w:p w14:paraId="6AA34CC4" w14:textId="77777777" w:rsidR="00200323" w:rsidRPr="00D64E11" w:rsidRDefault="00200323" w:rsidP="00914759">
            <w:pPr>
              <w:pStyle w:val="Compact"/>
              <w:rPr>
                <w:rFonts w:cs="Times New Roman"/>
                <w:sz w:val="22"/>
                <w:szCs w:val="22"/>
              </w:rPr>
            </w:pPr>
            <w:r w:rsidRPr="00D64E11">
              <w:rPr>
                <w:rFonts w:cs="Times New Roman"/>
                <w:sz w:val="22"/>
                <w:szCs w:val="22"/>
              </w:rPr>
              <w:t>97.7%</w:t>
            </w:r>
          </w:p>
        </w:tc>
        <w:tc>
          <w:tcPr>
            <w:tcW w:w="0" w:type="auto"/>
            <w:tcBorders>
              <w:bottom w:val="single" w:sz="4" w:space="0" w:color="auto"/>
            </w:tcBorders>
          </w:tcPr>
          <w:p w14:paraId="15C4FB69" w14:textId="77777777" w:rsidR="00200323" w:rsidRPr="00D64E11" w:rsidRDefault="00200323" w:rsidP="00914759">
            <w:pPr>
              <w:pStyle w:val="Compact"/>
              <w:rPr>
                <w:rFonts w:cs="Times New Roman"/>
                <w:sz w:val="22"/>
                <w:szCs w:val="22"/>
              </w:rPr>
            </w:pPr>
            <w:r w:rsidRPr="00D64E11">
              <w:rPr>
                <w:rFonts w:cs="Times New Roman"/>
                <w:sz w:val="22"/>
                <w:szCs w:val="22"/>
              </w:rPr>
              <w:t>95.3%</w:t>
            </w:r>
          </w:p>
        </w:tc>
        <w:tc>
          <w:tcPr>
            <w:tcW w:w="0" w:type="auto"/>
            <w:tcBorders>
              <w:bottom w:val="single" w:sz="4" w:space="0" w:color="auto"/>
            </w:tcBorders>
          </w:tcPr>
          <w:p w14:paraId="40ED9674" w14:textId="77777777" w:rsidR="00200323" w:rsidRPr="00D64E11" w:rsidRDefault="00200323" w:rsidP="00914759">
            <w:pPr>
              <w:pStyle w:val="Compact"/>
              <w:rPr>
                <w:rFonts w:cs="Times New Roman"/>
                <w:sz w:val="22"/>
                <w:szCs w:val="22"/>
              </w:rPr>
            </w:pPr>
            <w:r w:rsidRPr="00D64E11">
              <w:rPr>
                <w:rFonts w:cs="Times New Roman"/>
                <w:sz w:val="22"/>
                <w:szCs w:val="22"/>
              </w:rPr>
              <w:t>97.4%</w:t>
            </w:r>
          </w:p>
        </w:tc>
        <w:tc>
          <w:tcPr>
            <w:tcW w:w="0" w:type="auto"/>
            <w:tcBorders>
              <w:bottom w:val="single" w:sz="4" w:space="0" w:color="auto"/>
            </w:tcBorders>
          </w:tcPr>
          <w:p w14:paraId="75B1B987" w14:textId="77777777" w:rsidR="00200323" w:rsidRPr="00D64E11" w:rsidRDefault="00200323" w:rsidP="00914759">
            <w:pPr>
              <w:pStyle w:val="Compact"/>
              <w:rPr>
                <w:rFonts w:cs="Times New Roman"/>
                <w:sz w:val="22"/>
                <w:szCs w:val="22"/>
              </w:rPr>
            </w:pPr>
            <w:r w:rsidRPr="00D64E11">
              <w:rPr>
                <w:rFonts w:cs="Times New Roman"/>
                <w:sz w:val="22"/>
                <w:szCs w:val="22"/>
              </w:rPr>
              <w:t>92.4%</w:t>
            </w:r>
          </w:p>
        </w:tc>
      </w:tr>
      <w:tr w:rsidR="00943718" w:rsidRPr="00D64E11" w14:paraId="2BD8E8D3" w14:textId="77777777" w:rsidTr="00B43FD2">
        <w:tc>
          <w:tcPr>
            <w:tcW w:w="0" w:type="auto"/>
            <w:gridSpan w:val="9"/>
            <w:tcBorders>
              <w:top w:val="single" w:sz="4" w:space="0" w:color="auto"/>
            </w:tcBorders>
          </w:tcPr>
          <w:p w14:paraId="4FF602DE" w14:textId="3552A5EE" w:rsidR="00943718" w:rsidRPr="00D64E11" w:rsidRDefault="00B43FD2" w:rsidP="00914759">
            <w:pPr>
              <w:pStyle w:val="Compact"/>
              <w:rPr>
                <w:rFonts w:cs="Times New Roman"/>
                <w:sz w:val="22"/>
                <w:szCs w:val="22"/>
              </w:rPr>
            </w:pPr>
            <w:r w:rsidRPr="00D64E11">
              <w:rPr>
                <w:rFonts w:cs="Times New Roman"/>
                <w:i/>
                <w:sz w:val="22"/>
                <w:szCs w:val="22"/>
              </w:rPr>
              <w:t xml:space="preserve">Note. </w:t>
            </w:r>
            <w:r w:rsidRPr="00D64E11">
              <w:rPr>
                <w:rFonts w:cs="Times New Roman"/>
                <w:sz w:val="22"/>
                <w:szCs w:val="22"/>
              </w:rPr>
              <w:t xml:space="preserve">Variance terms correspond to variance of random effects; LRT = likelihood ratio test; ICC = intraclass correlation coefficient; * </w:t>
            </w:r>
            <w:r w:rsidRPr="00D64E11">
              <w:rPr>
                <w:rFonts w:cs="Times New Roman"/>
                <w:i/>
                <w:sz w:val="22"/>
                <w:szCs w:val="22"/>
              </w:rPr>
              <w:t xml:space="preserve">p </w:t>
            </w:r>
            <w:r w:rsidRPr="00D64E11">
              <w:rPr>
                <w:rFonts w:cs="Times New Roman"/>
                <w:sz w:val="22"/>
                <w:szCs w:val="22"/>
              </w:rPr>
              <w:t xml:space="preserve">&lt; .01, ** </w:t>
            </w:r>
            <w:r w:rsidRPr="00D64E11">
              <w:rPr>
                <w:rFonts w:cs="Times New Roman"/>
                <w:i/>
                <w:sz w:val="22"/>
                <w:szCs w:val="22"/>
              </w:rPr>
              <w:t xml:space="preserve">p </w:t>
            </w:r>
            <w:r w:rsidRPr="00D64E11">
              <w:rPr>
                <w:rFonts w:cs="Times New Roman"/>
                <w:sz w:val="22"/>
                <w:szCs w:val="22"/>
              </w:rPr>
              <w:t>&lt; .001</w:t>
            </w:r>
          </w:p>
        </w:tc>
      </w:tr>
    </w:tbl>
    <w:p w14:paraId="084C669C" w14:textId="77777777" w:rsidR="00200323" w:rsidRPr="00EF7A46" w:rsidRDefault="00200323" w:rsidP="00200323">
      <w:pPr>
        <w:pStyle w:val="Heading3"/>
        <w:rPr>
          <w:sz w:val="20"/>
          <w:szCs w:val="20"/>
        </w:rPr>
      </w:pPr>
      <w:bookmarkStart w:id="323" w:name="table-10"/>
      <w:r w:rsidRPr="00EF7A46">
        <w:rPr>
          <w:sz w:val="20"/>
          <w:szCs w:val="20"/>
        </w:rPr>
        <w:lastRenderedPageBreak/>
        <w:t>Table 10</w:t>
      </w:r>
      <w:bookmarkEnd w:id="323"/>
    </w:p>
    <w:p w14:paraId="76091448" w14:textId="77777777" w:rsidR="00200323" w:rsidRPr="00EF7A46" w:rsidRDefault="00200323" w:rsidP="00200323">
      <w:pPr>
        <w:pStyle w:val="Heading4"/>
        <w:rPr>
          <w:sz w:val="20"/>
          <w:szCs w:val="20"/>
        </w:rPr>
      </w:pPr>
      <w:bookmarkStart w:id="324" w:name="X79e58b4037024d1f8af56e82d20d933473c77ac"/>
      <w:r w:rsidRPr="00EF7A46">
        <w:rPr>
          <w:sz w:val="20"/>
          <w:szCs w:val="20"/>
        </w:rPr>
        <w:t>Moderating Effects of Feedback on Rate of Change</w:t>
      </w:r>
      <w:bookmarkEnd w:id="324"/>
    </w:p>
    <w:tbl>
      <w:tblPr>
        <w:tblStyle w:val="Table"/>
        <w:tblW w:w="5382" w:type="pct"/>
        <w:tblLook w:val="07E0" w:firstRow="1" w:lastRow="1" w:firstColumn="1" w:lastColumn="1" w:noHBand="1" w:noVBand="1"/>
      </w:tblPr>
      <w:tblGrid>
        <w:gridCol w:w="2429"/>
        <w:gridCol w:w="1439"/>
        <w:gridCol w:w="1440"/>
        <w:gridCol w:w="1440"/>
        <w:gridCol w:w="1440"/>
        <w:gridCol w:w="1440"/>
        <w:gridCol w:w="1350"/>
        <w:gridCol w:w="1440"/>
        <w:gridCol w:w="1532"/>
      </w:tblGrid>
      <w:tr w:rsidR="00EF7A46" w14:paraId="269DF216" w14:textId="77777777" w:rsidTr="00C455C6">
        <w:tc>
          <w:tcPr>
            <w:tcW w:w="871" w:type="pct"/>
            <w:tcBorders>
              <w:top w:val="single" w:sz="4" w:space="0" w:color="auto"/>
              <w:bottom w:val="single" w:sz="2" w:space="0" w:color="auto"/>
            </w:tcBorders>
            <w:vAlign w:val="bottom"/>
          </w:tcPr>
          <w:p w14:paraId="555C1567" w14:textId="77777777" w:rsidR="00200323" w:rsidRDefault="00200323" w:rsidP="00123E23"/>
        </w:tc>
        <w:tc>
          <w:tcPr>
            <w:tcW w:w="516" w:type="pct"/>
            <w:tcBorders>
              <w:top w:val="single" w:sz="4" w:space="0" w:color="auto"/>
              <w:bottom w:val="single" w:sz="2" w:space="0" w:color="auto"/>
            </w:tcBorders>
            <w:vAlign w:val="bottom"/>
          </w:tcPr>
          <w:p w14:paraId="48ADE503" w14:textId="77777777" w:rsidR="00200323" w:rsidRDefault="00200323" w:rsidP="00123E23">
            <w:pPr>
              <w:pStyle w:val="Compact"/>
            </w:pPr>
            <w:r>
              <w:t>Depression</w:t>
            </w:r>
          </w:p>
        </w:tc>
        <w:tc>
          <w:tcPr>
            <w:tcW w:w="516" w:type="pct"/>
            <w:tcBorders>
              <w:top w:val="single" w:sz="4" w:space="0" w:color="auto"/>
              <w:bottom w:val="single" w:sz="2" w:space="0" w:color="auto"/>
            </w:tcBorders>
            <w:vAlign w:val="bottom"/>
          </w:tcPr>
          <w:p w14:paraId="523780B3" w14:textId="77777777" w:rsidR="00200323" w:rsidRDefault="00200323" w:rsidP="00123E23">
            <w:pPr>
              <w:pStyle w:val="Compact"/>
            </w:pPr>
            <w:r>
              <w:t>Generalized Anxiety</w:t>
            </w:r>
          </w:p>
        </w:tc>
        <w:tc>
          <w:tcPr>
            <w:tcW w:w="516" w:type="pct"/>
            <w:tcBorders>
              <w:top w:val="single" w:sz="4" w:space="0" w:color="auto"/>
              <w:bottom w:val="single" w:sz="2" w:space="0" w:color="auto"/>
            </w:tcBorders>
            <w:vAlign w:val="bottom"/>
          </w:tcPr>
          <w:p w14:paraId="36514059" w14:textId="77777777" w:rsidR="00200323" w:rsidRDefault="00200323" w:rsidP="00123E23">
            <w:pPr>
              <w:pStyle w:val="Compact"/>
            </w:pPr>
            <w:r>
              <w:t>Social Anxiety</w:t>
            </w:r>
          </w:p>
        </w:tc>
        <w:tc>
          <w:tcPr>
            <w:tcW w:w="516" w:type="pct"/>
            <w:tcBorders>
              <w:top w:val="single" w:sz="4" w:space="0" w:color="auto"/>
              <w:bottom w:val="single" w:sz="2" w:space="0" w:color="auto"/>
            </w:tcBorders>
            <w:vAlign w:val="bottom"/>
          </w:tcPr>
          <w:p w14:paraId="661E70B2" w14:textId="77777777" w:rsidR="00200323" w:rsidRDefault="00200323" w:rsidP="00123E23">
            <w:pPr>
              <w:pStyle w:val="Compact"/>
            </w:pPr>
            <w:r>
              <w:t>Academic Distress</w:t>
            </w:r>
          </w:p>
        </w:tc>
        <w:tc>
          <w:tcPr>
            <w:tcW w:w="516" w:type="pct"/>
            <w:tcBorders>
              <w:top w:val="single" w:sz="4" w:space="0" w:color="auto"/>
              <w:bottom w:val="single" w:sz="2" w:space="0" w:color="auto"/>
            </w:tcBorders>
            <w:vAlign w:val="bottom"/>
          </w:tcPr>
          <w:p w14:paraId="38D638C0" w14:textId="77777777" w:rsidR="00200323" w:rsidRDefault="00200323" w:rsidP="00123E23">
            <w:pPr>
              <w:pStyle w:val="Compact"/>
            </w:pPr>
            <w:r>
              <w:t>Eating Concerns</w:t>
            </w:r>
          </w:p>
        </w:tc>
        <w:tc>
          <w:tcPr>
            <w:tcW w:w="484" w:type="pct"/>
            <w:tcBorders>
              <w:top w:val="single" w:sz="4" w:space="0" w:color="auto"/>
              <w:bottom w:val="single" w:sz="2" w:space="0" w:color="auto"/>
            </w:tcBorders>
            <w:vAlign w:val="bottom"/>
          </w:tcPr>
          <w:p w14:paraId="0D4C00A9" w14:textId="77777777" w:rsidR="00200323" w:rsidRDefault="00200323" w:rsidP="00123E23">
            <w:pPr>
              <w:pStyle w:val="Compact"/>
            </w:pPr>
            <w:r>
              <w:t>Hostility</w:t>
            </w:r>
          </w:p>
        </w:tc>
        <w:tc>
          <w:tcPr>
            <w:tcW w:w="516" w:type="pct"/>
            <w:tcBorders>
              <w:top w:val="single" w:sz="4" w:space="0" w:color="auto"/>
              <w:bottom w:val="single" w:sz="2" w:space="0" w:color="auto"/>
            </w:tcBorders>
            <w:vAlign w:val="bottom"/>
          </w:tcPr>
          <w:p w14:paraId="37C1FDE1" w14:textId="77777777" w:rsidR="00200323" w:rsidRDefault="00200323" w:rsidP="00123E23">
            <w:pPr>
              <w:pStyle w:val="Compact"/>
            </w:pPr>
            <w:r>
              <w:t>Alcohol Use</w:t>
            </w:r>
          </w:p>
        </w:tc>
        <w:tc>
          <w:tcPr>
            <w:tcW w:w="549" w:type="pct"/>
            <w:tcBorders>
              <w:top w:val="single" w:sz="4" w:space="0" w:color="auto"/>
              <w:bottom w:val="single" w:sz="2" w:space="0" w:color="auto"/>
            </w:tcBorders>
            <w:vAlign w:val="bottom"/>
          </w:tcPr>
          <w:p w14:paraId="28357A34" w14:textId="77777777" w:rsidR="00200323" w:rsidRDefault="00200323" w:rsidP="00123E23">
            <w:pPr>
              <w:pStyle w:val="Compact"/>
            </w:pPr>
            <w:r>
              <w:t>Distress Index</w:t>
            </w:r>
          </w:p>
        </w:tc>
      </w:tr>
      <w:tr w:rsidR="00EF7A46" w14:paraId="52397027" w14:textId="77777777" w:rsidTr="00C455C6">
        <w:tc>
          <w:tcPr>
            <w:tcW w:w="871" w:type="pct"/>
            <w:tcBorders>
              <w:top w:val="single" w:sz="2" w:space="0" w:color="auto"/>
            </w:tcBorders>
          </w:tcPr>
          <w:p w14:paraId="145CFDA0" w14:textId="77777777" w:rsidR="00200323" w:rsidRDefault="00200323" w:rsidP="00123E23">
            <w:pPr>
              <w:pStyle w:val="Compact"/>
            </w:pPr>
            <w:r>
              <w:t>Intercept</w:t>
            </w:r>
          </w:p>
        </w:tc>
        <w:tc>
          <w:tcPr>
            <w:tcW w:w="516" w:type="pct"/>
            <w:tcBorders>
              <w:top w:val="single" w:sz="2" w:space="0" w:color="auto"/>
            </w:tcBorders>
          </w:tcPr>
          <w:p w14:paraId="4E7AAF7A" w14:textId="77777777" w:rsidR="00200323" w:rsidRDefault="00200323" w:rsidP="00123E23">
            <w:pPr>
              <w:pStyle w:val="Compact"/>
            </w:pPr>
            <w:r>
              <w:t>0.4** (0.02)</w:t>
            </w:r>
          </w:p>
        </w:tc>
        <w:tc>
          <w:tcPr>
            <w:tcW w:w="516" w:type="pct"/>
            <w:tcBorders>
              <w:top w:val="single" w:sz="2" w:space="0" w:color="auto"/>
            </w:tcBorders>
          </w:tcPr>
          <w:p w14:paraId="53AAB8AE" w14:textId="77777777" w:rsidR="00200323" w:rsidRDefault="00200323" w:rsidP="00123E23">
            <w:pPr>
              <w:pStyle w:val="Compact"/>
            </w:pPr>
            <w:r>
              <w:t>0.35** (0.02)</w:t>
            </w:r>
          </w:p>
        </w:tc>
        <w:tc>
          <w:tcPr>
            <w:tcW w:w="516" w:type="pct"/>
            <w:tcBorders>
              <w:top w:val="single" w:sz="2" w:space="0" w:color="auto"/>
            </w:tcBorders>
          </w:tcPr>
          <w:p w14:paraId="577BD17D" w14:textId="77777777" w:rsidR="00200323" w:rsidRDefault="00200323" w:rsidP="00123E23">
            <w:pPr>
              <w:pStyle w:val="Compact"/>
            </w:pPr>
            <w:r>
              <w:t>0.24** (0.02)</w:t>
            </w:r>
          </w:p>
        </w:tc>
        <w:tc>
          <w:tcPr>
            <w:tcW w:w="516" w:type="pct"/>
            <w:tcBorders>
              <w:top w:val="single" w:sz="2" w:space="0" w:color="auto"/>
            </w:tcBorders>
          </w:tcPr>
          <w:p w14:paraId="44207FED" w14:textId="77777777" w:rsidR="00200323" w:rsidRDefault="00200323" w:rsidP="00123E23">
            <w:pPr>
              <w:pStyle w:val="Compact"/>
            </w:pPr>
            <w:r>
              <w:t>0.11** (0.03)</w:t>
            </w:r>
          </w:p>
        </w:tc>
        <w:tc>
          <w:tcPr>
            <w:tcW w:w="516" w:type="pct"/>
            <w:tcBorders>
              <w:top w:val="single" w:sz="2" w:space="0" w:color="auto"/>
            </w:tcBorders>
          </w:tcPr>
          <w:p w14:paraId="2DD886EF" w14:textId="77777777" w:rsidR="00200323" w:rsidRDefault="00200323" w:rsidP="00123E23">
            <w:pPr>
              <w:pStyle w:val="Compact"/>
            </w:pPr>
            <w:r>
              <w:t>0.14** (0.01)</w:t>
            </w:r>
          </w:p>
        </w:tc>
        <w:tc>
          <w:tcPr>
            <w:tcW w:w="484" w:type="pct"/>
            <w:tcBorders>
              <w:top w:val="single" w:sz="2" w:space="0" w:color="auto"/>
            </w:tcBorders>
          </w:tcPr>
          <w:p w14:paraId="66BD3E83" w14:textId="77777777" w:rsidR="00200323" w:rsidRDefault="00200323" w:rsidP="00123E23">
            <w:pPr>
              <w:pStyle w:val="Compact"/>
            </w:pPr>
            <w:r>
              <w:t>0.39** (0.02)</w:t>
            </w:r>
          </w:p>
        </w:tc>
        <w:tc>
          <w:tcPr>
            <w:tcW w:w="516" w:type="pct"/>
            <w:tcBorders>
              <w:top w:val="single" w:sz="2" w:space="0" w:color="auto"/>
            </w:tcBorders>
          </w:tcPr>
          <w:p w14:paraId="05141091" w14:textId="77777777" w:rsidR="00200323" w:rsidRDefault="00200323" w:rsidP="00123E23">
            <w:pPr>
              <w:pStyle w:val="Compact"/>
            </w:pPr>
            <w:r>
              <w:t>0.23** (0.03)</w:t>
            </w:r>
          </w:p>
        </w:tc>
        <w:tc>
          <w:tcPr>
            <w:tcW w:w="549" w:type="pct"/>
            <w:tcBorders>
              <w:top w:val="single" w:sz="2" w:space="0" w:color="auto"/>
            </w:tcBorders>
          </w:tcPr>
          <w:p w14:paraId="6DCC5082" w14:textId="77777777" w:rsidR="00200323" w:rsidRDefault="00200323" w:rsidP="00123E23">
            <w:pPr>
              <w:pStyle w:val="Compact"/>
            </w:pPr>
            <w:r>
              <w:t>0.42** (0.02)</w:t>
            </w:r>
          </w:p>
        </w:tc>
      </w:tr>
      <w:tr w:rsidR="00EF7A46" w14:paraId="1726FAD4" w14:textId="77777777" w:rsidTr="00C455C6">
        <w:tc>
          <w:tcPr>
            <w:tcW w:w="871" w:type="pct"/>
          </w:tcPr>
          <w:p w14:paraId="00907BC9" w14:textId="77777777" w:rsidR="00200323" w:rsidRDefault="00200323" w:rsidP="00123E23">
            <w:pPr>
              <w:pStyle w:val="Compact"/>
            </w:pPr>
            <w:r>
              <w:t>Slope</w:t>
            </w:r>
          </w:p>
        </w:tc>
        <w:tc>
          <w:tcPr>
            <w:tcW w:w="516" w:type="pct"/>
          </w:tcPr>
          <w:p w14:paraId="41E98BE9" w14:textId="77777777" w:rsidR="00200323" w:rsidRDefault="00200323" w:rsidP="00123E23">
            <w:pPr>
              <w:pStyle w:val="Compact"/>
            </w:pPr>
            <w:r>
              <w:t>-0.26** (0.01)</w:t>
            </w:r>
          </w:p>
        </w:tc>
        <w:tc>
          <w:tcPr>
            <w:tcW w:w="516" w:type="pct"/>
          </w:tcPr>
          <w:p w14:paraId="37A944D6" w14:textId="77777777" w:rsidR="00200323" w:rsidRDefault="00200323" w:rsidP="00123E23">
            <w:pPr>
              <w:pStyle w:val="Compact"/>
            </w:pPr>
            <w:r>
              <w:t>-0.21** (0.01)</w:t>
            </w:r>
          </w:p>
        </w:tc>
        <w:tc>
          <w:tcPr>
            <w:tcW w:w="516" w:type="pct"/>
          </w:tcPr>
          <w:p w14:paraId="73C286DA" w14:textId="77777777" w:rsidR="00200323" w:rsidRDefault="00200323" w:rsidP="00123E23">
            <w:pPr>
              <w:pStyle w:val="Compact"/>
            </w:pPr>
            <w:r>
              <w:t>-0.14** (0.01)</w:t>
            </w:r>
          </w:p>
        </w:tc>
        <w:tc>
          <w:tcPr>
            <w:tcW w:w="516" w:type="pct"/>
          </w:tcPr>
          <w:p w14:paraId="08BC537B" w14:textId="77777777" w:rsidR="00200323" w:rsidRDefault="00200323" w:rsidP="00123E23">
            <w:pPr>
              <w:pStyle w:val="Compact"/>
            </w:pPr>
            <w:r>
              <w:t>-0.11** (0.01)</w:t>
            </w:r>
          </w:p>
        </w:tc>
        <w:tc>
          <w:tcPr>
            <w:tcW w:w="516" w:type="pct"/>
          </w:tcPr>
          <w:p w14:paraId="3BDB59F2" w14:textId="77777777" w:rsidR="00200323" w:rsidRDefault="00200323" w:rsidP="00123E23">
            <w:pPr>
              <w:pStyle w:val="Compact"/>
            </w:pPr>
            <w:r>
              <w:t>-0.07** (0.01)</w:t>
            </w:r>
          </w:p>
        </w:tc>
        <w:tc>
          <w:tcPr>
            <w:tcW w:w="484" w:type="pct"/>
          </w:tcPr>
          <w:p w14:paraId="69165E98" w14:textId="77777777" w:rsidR="00200323" w:rsidRDefault="00200323" w:rsidP="00123E23">
            <w:pPr>
              <w:pStyle w:val="Compact"/>
            </w:pPr>
            <w:r>
              <w:t>-0.2** (0.01)</w:t>
            </w:r>
          </w:p>
        </w:tc>
        <w:tc>
          <w:tcPr>
            <w:tcW w:w="516" w:type="pct"/>
          </w:tcPr>
          <w:p w14:paraId="1A37EA94" w14:textId="77777777" w:rsidR="00200323" w:rsidRDefault="00200323" w:rsidP="00123E23">
            <w:pPr>
              <w:pStyle w:val="Compact"/>
            </w:pPr>
            <w:r>
              <w:t>-0.12** (0.01)</w:t>
            </w:r>
          </w:p>
        </w:tc>
        <w:tc>
          <w:tcPr>
            <w:tcW w:w="549" w:type="pct"/>
          </w:tcPr>
          <w:p w14:paraId="6E2EDED1" w14:textId="77777777" w:rsidR="00200323" w:rsidRDefault="00200323" w:rsidP="00123E23">
            <w:pPr>
              <w:pStyle w:val="Compact"/>
            </w:pPr>
            <w:r>
              <w:t>-0.27** (0.01)</w:t>
            </w:r>
          </w:p>
        </w:tc>
      </w:tr>
      <w:tr w:rsidR="00EF7A46" w14:paraId="6AD2B411" w14:textId="77777777" w:rsidTr="00C455C6">
        <w:tc>
          <w:tcPr>
            <w:tcW w:w="871" w:type="pct"/>
          </w:tcPr>
          <w:p w14:paraId="4D715714" w14:textId="77777777" w:rsidR="00200323" w:rsidRDefault="00200323" w:rsidP="00123E23">
            <w:pPr>
              <w:pStyle w:val="Compact"/>
            </w:pPr>
            <w:r>
              <w:t>Feedback</w:t>
            </w:r>
          </w:p>
        </w:tc>
        <w:tc>
          <w:tcPr>
            <w:tcW w:w="516" w:type="pct"/>
          </w:tcPr>
          <w:p w14:paraId="10267FB9" w14:textId="77777777" w:rsidR="00200323" w:rsidRDefault="00200323" w:rsidP="00123E23">
            <w:pPr>
              <w:pStyle w:val="Compact"/>
            </w:pPr>
            <w:r>
              <w:t>-0.01* (0)</w:t>
            </w:r>
          </w:p>
        </w:tc>
        <w:tc>
          <w:tcPr>
            <w:tcW w:w="516" w:type="pct"/>
          </w:tcPr>
          <w:p w14:paraId="2FFE8D70" w14:textId="77777777" w:rsidR="00200323" w:rsidRDefault="00200323" w:rsidP="00123E23">
            <w:pPr>
              <w:pStyle w:val="Compact"/>
            </w:pPr>
            <w:r>
              <w:t>0.00 (0)</w:t>
            </w:r>
          </w:p>
        </w:tc>
        <w:tc>
          <w:tcPr>
            <w:tcW w:w="516" w:type="pct"/>
          </w:tcPr>
          <w:p w14:paraId="5384C220" w14:textId="77777777" w:rsidR="00200323" w:rsidRDefault="00200323" w:rsidP="00123E23">
            <w:pPr>
              <w:pStyle w:val="Compact"/>
            </w:pPr>
            <w:r>
              <w:t>0.00 (0)</w:t>
            </w:r>
          </w:p>
        </w:tc>
        <w:tc>
          <w:tcPr>
            <w:tcW w:w="516" w:type="pct"/>
          </w:tcPr>
          <w:p w14:paraId="2718278F" w14:textId="77777777" w:rsidR="00200323" w:rsidRDefault="00200323" w:rsidP="00123E23">
            <w:pPr>
              <w:pStyle w:val="Compact"/>
            </w:pPr>
            <w:r>
              <w:t>0.00 (0)</w:t>
            </w:r>
          </w:p>
        </w:tc>
        <w:tc>
          <w:tcPr>
            <w:tcW w:w="516" w:type="pct"/>
          </w:tcPr>
          <w:p w14:paraId="64B25BEF" w14:textId="77777777" w:rsidR="00200323" w:rsidRDefault="00200323" w:rsidP="00123E23">
            <w:pPr>
              <w:pStyle w:val="Compact"/>
            </w:pPr>
            <w:r>
              <w:t>0.00 (0)</w:t>
            </w:r>
          </w:p>
        </w:tc>
        <w:tc>
          <w:tcPr>
            <w:tcW w:w="484" w:type="pct"/>
          </w:tcPr>
          <w:p w14:paraId="297DC880" w14:textId="77777777" w:rsidR="00200323" w:rsidRDefault="00200323" w:rsidP="00123E23">
            <w:pPr>
              <w:pStyle w:val="Compact"/>
            </w:pPr>
            <w:r>
              <w:t>-0.01* (0)</w:t>
            </w:r>
          </w:p>
        </w:tc>
        <w:tc>
          <w:tcPr>
            <w:tcW w:w="516" w:type="pct"/>
          </w:tcPr>
          <w:p w14:paraId="5981A6D2" w14:textId="77777777" w:rsidR="00200323" w:rsidRDefault="00200323" w:rsidP="00123E23">
            <w:pPr>
              <w:pStyle w:val="Compact"/>
            </w:pPr>
            <w:r>
              <w:t>0.00 (0)</w:t>
            </w:r>
          </w:p>
        </w:tc>
        <w:tc>
          <w:tcPr>
            <w:tcW w:w="549" w:type="pct"/>
          </w:tcPr>
          <w:p w14:paraId="5DE9BBB3" w14:textId="77777777" w:rsidR="00200323" w:rsidRDefault="00200323" w:rsidP="00123E23">
            <w:pPr>
              <w:pStyle w:val="Compact"/>
            </w:pPr>
            <w:r>
              <w:t>-0.01* (0)</w:t>
            </w:r>
          </w:p>
        </w:tc>
      </w:tr>
      <w:tr w:rsidR="00EF7A46" w14:paraId="199BD279" w14:textId="77777777" w:rsidTr="00C455C6">
        <w:tc>
          <w:tcPr>
            <w:tcW w:w="871" w:type="pct"/>
          </w:tcPr>
          <w:p w14:paraId="3052DB8D" w14:textId="77777777" w:rsidR="00200323" w:rsidRDefault="00200323" w:rsidP="00123E23">
            <w:pPr>
              <w:pStyle w:val="Compact"/>
            </w:pPr>
            <w:r>
              <w:t>Slope * Feedback</w:t>
            </w:r>
          </w:p>
        </w:tc>
        <w:tc>
          <w:tcPr>
            <w:tcW w:w="516" w:type="pct"/>
          </w:tcPr>
          <w:p w14:paraId="75BD6EEF" w14:textId="77777777" w:rsidR="00200323" w:rsidRDefault="00200323" w:rsidP="00123E23">
            <w:pPr>
              <w:pStyle w:val="Compact"/>
            </w:pPr>
            <w:r>
              <w:t>0.01** (0)</w:t>
            </w:r>
          </w:p>
        </w:tc>
        <w:tc>
          <w:tcPr>
            <w:tcW w:w="516" w:type="pct"/>
          </w:tcPr>
          <w:p w14:paraId="7F55C84C" w14:textId="77777777" w:rsidR="00200323" w:rsidRDefault="00200323" w:rsidP="00123E23">
            <w:pPr>
              <w:pStyle w:val="Compact"/>
            </w:pPr>
            <w:r>
              <w:t>0.01 (0)</w:t>
            </w:r>
          </w:p>
        </w:tc>
        <w:tc>
          <w:tcPr>
            <w:tcW w:w="516" w:type="pct"/>
          </w:tcPr>
          <w:p w14:paraId="18F20705" w14:textId="77777777" w:rsidR="00200323" w:rsidRDefault="00200323" w:rsidP="00123E23">
            <w:pPr>
              <w:pStyle w:val="Compact"/>
            </w:pPr>
            <w:r>
              <w:t>0.00 (0)</w:t>
            </w:r>
          </w:p>
        </w:tc>
        <w:tc>
          <w:tcPr>
            <w:tcW w:w="516" w:type="pct"/>
          </w:tcPr>
          <w:p w14:paraId="18040497" w14:textId="77777777" w:rsidR="00200323" w:rsidRDefault="00200323" w:rsidP="00123E23">
            <w:pPr>
              <w:pStyle w:val="Compact"/>
            </w:pPr>
            <w:r>
              <w:t>0.00 (0)</w:t>
            </w:r>
          </w:p>
        </w:tc>
        <w:tc>
          <w:tcPr>
            <w:tcW w:w="516" w:type="pct"/>
          </w:tcPr>
          <w:p w14:paraId="6D30CA0D" w14:textId="77777777" w:rsidR="00200323" w:rsidRDefault="00200323" w:rsidP="00123E23">
            <w:pPr>
              <w:pStyle w:val="Compact"/>
            </w:pPr>
            <w:r>
              <w:t>0.00 (0)</w:t>
            </w:r>
          </w:p>
        </w:tc>
        <w:tc>
          <w:tcPr>
            <w:tcW w:w="484" w:type="pct"/>
          </w:tcPr>
          <w:p w14:paraId="03C45395" w14:textId="77777777" w:rsidR="00200323" w:rsidRDefault="00200323" w:rsidP="00123E23">
            <w:pPr>
              <w:pStyle w:val="Compact"/>
            </w:pPr>
            <w:r>
              <w:t>0.00 (0)</w:t>
            </w:r>
          </w:p>
        </w:tc>
        <w:tc>
          <w:tcPr>
            <w:tcW w:w="516" w:type="pct"/>
          </w:tcPr>
          <w:p w14:paraId="1DC71C2D" w14:textId="77777777" w:rsidR="00200323" w:rsidRDefault="00200323" w:rsidP="00123E23">
            <w:pPr>
              <w:pStyle w:val="Compact"/>
            </w:pPr>
            <w:r>
              <w:t>0.00 (0)</w:t>
            </w:r>
          </w:p>
        </w:tc>
        <w:tc>
          <w:tcPr>
            <w:tcW w:w="549" w:type="pct"/>
          </w:tcPr>
          <w:p w14:paraId="7A90A1CB" w14:textId="77777777" w:rsidR="00200323" w:rsidRDefault="00200323" w:rsidP="00123E23">
            <w:pPr>
              <w:pStyle w:val="Compact"/>
            </w:pPr>
            <w:r>
              <w:t>0.01* (0)</w:t>
            </w:r>
          </w:p>
        </w:tc>
      </w:tr>
      <w:tr w:rsidR="00EF7A46" w14:paraId="14ABFE24" w14:textId="77777777" w:rsidTr="00C455C6">
        <w:tc>
          <w:tcPr>
            <w:tcW w:w="871" w:type="pct"/>
          </w:tcPr>
          <w:p w14:paraId="09E62AD3" w14:textId="77777777" w:rsidR="00200323" w:rsidRDefault="00200323" w:rsidP="00123E23">
            <w:pPr>
              <w:pStyle w:val="Compact"/>
            </w:pPr>
            <w:r>
              <w:t>Client baseline</w:t>
            </w:r>
          </w:p>
        </w:tc>
        <w:tc>
          <w:tcPr>
            <w:tcW w:w="516" w:type="pct"/>
          </w:tcPr>
          <w:p w14:paraId="5E05A356" w14:textId="77777777" w:rsidR="00200323" w:rsidRDefault="00200323" w:rsidP="00123E23">
            <w:pPr>
              <w:pStyle w:val="Compact"/>
            </w:pPr>
            <w:r>
              <w:t>0.99** (0)</w:t>
            </w:r>
          </w:p>
        </w:tc>
        <w:tc>
          <w:tcPr>
            <w:tcW w:w="516" w:type="pct"/>
          </w:tcPr>
          <w:p w14:paraId="19580D69" w14:textId="77777777" w:rsidR="00200323" w:rsidRDefault="00200323" w:rsidP="00123E23">
            <w:pPr>
              <w:pStyle w:val="Compact"/>
            </w:pPr>
            <w:r>
              <w:t>0.94** (0)</w:t>
            </w:r>
          </w:p>
        </w:tc>
        <w:tc>
          <w:tcPr>
            <w:tcW w:w="516" w:type="pct"/>
          </w:tcPr>
          <w:p w14:paraId="62072F96" w14:textId="77777777" w:rsidR="00200323" w:rsidRDefault="00200323" w:rsidP="00123E23">
            <w:pPr>
              <w:pStyle w:val="Compact"/>
            </w:pPr>
            <w:r>
              <w:t>0.97** (0)</w:t>
            </w:r>
          </w:p>
        </w:tc>
        <w:tc>
          <w:tcPr>
            <w:tcW w:w="516" w:type="pct"/>
          </w:tcPr>
          <w:p w14:paraId="48B98168" w14:textId="77777777" w:rsidR="00200323" w:rsidRDefault="00200323" w:rsidP="00123E23">
            <w:pPr>
              <w:pStyle w:val="Compact"/>
            </w:pPr>
            <w:r>
              <w:t>0.94** (0)</w:t>
            </w:r>
          </w:p>
        </w:tc>
        <w:tc>
          <w:tcPr>
            <w:tcW w:w="516" w:type="pct"/>
          </w:tcPr>
          <w:p w14:paraId="0FA64C8C" w14:textId="77777777" w:rsidR="00200323" w:rsidRDefault="00200323" w:rsidP="00123E23">
            <w:pPr>
              <w:pStyle w:val="Compact"/>
            </w:pPr>
            <w:r>
              <w:t>0.95** (0)</w:t>
            </w:r>
          </w:p>
        </w:tc>
        <w:tc>
          <w:tcPr>
            <w:tcW w:w="484" w:type="pct"/>
          </w:tcPr>
          <w:p w14:paraId="79D3618F" w14:textId="77777777" w:rsidR="00200323" w:rsidRDefault="00200323" w:rsidP="00123E23">
            <w:pPr>
              <w:pStyle w:val="Compact"/>
            </w:pPr>
            <w:r>
              <w:t>1.1** (0)</w:t>
            </w:r>
          </w:p>
        </w:tc>
        <w:tc>
          <w:tcPr>
            <w:tcW w:w="516" w:type="pct"/>
          </w:tcPr>
          <w:p w14:paraId="3D52AED3" w14:textId="77777777" w:rsidR="00200323" w:rsidRDefault="00200323" w:rsidP="00123E23">
            <w:pPr>
              <w:pStyle w:val="Compact"/>
            </w:pPr>
            <w:r>
              <w:t>1.13** (0)</w:t>
            </w:r>
          </w:p>
        </w:tc>
        <w:tc>
          <w:tcPr>
            <w:tcW w:w="549" w:type="pct"/>
          </w:tcPr>
          <w:p w14:paraId="2809A281" w14:textId="77777777" w:rsidR="00200323" w:rsidRDefault="00200323" w:rsidP="00123E23">
            <w:pPr>
              <w:pStyle w:val="Compact"/>
            </w:pPr>
            <w:r>
              <w:t>0.95** (0)</w:t>
            </w:r>
          </w:p>
        </w:tc>
      </w:tr>
      <w:tr w:rsidR="00EF7A46" w14:paraId="73DA389C" w14:textId="77777777" w:rsidTr="00C455C6">
        <w:tc>
          <w:tcPr>
            <w:tcW w:w="871" w:type="pct"/>
          </w:tcPr>
          <w:p w14:paraId="2541654D" w14:textId="77777777" w:rsidR="00200323" w:rsidRDefault="00200323" w:rsidP="00123E23">
            <w:pPr>
              <w:pStyle w:val="Compact"/>
            </w:pPr>
            <w:r>
              <w:t>Center baseline</w:t>
            </w:r>
          </w:p>
        </w:tc>
        <w:tc>
          <w:tcPr>
            <w:tcW w:w="516" w:type="pct"/>
          </w:tcPr>
          <w:p w14:paraId="58D7F39E" w14:textId="77777777" w:rsidR="00200323" w:rsidRDefault="00200323" w:rsidP="00123E23">
            <w:pPr>
              <w:pStyle w:val="Compact"/>
            </w:pPr>
            <w:r>
              <w:t>0.03 (0.03)</w:t>
            </w:r>
          </w:p>
        </w:tc>
        <w:tc>
          <w:tcPr>
            <w:tcW w:w="516" w:type="pct"/>
          </w:tcPr>
          <w:p w14:paraId="6FA9DA86" w14:textId="77777777" w:rsidR="00200323" w:rsidRDefault="00200323" w:rsidP="00123E23">
            <w:pPr>
              <w:pStyle w:val="Compact"/>
            </w:pPr>
            <w:r>
              <w:t>-0.01 (0.02)</w:t>
            </w:r>
          </w:p>
        </w:tc>
        <w:tc>
          <w:tcPr>
            <w:tcW w:w="516" w:type="pct"/>
          </w:tcPr>
          <w:p w14:paraId="6231369F" w14:textId="77777777" w:rsidR="00200323" w:rsidRDefault="00200323" w:rsidP="00123E23">
            <w:pPr>
              <w:pStyle w:val="Compact"/>
            </w:pPr>
            <w:r>
              <w:t>-0.03 (0.02)</w:t>
            </w:r>
          </w:p>
        </w:tc>
        <w:tc>
          <w:tcPr>
            <w:tcW w:w="516" w:type="pct"/>
          </w:tcPr>
          <w:p w14:paraId="150959FD" w14:textId="77777777" w:rsidR="00200323" w:rsidRDefault="00200323" w:rsidP="00123E23">
            <w:pPr>
              <w:pStyle w:val="Compact"/>
            </w:pPr>
            <w:r>
              <w:t>-0.03 (0.03)</w:t>
            </w:r>
          </w:p>
        </w:tc>
        <w:tc>
          <w:tcPr>
            <w:tcW w:w="516" w:type="pct"/>
          </w:tcPr>
          <w:p w14:paraId="22CE0BCA" w14:textId="77777777" w:rsidR="00200323" w:rsidRDefault="00200323" w:rsidP="00123E23">
            <w:pPr>
              <w:pStyle w:val="Compact"/>
            </w:pPr>
            <w:r>
              <w:t>0.02 (0.01)</w:t>
            </w:r>
          </w:p>
        </w:tc>
        <w:tc>
          <w:tcPr>
            <w:tcW w:w="484" w:type="pct"/>
          </w:tcPr>
          <w:p w14:paraId="55A705CB" w14:textId="77777777" w:rsidR="00200323" w:rsidRDefault="00200323" w:rsidP="00123E23">
            <w:pPr>
              <w:pStyle w:val="Compact"/>
            </w:pPr>
            <w:r>
              <w:t>-0.02 (0.02)</w:t>
            </w:r>
          </w:p>
        </w:tc>
        <w:tc>
          <w:tcPr>
            <w:tcW w:w="516" w:type="pct"/>
          </w:tcPr>
          <w:p w14:paraId="03962C8B" w14:textId="77777777" w:rsidR="00200323" w:rsidRDefault="00200323" w:rsidP="00123E23">
            <w:pPr>
              <w:pStyle w:val="Compact"/>
            </w:pPr>
            <w:r>
              <w:t>-0.04 (0.03)</w:t>
            </w:r>
          </w:p>
        </w:tc>
        <w:tc>
          <w:tcPr>
            <w:tcW w:w="549" w:type="pct"/>
          </w:tcPr>
          <w:p w14:paraId="33378446" w14:textId="77777777" w:rsidR="00200323" w:rsidRDefault="00200323" w:rsidP="00123E23">
            <w:pPr>
              <w:pStyle w:val="Compact"/>
            </w:pPr>
            <w:r>
              <w:t>-0.05 (0.02)</w:t>
            </w:r>
          </w:p>
        </w:tc>
      </w:tr>
      <w:tr w:rsidR="00EF7A46" w14:paraId="1201FC69" w14:textId="77777777" w:rsidTr="00C455C6">
        <w:tc>
          <w:tcPr>
            <w:tcW w:w="871" w:type="pct"/>
          </w:tcPr>
          <w:p w14:paraId="15BAA7F1" w14:textId="77777777" w:rsidR="00200323" w:rsidRDefault="00200323" w:rsidP="00123E23">
            <w:pPr>
              <w:pStyle w:val="Compact"/>
            </w:pPr>
            <w:r>
              <w:t>Off track</w:t>
            </w:r>
          </w:p>
        </w:tc>
        <w:tc>
          <w:tcPr>
            <w:tcW w:w="516" w:type="pct"/>
          </w:tcPr>
          <w:p w14:paraId="34C9985A" w14:textId="77777777" w:rsidR="00200323" w:rsidRDefault="00200323" w:rsidP="00123E23">
            <w:pPr>
              <w:pStyle w:val="Compact"/>
            </w:pPr>
            <w:r>
              <w:t>0.09** (0)</w:t>
            </w:r>
          </w:p>
        </w:tc>
        <w:tc>
          <w:tcPr>
            <w:tcW w:w="516" w:type="pct"/>
          </w:tcPr>
          <w:p w14:paraId="34E67955" w14:textId="77777777" w:rsidR="00200323" w:rsidRDefault="00200323" w:rsidP="00123E23">
            <w:pPr>
              <w:pStyle w:val="Compact"/>
            </w:pPr>
            <w:r>
              <w:t>0.09** (0)</w:t>
            </w:r>
          </w:p>
        </w:tc>
        <w:tc>
          <w:tcPr>
            <w:tcW w:w="516" w:type="pct"/>
          </w:tcPr>
          <w:p w14:paraId="08C9740B" w14:textId="77777777" w:rsidR="00200323" w:rsidRDefault="00200323" w:rsidP="00123E23">
            <w:pPr>
              <w:pStyle w:val="Compact"/>
            </w:pPr>
            <w:r>
              <w:t>0.08** (0)</w:t>
            </w:r>
          </w:p>
        </w:tc>
        <w:tc>
          <w:tcPr>
            <w:tcW w:w="516" w:type="pct"/>
          </w:tcPr>
          <w:p w14:paraId="33758C62" w14:textId="77777777" w:rsidR="00200323" w:rsidRDefault="00200323" w:rsidP="00123E23">
            <w:pPr>
              <w:pStyle w:val="Compact"/>
            </w:pPr>
            <w:r>
              <w:t>0.09** (0)</w:t>
            </w:r>
          </w:p>
        </w:tc>
        <w:tc>
          <w:tcPr>
            <w:tcW w:w="516" w:type="pct"/>
          </w:tcPr>
          <w:p w14:paraId="3F9762E5" w14:textId="77777777" w:rsidR="00200323" w:rsidRDefault="00200323" w:rsidP="00123E23">
            <w:pPr>
              <w:pStyle w:val="Compact"/>
            </w:pPr>
            <w:r>
              <w:t>0.09** (0)</w:t>
            </w:r>
          </w:p>
        </w:tc>
        <w:tc>
          <w:tcPr>
            <w:tcW w:w="484" w:type="pct"/>
          </w:tcPr>
          <w:p w14:paraId="2DB9B61F" w14:textId="77777777" w:rsidR="00200323" w:rsidRDefault="00200323" w:rsidP="00123E23">
            <w:pPr>
              <w:pStyle w:val="Compact"/>
            </w:pPr>
            <w:r>
              <w:t>0.09** (0)</w:t>
            </w:r>
          </w:p>
        </w:tc>
        <w:tc>
          <w:tcPr>
            <w:tcW w:w="516" w:type="pct"/>
          </w:tcPr>
          <w:p w14:paraId="488C8F50" w14:textId="77777777" w:rsidR="00200323" w:rsidRDefault="00200323" w:rsidP="00123E23">
            <w:pPr>
              <w:pStyle w:val="Compact"/>
            </w:pPr>
            <w:r>
              <w:t>0.09** (0)</w:t>
            </w:r>
          </w:p>
        </w:tc>
        <w:tc>
          <w:tcPr>
            <w:tcW w:w="549" w:type="pct"/>
          </w:tcPr>
          <w:p w14:paraId="5362D7EA" w14:textId="77777777" w:rsidR="00200323" w:rsidRDefault="00200323" w:rsidP="00123E23">
            <w:pPr>
              <w:pStyle w:val="Compact"/>
            </w:pPr>
            <w:r>
              <w:t>0.07** (0)</w:t>
            </w:r>
          </w:p>
        </w:tc>
      </w:tr>
      <w:tr w:rsidR="00EF7A46" w14:paraId="30ECF3E2" w14:textId="77777777" w:rsidTr="00C455C6">
        <w:tc>
          <w:tcPr>
            <w:tcW w:w="871" w:type="pct"/>
          </w:tcPr>
          <w:p w14:paraId="713CF7CC" w14:textId="77777777" w:rsidR="00200323" w:rsidRDefault="00200323" w:rsidP="00123E23">
            <w:pPr>
              <w:pStyle w:val="Compact"/>
            </w:pPr>
            <w:r>
              <w:t>Client CCAPS Frequency</w:t>
            </w:r>
          </w:p>
        </w:tc>
        <w:tc>
          <w:tcPr>
            <w:tcW w:w="516" w:type="pct"/>
          </w:tcPr>
          <w:p w14:paraId="4AFB3B07" w14:textId="77777777" w:rsidR="00200323" w:rsidRDefault="00200323" w:rsidP="00123E23">
            <w:pPr>
              <w:pStyle w:val="Compact"/>
            </w:pPr>
            <w:r>
              <w:t>0.00 (0)</w:t>
            </w:r>
          </w:p>
        </w:tc>
        <w:tc>
          <w:tcPr>
            <w:tcW w:w="516" w:type="pct"/>
          </w:tcPr>
          <w:p w14:paraId="2314675E" w14:textId="77777777" w:rsidR="00200323" w:rsidRDefault="00200323" w:rsidP="00123E23">
            <w:pPr>
              <w:pStyle w:val="Compact"/>
            </w:pPr>
            <w:r>
              <w:t>0.00 (0)</w:t>
            </w:r>
          </w:p>
        </w:tc>
        <w:tc>
          <w:tcPr>
            <w:tcW w:w="516" w:type="pct"/>
          </w:tcPr>
          <w:p w14:paraId="60CE433C" w14:textId="77777777" w:rsidR="00200323" w:rsidRDefault="00200323" w:rsidP="00123E23">
            <w:pPr>
              <w:pStyle w:val="Compact"/>
            </w:pPr>
            <w:r>
              <w:t>0.00 (0)</w:t>
            </w:r>
          </w:p>
        </w:tc>
        <w:tc>
          <w:tcPr>
            <w:tcW w:w="516" w:type="pct"/>
          </w:tcPr>
          <w:p w14:paraId="63F63694" w14:textId="77777777" w:rsidR="00200323" w:rsidRDefault="00200323" w:rsidP="00123E23">
            <w:pPr>
              <w:pStyle w:val="Compact"/>
            </w:pPr>
            <w:r>
              <w:t>0.00 (0)</w:t>
            </w:r>
          </w:p>
        </w:tc>
        <w:tc>
          <w:tcPr>
            <w:tcW w:w="516" w:type="pct"/>
          </w:tcPr>
          <w:p w14:paraId="7798A72D" w14:textId="77777777" w:rsidR="00200323" w:rsidRDefault="00200323" w:rsidP="00123E23">
            <w:pPr>
              <w:pStyle w:val="Compact"/>
            </w:pPr>
            <w:r>
              <w:t>-0.01 (0)</w:t>
            </w:r>
          </w:p>
        </w:tc>
        <w:tc>
          <w:tcPr>
            <w:tcW w:w="484" w:type="pct"/>
          </w:tcPr>
          <w:p w14:paraId="36525A44" w14:textId="77777777" w:rsidR="00200323" w:rsidRDefault="00200323" w:rsidP="00123E23">
            <w:pPr>
              <w:pStyle w:val="Compact"/>
            </w:pPr>
            <w:r>
              <w:t>-0.01** (0)</w:t>
            </w:r>
          </w:p>
        </w:tc>
        <w:tc>
          <w:tcPr>
            <w:tcW w:w="516" w:type="pct"/>
          </w:tcPr>
          <w:p w14:paraId="105DB25B" w14:textId="77777777" w:rsidR="00200323" w:rsidRDefault="00200323" w:rsidP="00123E23">
            <w:pPr>
              <w:pStyle w:val="Compact"/>
            </w:pPr>
            <w:r>
              <w:t>-0.01** (0)</w:t>
            </w:r>
          </w:p>
        </w:tc>
        <w:tc>
          <w:tcPr>
            <w:tcW w:w="549" w:type="pct"/>
          </w:tcPr>
          <w:p w14:paraId="759003C1" w14:textId="77777777" w:rsidR="00200323" w:rsidRDefault="00200323" w:rsidP="00123E23">
            <w:pPr>
              <w:pStyle w:val="Compact"/>
            </w:pPr>
            <w:r>
              <w:t>0.00 (0)</w:t>
            </w:r>
          </w:p>
        </w:tc>
      </w:tr>
      <w:tr w:rsidR="00EF7A46" w14:paraId="5FA1B745" w14:textId="77777777" w:rsidTr="00C455C6">
        <w:tc>
          <w:tcPr>
            <w:tcW w:w="871" w:type="pct"/>
          </w:tcPr>
          <w:p w14:paraId="0D54E6D1" w14:textId="77777777" w:rsidR="00200323" w:rsidRDefault="00200323" w:rsidP="00123E23">
            <w:pPr>
              <w:pStyle w:val="Compact"/>
            </w:pPr>
            <w:r>
              <w:t>Center CCAPS Frequency</w:t>
            </w:r>
          </w:p>
        </w:tc>
        <w:tc>
          <w:tcPr>
            <w:tcW w:w="516" w:type="pct"/>
          </w:tcPr>
          <w:p w14:paraId="0D279EDE" w14:textId="77777777" w:rsidR="00200323" w:rsidRDefault="00200323" w:rsidP="00123E23">
            <w:pPr>
              <w:pStyle w:val="Compact"/>
            </w:pPr>
            <w:r>
              <w:t>0.02 (0.02)</w:t>
            </w:r>
          </w:p>
        </w:tc>
        <w:tc>
          <w:tcPr>
            <w:tcW w:w="516" w:type="pct"/>
          </w:tcPr>
          <w:p w14:paraId="4406744E" w14:textId="77777777" w:rsidR="00200323" w:rsidRDefault="00200323" w:rsidP="00123E23">
            <w:pPr>
              <w:pStyle w:val="Compact"/>
            </w:pPr>
            <w:r>
              <w:t>0.01 (0.02)</w:t>
            </w:r>
          </w:p>
        </w:tc>
        <w:tc>
          <w:tcPr>
            <w:tcW w:w="516" w:type="pct"/>
          </w:tcPr>
          <w:p w14:paraId="46A89D04" w14:textId="77777777" w:rsidR="00200323" w:rsidRDefault="00200323" w:rsidP="00123E23">
            <w:pPr>
              <w:pStyle w:val="Compact"/>
            </w:pPr>
            <w:r>
              <w:t>-0.03 (0.02)</w:t>
            </w:r>
          </w:p>
        </w:tc>
        <w:tc>
          <w:tcPr>
            <w:tcW w:w="516" w:type="pct"/>
          </w:tcPr>
          <w:p w14:paraId="4D9C83A2" w14:textId="77777777" w:rsidR="00200323" w:rsidRDefault="00200323" w:rsidP="00123E23">
            <w:pPr>
              <w:pStyle w:val="Compact"/>
            </w:pPr>
            <w:r>
              <w:t>-0.04 (0.03)</w:t>
            </w:r>
          </w:p>
        </w:tc>
        <w:tc>
          <w:tcPr>
            <w:tcW w:w="516" w:type="pct"/>
          </w:tcPr>
          <w:p w14:paraId="0872CE3F" w14:textId="77777777" w:rsidR="00200323" w:rsidRDefault="00200323" w:rsidP="00123E23">
            <w:pPr>
              <w:pStyle w:val="Compact"/>
            </w:pPr>
            <w:r>
              <w:t>-0.01 (0.01)</w:t>
            </w:r>
          </w:p>
        </w:tc>
        <w:tc>
          <w:tcPr>
            <w:tcW w:w="484" w:type="pct"/>
          </w:tcPr>
          <w:p w14:paraId="375F0C0C" w14:textId="77777777" w:rsidR="00200323" w:rsidRDefault="00200323" w:rsidP="00123E23">
            <w:pPr>
              <w:pStyle w:val="Compact"/>
            </w:pPr>
            <w:r>
              <w:t>0.03 (0.02)</w:t>
            </w:r>
          </w:p>
        </w:tc>
        <w:tc>
          <w:tcPr>
            <w:tcW w:w="516" w:type="pct"/>
          </w:tcPr>
          <w:p w14:paraId="545DF4EF" w14:textId="77777777" w:rsidR="00200323" w:rsidRDefault="00200323" w:rsidP="00123E23">
            <w:pPr>
              <w:pStyle w:val="Compact"/>
            </w:pPr>
            <w:r>
              <w:t>0.01 (0.03)</w:t>
            </w:r>
          </w:p>
        </w:tc>
        <w:tc>
          <w:tcPr>
            <w:tcW w:w="549" w:type="pct"/>
          </w:tcPr>
          <w:p w14:paraId="338A6717" w14:textId="77777777" w:rsidR="00200323" w:rsidRDefault="00200323" w:rsidP="00123E23">
            <w:pPr>
              <w:pStyle w:val="Compact"/>
            </w:pPr>
            <w:r>
              <w:t>0.01 (0.02)</w:t>
            </w:r>
          </w:p>
        </w:tc>
      </w:tr>
      <w:tr w:rsidR="00EF7A46" w14:paraId="4862F497" w14:textId="77777777" w:rsidTr="00C455C6">
        <w:tc>
          <w:tcPr>
            <w:tcW w:w="871" w:type="pct"/>
          </w:tcPr>
          <w:p w14:paraId="5A00AAB5" w14:textId="77777777" w:rsidR="00200323" w:rsidRDefault="00200323" w:rsidP="00123E23">
            <w:pPr>
              <w:pStyle w:val="Compact"/>
            </w:pPr>
            <w:r>
              <w:t>Client Appointment N</w:t>
            </w:r>
          </w:p>
        </w:tc>
        <w:tc>
          <w:tcPr>
            <w:tcW w:w="516" w:type="pct"/>
          </w:tcPr>
          <w:p w14:paraId="66A1B705" w14:textId="77777777" w:rsidR="00200323" w:rsidRDefault="00200323" w:rsidP="00123E23">
            <w:pPr>
              <w:pStyle w:val="Compact"/>
            </w:pPr>
            <w:r>
              <w:t>-0.02** (0)</w:t>
            </w:r>
          </w:p>
        </w:tc>
        <w:tc>
          <w:tcPr>
            <w:tcW w:w="516" w:type="pct"/>
          </w:tcPr>
          <w:p w14:paraId="64F72FC7" w14:textId="77777777" w:rsidR="00200323" w:rsidRDefault="00200323" w:rsidP="00123E23">
            <w:pPr>
              <w:pStyle w:val="Compact"/>
            </w:pPr>
            <w:r>
              <w:t>-0.02** (0)</w:t>
            </w:r>
          </w:p>
        </w:tc>
        <w:tc>
          <w:tcPr>
            <w:tcW w:w="516" w:type="pct"/>
          </w:tcPr>
          <w:p w14:paraId="79F0D3E2" w14:textId="77777777" w:rsidR="00200323" w:rsidRDefault="00200323" w:rsidP="00123E23">
            <w:pPr>
              <w:pStyle w:val="Compact"/>
            </w:pPr>
            <w:r>
              <w:t>-0.01** (0)</w:t>
            </w:r>
          </w:p>
        </w:tc>
        <w:tc>
          <w:tcPr>
            <w:tcW w:w="516" w:type="pct"/>
          </w:tcPr>
          <w:p w14:paraId="26FD8934" w14:textId="77777777" w:rsidR="00200323" w:rsidRDefault="00200323" w:rsidP="00123E23">
            <w:pPr>
              <w:pStyle w:val="Compact"/>
            </w:pPr>
            <w:r>
              <w:t>-0.01** (0)</w:t>
            </w:r>
          </w:p>
        </w:tc>
        <w:tc>
          <w:tcPr>
            <w:tcW w:w="516" w:type="pct"/>
          </w:tcPr>
          <w:p w14:paraId="67854C5B" w14:textId="77777777" w:rsidR="00200323" w:rsidRDefault="00200323" w:rsidP="00123E23">
            <w:pPr>
              <w:pStyle w:val="Compact"/>
            </w:pPr>
            <w:r>
              <w:t>-0.02** (0)</w:t>
            </w:r>
          </w:p>
        </w:tc>
        <w:tc>
          <w:tcPr>
            <w:tcW w:w="484" w:type="pct"/>
          </w:tcPr>
          <w:p w14:paraId="7FCF2F4C" w14:textId="77777777" w:rsidR="00200323" w:rsidRDefault="00200323" w:rsidP="00123E23">
            <w:pPr>
              <w:pStyle w:val="Compact"/>
            </w:pPr>
            <w:r>
              <w:t>-0.03** (0)</w:t>
            </w:r>
          </w:p>
        </w:tc>
        <w:tc>
          <w:tcPr>
            <w:tcW w:w="516" w:type="pct"/>
          </w:tcPr>
          <w:p w14:paraId="4A567A8F" w14:textId="77777777" w:rsidR="00200323" w:rsidRDefault="00200323" w:rsidP="00123E23">
            <w:pPr>
              <w:pStyle w:val="Compact"/>
            </w:pPr>
            <w:r>
              <w:t>-0.02** (0)</w:t>
            </w:r>
          </w:p>
        </w:tc>
        <w:tc>
          <w:tcPr>
            <w:tcW w:w="549" w:type="pct"/>
          </w:tcPr>
          <w:p w14:paraId="72A894D7" w14:textId="77777777" w:rsidR="00200323" w:rsidRDefault="00200323" w:rsidP="00123E23">
            <w:pPr>
              <w:pStyle w:val="Compact"/>
            </w:pPr>
            <w:r>
              <w:t>-0.01** (0)</w:t>
            </w:r>
          </w:p>
        </w:tc>
      </w:tr>
      <w:tr w:rsidR="00EF7A46" w14:paraId="0EEDDBEC" w14:textId="77777777" w:rsidTr="00C455C6">
        <w:tc>
          <w:tcPr>
            <w:tcW w:w="871" w:type="pct"/>
          </w:tcPr>
          <w:p w14:paraId="174E21B2" w14:textId="77777777" w:rsidR="00200323" w:rsidRDefault="00200323" w:rsidP="00123E23">
            <w:pPr>
              <w:pStyle w:val="Compact"/>
            </w:pPr>
            <w:r>
              <w:t>Center Appointment N</w:t>
            </w:r>
          </w:p>
        </w:tc>
        <w:tc>
          <w:tcPr>
            <w:tcW w:w="516" w:type="pct"/>
          </w:tcPr>
          <w:p w14:paraId="2B6F5F2A" w14:textId="77777777" w:rsidR="00200323" w:rsidRDefault="00200323" w:rsidP="00123E23">
            <w:pPr>
              <w:pStyle w:val="Compact"/>
            </w:pPr>
            <w:r>
              <w:t>-0.03 (0.02)</w:t>
            </w:r>
          </w:p>
        </w:tc>
        <w:tc>
          <w:tcPr>
            <w:tcW w:w="516" w:type="pct"/>
          </w:tcPr>
          <w:p w14:paraId="6AA29C42" w14:textId="77777777" w:rsidR="00200323" w:rsidRDefault="00200323" w:rsidP="00123E23">
            <w:pPr>
              <w:pStyle w:val="Compact"/>
            </w:pPr>
            <w:r>
              <w:t>0.01 (0.02)</w:t>
            </w:r>
          </w:p>
        </w:tc>
        <w:tc>
          <w:tcPr>
            <w:tcW w:w="516" w:type="pct"/>
          </w:tcPr>
          <w:p w14:paraId="7B516D2F" w14:textId="77777777" w:rsidR="00200323" w:rsidRDefault="00200323" w:rsidP="00123E23">
            <w:pPr>
              <w:pStyle w:val="Compact"/>
            </w:pPr>
            <w:r>
              <w:t>-0.01 (0.02)</w:t>
            </w:r>
          </w:p>
        </w:tc>
        <w:tc>
          <w:tcPr>
            <w:tcW w:w="516" w:type="pct"/>
          </w:tcPr>
          <w:p w14:paraId="7DD6A2C6" w14:textId="77777777" w:rsidR="00200323" w:rsidRDefault="00200323" w:rsidP="00123E23">
            <w:pPr>
              <w:pStyle w:val="Compact"/>
            </w:pPr>
            <w:r>
              <w:t>-0.04 (0.03)</w:t>
            </w:r>
          </w:p>
        </w:tc>
        <w:tc>
          <w:tcPr>
            <w:tcW w:w="516" w:type="pct"/>
          </w:tcPr>
          <w:p w14:paraId="2E2F8C21" w14:textId="77777777" w:rsidR="00200323" w:rsidRDefault="00200323" w:rsidP="00123E23">
            <w:pPr>
              <w:pStyle w:val="Compact"/>
            </w:pPr>
            <w:r>
              <w:t>-0.01 (0.01)</w:t>
            </w:r>
          </w:p>
        </w:tc>
        <w:tc>
          <w:tcPr>
            <w:tcW w:w="484" w:type="pct"/>
          </w:tcPr>
          <w:p w14:paraId="711F8DC0" w14:textId="77777777" w:rsidR="00200323" w:rsidRDefault="00200323" w:rsidP="00123E23">
            <w:pPr>
              <w:pStyle w:val="Compact"/>
            </w:pPr>
            <w:r>
              <w:t>-0.05 (0.03)</w:t>
            </w:r>
          </w:p>
        </w:tc>
        <w:tc>
          <w:tcPr>
            <w:tcW w:w="516" w:type="pct"/>
          </w:tcPr>
          <w:p w14:paraId="628DEEB1" w14:textId="77777777" w:rsidR="00200323" w:rsidRDefault="00200323" w:rsidP="00123E23">
            <w:pPr>
              <w:pStyle w:val="Compact"/>
            </w:pPr>
            <w:r>
              <w:t>0.00 (0.03)</w:t>
            </w:r>
          </w:p>
        </w:tc>
        <w:tc>
          <w:tcPr>
            <w:tcW w:w="549" w:type="pct"/>
          </w:tcPr>
          <w:p w14:paraId="7A0AE486" w14:textId="77777777" w:rsidR="00200323" w:rsidRDefault="00200323" w:rsidP="00123E23">
            <w:pPr>
              <w:pStyle w:val="Compact"/>
            </w:pPr>
            <w:r>
              <w:t>-0.05 (0.02)</w:t>
            </w:r>
          </w:p>
        </w:tc>
      </w:tr>
      <w:tr w:rsidR="00EF7A46" w14:paraId="6E7AC86C" w14:textId="77777777" w:rsidTr="00C455C6">
        <w:tc>
          <w:tcPr>
            <w:tcW w:w="871" w:type="pct"/>
          </w:tcPr>
          <w:p w14:paraId="561AAE4C" w14:textId="77777777" w:rsidR="00200323" w:rsidRDefault="00200323" w:rsidP="00123E23">
            <w:pPr>
              <w:pStyle w:val="Compact"/>
            </w:pPr>
            <w:r>
              <w:t>Hospitalization</w:t>
            </w:r>
          </w:p>
        </w:tc>
        <w:tc>
          <w:tcPr>
            <w:tcW w:w="516" w:type="pct"/>
          </w:tcPr>
          <w:p w14:paraId="589D70F9" w14:textId="77777777" w:rsidR="00200323" w:rsidRDefault="00200323" w:rsidP="00123E23">
            <w:pPr>
              <w:pStyle w:val="Compact"/>
            </w:pPr>
            <w:r>
              <w:t>0.00 (0)</w:t>
            </w:r>
          </w:p>
        </w:tc>
        <w:tc>
          <w:tcPr>
            <w:tcW w:w="516" w:type="pct"/>
          </w:tcPr>
          <w:p w14:paraId="2B03F8B8" w14:textId="77777777" w:rsidR="00200323" w:rsidRDefault="00200323" w:rsidP="00123E23">
            <w:pPr>
              <w:pStyle w:val="Compact"/>
            </w:pPr>
            <w:r>
              <w:t>0.00 (0)</w:t>
            </w:r>
          </w:p>
        </w:tc>
        <w:tc>
          <w:tcPr>
            <w:tcW w:w="516" w:type="pct"/>
          </w:tcPr>
          <w:p w14:paraId="526972C6" w14:textId="77777777" w:rsidR="00200323" w:rsidRDefault="00200323" w:rsidP="00123E23">
            <w:pPr>
              <w:pStyle w:val="Compact"/>
            </w:pPr>
            <w:r>
              <w:t>0.00 (0)</w:t>
            </w:r>
          </w:p>
        </w:tc>
        <w:tc>
          <w:tcPr>
            <w:tcW w:w="516" w:type="pct"/>
          </w:tcPr>
          <w:p w14:paraId="3264FE28" w14:textId="77777777" w:rsidR="00200323" w:rsidRDefault="00200323" w:rsidP="00123E23">
            <w:pPr>
              <w:pStyle w:val="Compact"/>
            </w:pPr>
            <w:r>
              <w:t>0.00 (0)</w:t>
            </w:r>
          </w:p>
        </w:tc>
        <w:tc>
          <w:tcPr>
            <w:tcW w:w="516" w:type="pct"/>
          </w:tcPr>
          <w:p w14:paraId="67771168" w14:textId="77777777" w:rsidR="00200323" w:rsidRDefault="00200323" w:rsidP="00123E23">
            <w:pPr>
              <w:pStyle w:val="Compact"/>
            </w:pPr>
            <w:r>
              <w:t>0.00 (0)</w:t>
            </w:r>
          </w:p>
        </w:tc>
        <w:tc>
          <w:tcPr>
            <w:tcW w:w="484" w:type="pct"/>
          </w:tcPr>
          <w:p w14:paraId="5DE3AA8E" w14:textId="77777777" w:rsidR="00200323" w:rsidRDefault="00200323" w:rsidP="00123E23">
            <w:pPr>
              <w:pStyle w:val="Compact"/>
            </w:pPr>
            <w:r>
              <w:t>-0.01** (0)</w:t>
            </w:r>
          </w:p>
        </w:tc>
        <w:tc>
          <w:tcPr>
            <w:tcW w:w="516" w:type="pct"/>
          </w:tcPr>
          <w:p w14:paraId="0212F962" w14:textId="77777777" w:rsidR="00200323" w:rsidRDefault="00200323" w:rsidP="00123E23">
            <w:pPr>
              <w:pStyle w:val="Compact"/>
            </w:pPr>
            <w:r>
              <w:t>0.00 (0)</w:t>
            </w:r>
          </w:p>
        </w:tc>
        <w:tc>
          <w:tcPr>
            <w:tcW w:w="549" w:type="pct"/>
          </w:tcPr>
          <w:p w14:paraId="2CF5D861" w14:textId="77777777" w:rsidR="00200323" w:rsidRDefault="00200323" w:rsidP="00123E23">
            <w:pPr>
              <w:pStyle w:val="Compact"/>
            </w:pPr>
            <w:r>
              <w:t>0.00* (0)</w:t>
            </w:r>
          </w:p>
        </w:tc>
      </w:tr>
      <w:tr w:rsidR="00C455C6" w14:paraId="39C306A2" w14:textId="77777777" w:rsidTr="00C455C6">
        <w:tc>
          <w:tcPr>
            <w:tcW w:w="871" w:type="pct"/>
          </w:tcPr>
          <w:p w14:paraId="27764ACD" w14:textId="2483E38C" w:rsidR="00C455C6" w:rsidRDefault="00C455C6" w:rsidP="00C455C6">
            <w:pPr>
              <w:pStyle w:val="Compact"/>
            </w:pPr>
            <w:r>
              <w:t>Feedback * Off track</w:t>
            </w:r>
          </w:p>
        </w:tc>
        <w:tc>
          <w:tcPr>
            <w:tcW w:w="516" w:type="pct"/>
          </w:tcPr>
          <w:p w14:paraId="002056B8" w14:textId="72BD33CB" w:rsidR="00C455C6" w:rsidRDefault="00C455C6" w:rsidP="00C455C6">
            <w:pPr>
              <w:pStyle w:val="Compact"/>
            </w:pPr>
            <w:r>
              <w:t>0.00 (0)</w:t>
            </w:r>
          </w:p>
        </w:tc>
        <w:tc>
          <w:tcPr>
            <w:tcW w:w="516" w:type="pct"/>
          </w:tcPr>
          <w:p w14:paraId="73AB85D1" w14:textId="5F78ECF4" w:rsidR="00C455C6" w:rsidRDefault="00C455C6" w:rsidP="00C455C6">
            <w:pPr>
              <w:pStyle w:val="Compact"/>
            </w:pPr>
            <w:r>
              <w:t>0.00 (0)</w:t>
            </w:r>
          </w:p>
        </w:tc>
        <w:tc>
          <w:tcPr>
            <w:tcW w:w="516" w:type="pct"/>
          </w:tcPr>
          <w:p w14:paraId="16398CE1" w14:textId="3D27305F" w:rsidR="00C455C6" w:rsidRDefault="00C455C6" w:rsidP="00C455C6">
            <w:pPr>
              <w:pStyle w:val="Compact"/>
            </w:pPr>
            <w:r>
              <w:t>0.00 (0)</w:t>
            </w:r>
          </w:p>
        </w:tc>
        <w:tc>
          <w:tcPr>
            <w:tcW w:w="516" w:type="pct"/>
          </w:tcPr>
          <w:p w14:paraId="38DE4F75" w14:textId="23777D49" w:rsidR="00C455C6" w:rsidRDefault="00C455C6" w:rsidP="00C455C6">
            <w:pPr>
              <w:pStyle w:val="Compact"/>
            </w:pPr>
            <w:r>
              <w:t>0.00 (0)</w:t>
            </w:r>
          </w:p>
        </w:tc>
        <w:tc>
          <w:tcPr>
            <w:tcW w:w="516" w:type="pct"/>
          </w:tcPr>
          <w:p w14:paraId="439B0C6D" w14:textId="3A0E2C04" w:rsidR="00C455C6" w:rsidRDefault="00C455C6" w:rsidP="00C455C6">
            <w:pPr>
              <w:pStyle w:val="Compact"/>
            </w:pPr>
            <w:r>
              <w:t>0.00 (0)</w:t>
            </w:r>
          </w:p>
        </w:tc>
        <w:tc>
          <w:tcPr>
            <w:tcW w:w="484" w:type="pct"/>
          </w:tcPr>
          <w:p w14:paraId="2E389208" w14:textId="4CBB6EC4" w:rsidR="00C455C6" w:rsidRDefault="00C455C6" w:rsidP="00C455C6">
            <w:pPr>
              <w:pStyle w:val="Compact"/>
            </w:pPr>
            <w:r>
              <w:t>0.00 (0)</w:t>
            </w:r>
          </w:p>
        </w:tc>
        <w:tc>
          <w:tcPr>
            <w:tcW w:w="516" w:type="pct"/>
          </w:tcPr>
          <w:p w14:paraId="4B470DFA" w14:textId="4D9542D3" w:rsidR="00C455C6" w:rsidRDefault="00C455C6" w:rsidP="00C455C6">
            <w:pPr>
              <w:pStyle w:val="Compact"/>
            </w:pPr>
            <w:r>
              <w:t>0.00 (0)</w:t>
            </w:r>
          </w:p>
        </w:tc>
        <w:tc>
          <w:tcPr>
            <w:tcW w:w="549" w:type="pct"/>
          </w:tcPr>
          <w:p w14:paraId="7FF01E30" w14:textId="72316886" w:rsidR="00C455C6" w:rsidRDefault="00C455C6" w:rsidP="00C455C6">
            <w:pPr>
              <w:pStyle w:val="Compact"/>
            </w:pPr>
            <w:r>
              <w:t>0.00 (0)</w:t>
            </w:r>
          </w:p>
        </w:tc>
      </w:tr>
      <w:tr w:rsidR="00C455C6" w14:paraId="558F7262" w14:textId="77777777" w:rsidTr="00C455C6">
        <w:tc>
          <w:tcPr>
            <w:tcW w:w="871" w:type="pct"/>
          </w:tcPr>
          <w:p w14:paraId="7767B724" w14:textId="77777777" w:rsidR="00C455C6" w:rsidRDefault="00C455C6" w:rsidP="00C455C6">
            <w:pPr>
              <w:pStyle w:val="Compact"/>
            </w:pPr>
            <w:r>
              <w:t>Feedback * Client baseline</w:t>
            </w:r>
          </w:p>
        </w:tc>
        <w:tc>
          <w:tcPr>
            <w:tcW w:w="516" w:type="pct"/>
          </w:tcPr>
          <w:p w14:paraId="60E9CD19" w14:textId="77777777" w:rsidR="00C455C6" w:rsidRDefault="00C455C6" w:rsidP="00C455C6">
            <w:pPr>
              <w:pStyle w:val="Compact"/>
            </w:pPr>
            <w:r>
              <w:t>0.00 (0)</w:t>
            </w:r>
          </w:p>
        </w:tc>
        <w:tc>
          <w:tcPr>
            <w:tcW w:w="516" w:type="pct"/>
          </w:tcPr>
          <w:p w14:paraId="046E1D04" w14:textId="77777777" w:rsidR="00C455C6" w:rsidRDefault="00C455C6" w:rsidP="00C455C6">
            <w:pPr>
              <w:pStyle w:val="Compact"/>
            </w:pPr>
            <w:r>
              <w:t>0.00 (0)</w:t>
            </w:r>
          </w:p>
        </w:tc>
        <w:tc>
          <w:tcPr>
            <w:tcW w:w="516" w:type="pct"/>
          </w:tcPr>
          <w:p w14:paraId="0F5BC945" w14:textId="77777777" w:rsidR="00C455C6" w:rsidRDefault="00C455C6" w:rsidP="00C455C6">
            <w:pPr>
              <w:pStyle w:val="Compact"/>
            </w:pPr>
            <w:r>
              <w:t>0.00 (0)</w:t>
            </w:r>
          </w:p>
        </w:tc>
        <w:tc>
          <w:tcPr>
            <w:tcW w:w="516" w:type="pct"/>
          </w:tcPr>
          <w:p w14:paraId="4F4512FD" w14:textId="77777777" w:rsidR="00C455C6" w:rsidRDefault="00C455C6" w:rsidP="00C455C6">
            <w:pPr>
              <w:pStyle w:val="Compact"/>
            </w:pPr>
            <w:r>
              <w:t>0.00 (0)</w:t>
            </w:r>
          </w:p>
        </w:tc>
        <w:tc>
          <w:tcPr>
            <w:tcW w:w="516" w:type="pct"/>
          </w:tcPr>
          <w:p w14:paraId="27F65339" w14:textId="77777777" w:rsidR="00C455C6" w:rsidRDefault="00C455C6" w:rsidP="00C455C6">
            <w:pPr>
              <w:pStyle w:val="Compact"/>
            </w:pPr>
            <w:r>
              <w:t>0.00 (0)</w:t>
            </w:r>
          </w:p>
        </w:tc>
        <w:tc>
          <w:tcPr>
            <w:tcW w:w="484" w:type="pct"/>
          </w:tcPr>
          <w:p w14:paraId="2FE366FB" w14:textId="77777777" w:rsidR="00C455C6" w:rsidRDefault="00C455C6" w:rsidP="00C455C6">
            <w:pPr>
              <w:pStyle w:val="Compact"/>
            </w:pPr>
            <w:r>
              <w:t>-0.01* (0)</w:t>
            </w:r>
          </w:p>
        </w:tc>
        <w:tc>
          <w:tcPr>
            <w:tcW w:w="516" w:type="pct"/>
          </w:tcPr>
          <w:p w14:paraId="41F28AA4" w14:textId="77777777" w:rsidR="00C455C6" w:rsidRDefault="00C455C6" w:rsidP="00C455C6">
            <w:pPr>
              <w:pStyle w:val="Compact"/>
            </w:pPr>
            <w:r>
              <w:t>-0.01** (0)</w:t>
            </w:r>
          </w:p>
        </w:tc>
        <w:tc>
          <w:tcPr>
            <w:tcW w:w="549" w:type="pct"/>
          </w:tcPr>
          <w:p w14:paraId="10BD9F28" w14:textId="77777777" w:rsidR="00C455C6" w:rsidRDefault="00C455C6" w:rsidP="00C455C6">
            <w:pPr>
              <w:pStyle w:val="Compact"/>
            </w:pPr>
            <w:r>
              <w:t>0.00 (0)</w:t>
            </w:r>
          </w:p>
        </w:tc>
      </w:tr>
      <w:tr w:rsidR="00C455C6" w14:paraId="41D55D5D" w14:textId="77777777" w:rsidTr="00C455C6">
        <w:tc>
          <w:tcPr>
            <w:tcW w:w="871" w:type="pct"/>
          </w:tcPr>
          <w:p w14:paraId="7B2403EC" w14:textId="77777777" w:rsidR="00C455C6" w:rsidRDefault="00C455C6" w:rsidP="00C455C6">
            <w:pPr>
              <w:pStyle w:val="Compact"/>
            </w:pPr>
            <w:r>
              <w:t>Feedback * Center baseline</w:t>
            </w:r>
          </w:p>
        </w:tc>
        <w:tc>
          <w:tcPr>
            <w:tcW w:w="516" w:type="pct"/>
          </w:tcPr>
          <w:p w14:paraId="2FB76B46" w14:textId="77777777" w:rsidR="00C455C6" w:rsidRDefault="00C455C6" w:rsidP="00C455C6">
            <w:pPr>
              <w:pStyle w:val="Compact"/>
            </w:pPr>
            <w:r>
              <w:t>0.00 (0)</w:t>
            </w:r>
          </w:p>
        </w:tc>
        <w:tc>
          <w:tcPr>
            <w:tcW w:w="516" w:type="pct"/>
          </w:tcPr>
          <w:p w14:paraId="2A9B1DB2" w14:textId="77777777" w:rsidR="00C455C6" w:rsidRDefault="00C455C6" w:rsidP="00C455C6">
            <w:pPr>
              <w:pStyle w:val="Compact"/>
            </w:pPr>
            <w:r>
              <w:t>0.00 (0)</w:t>
            </w:r>
          </w:p>
        </w:tc>
        <w:tc>
          <w:tcPr>
            <w:tcW w:w="516" w:type="pct"/>
          </w:tcPr>
          <w:p w14:paraId="1BCEF129" w14:textId="77777777" w:rsidR="00C455C6" w:rsidRDefault="00C455C6" w:rsidP="00C455C6">
            <w:pPr>
              <w:pStyle w:val="Compact"/>
            </w:pPr>
            <w:r>
              <w:t>0.00 (0)</w:t>
            </w:r>
          </w:p>
        </w:tc>
        <w:tc>
          <w:tcPr>
            <w:tcW w:w="516" w:type="pct"/>
          </w:tcPr>
          <w:p w14:paraId="6D066DE9" w14:textId="77777777" w:rsidR="00C455C6" w:rsidRDefault="00C455C6" w:rsidP="00C455C6">
            <w:pPr>
              <w:pStyle w:val="Compact"/>
            </w:pPr>
            <w:r>
              <w:t>0.00 (0)</w:t>
            </w:r>
          </w:p>
        </w:tc>
        <w:tc>
          <w:tcPr>
            <w:tcW w:w="516" w:type="pct"/>
          </w:tcPr>
          <w:p w14:paraId="2AB37071" w14:textId="77777777" w:rsidR="00C455C6" w:rsidRDefault="00C455C6" w:rsidP="00C455C6">
            <w:pPr>
              <w:pStyle w:val="Compact"/>
            </w:pPr>
            <w:r>
              <w:t>0.00 (0)</w:t>
            </w:r>
          </w:p>
        </w:tc>
        <w:tc>
          <w:tcPr>
            <w:tcW w:w="484" w:type="pct"/>
          </w:tcPr>
          <w:p w14:paraId="40ED6F00" w14:textId="77777777" w:rsidR="00C455C6" w:rsidRDefault="00C455C6" w:rsidP="00C455C6">
            <w:pPr>
              <w:pStyle w:val="Compact"/>
            </w:pPr>
            <w:r>
              <w:t>0.00 (0)</w:t>
            </w:r>
          </w:p>
        </w:tc>
        <w:tc>
          <w:tcPr>
            <w:tcW w:w="516" w:type="pct"/>
          </w:tcPr>
          <w:p w14:paraId="6FC82592" w14:textId="77777777" w:rsidR="00C455C6" w:rsidRDefault="00C455C6" w:rsidP="00C455C6">
            <w:pPr>
              <w:pStyle w:val="Compact"/>
            </w:pPr>
            <w:r>
              <w:t>0.00 (0)</w:t>
            </w:r>
          </w:p>
        </w:tc>
        <w:tc>
          <w:tcPr>
            <w:tcW w:w="549" w:type="pct"/>
          </w:tcPr>
          <w:p w14:paraId="6C563252" w14:textId="77777777" w:rsidR="00C455C6" w:rsidRDefault="00C455C6" w:rsidP="00C455C6">
            <w:pPr>
              <w:pStyle w:val="Compact"/>
            </w:pPr>
            <w:r>
              <w:t>0.00 (0)</w:t>
            </w:r>
          </w:p>
        </w:tc>
      </w:tr>
      <w:tr w:rsidR="00C455C6" w14:paraId="555A20E3" w14:textId="77777777" w:rsidTr="00C455C6">
        <w:tc>
          <w:tcPr>
            <w:tcW w:w="871" w:type="pct"/>
          </w:tcPr>
          <w:p w14:paraId="6E47FCB6" w14:textId="77777777" w:rsidR="00C455C6" w:rsidRDefault="00C455C6" w:rsidP="00C455C6">
            <w:pPr>
              <w:pStyle w:val="Compact"/>
            </w:pPr>
            <w:r>
              <w:t>Feedback * Client CCAPS Frequency</w:t>
            </w:r>
          </w:p>
        </w:tc>
        <w:tc>
          <w:tcPr>
            <w:tcW w:w="516" w:type="pct"/>
          </w:tcPr>
          <w:p w14:paraId="5AB6B146" w14:textId="77777777" w:rsidR="00C455C6" w:rsidRDefault="00C455C6" w:rsidP="00C455C6">
            <w:pPr>
              <w:pStyle w:val="Compact"/>
            </w:pPr>
            <w:r>
              <w:t>0.00 (0)</w:t>
            </w:r>
          </w:p>
        </w:tc>
        <w:tc>
          <w:tcPr>
            <w:tcW w:w="516" w:type="pct"/>
          </w:tcPr>
          <w:p w14:paraId="2DBBBEA5" w14:textId="77777777" w:rsidR="00C455C6" w:rsidRDefault="00C455C6" w:rsidP="00C455C6">
            <w:pPr>
              <w:pStyle w:val="Compact"/>
            </w:pPr>
            <w:r>
              <w:t>0.00 (0)</w:t>
            </w:r>
          </w:p>
        </w:tc>
        <w:tc>
          <w:tcPr>
            <w:tcW w:w="516" w:type="pct"/>
          </w:tcPr>
          <w:p w14:paraId="168D8F38" w14:textId="77777777" w:rsidR="00C455C6" w:rsidRDefault="00C455C6" w:rsidP="00C455C6">
            <w:pPr>
              <w:pStyle w:val="Compact"/>
            </w:pPr>
            <w:r>
              <w:t>0.00 (0)</w:t>
            </w:r>
          </w:p>
        </w:tc>
        <w:tc>
          <w:tcPr>
            <w:tcW w:w="516" w:type="pct"/>
          </w:tcPr>
          <w:p w14:paraId="4FBC1190" w14:textId="77777777" w:rsidR="00C455C6" w:rsidRDefault="00C455C6" w:rsidP="00C455C6">
            <w:pPr>
              <w:pStyle w:val="Compact"/>
            </w:pPr>
            <w:r>
              <w:t>0.00 (0)</w:t>
            </w:r>
          </w:p>
        </w:tc>
        <w:tc>
          <w:tcPr>
            <w:tcW w:w="516" w:type="pct"/>
          </w:tcPr>
          <w:p w14:paraId="7CFAA051" w14:textId="77777777" w:rsidR="00C455C6" w:rsidRDefault="00C455C6" w:rsidP="00C455C6">
            <w:pPr>
              <w:pStyle w:val="Compact"/>
            </w:pPr>
            <w:r>
              <w:t>0.00 (0)</w:t>
            </w:r>
          </w:p>
        </w:tc>
        <w:tc>
          <w:tcPr>
            <w:tcW w:w="484" w:type="pct"/>
          </w:tcPr>
          <w:p w14:paraId="35E54FEB" w14:textId="77777777" w:rsidR="00C455C6" w:rsidRDefault="00C455C6" w:rsidP="00C455C6">
            <w:pPr>
              <w:pStyle w:val="Compact"/>
            </w:pPr>
            <w:r>
              <w:t>0.00 (0)</w:t>
            </w:r>
          </w:p>
        </w:tc>
        <w:tc>
          <w:tcPr>
            <w:tcW w:w="516" w:type="pct"/>
          </w:tcPr>
          <w:p w14:paraId="3937B407" w14:textId="77777777" w:rsidR="00C455C6" w:rsidRDefault="00C455C6" w:rsidP="00C455C6">
            <w:pPr>
              <w:pStyle w:val="Compact"/>
            </w:pPr>
            <w:r>
              <w:t>0.00 (0)</w:t>
            </w:r>
          </w:p>
        </w:tc>
        <w:tc>
          <w:tcPr>
            <w:tcW w:w="549" w:type="pct"/>
          </w:tcPr>
          <w:p w14:paraId="2902393A" w14:textId="77777777" w:rsidR="00C455C6" w:rsidRDefault="00C455C6" w:rsidP="00C455C6">
            <w:pPr>
              <w:pStyle w:val="Compact"/>
            </w:pPr>
            <w:r>
              <w:t>0.00 (0)</w:t>
            </w:r>
          </w:p>
        </w:tc>
      </w:tr>
      <w:tr w:rsidR="00C455C6" w14:paraId="70AF68C8" w14:textId="77777777" w:rsidTr="00C455C6">
        <w:tc>
          <w:tcPr>
            <w:tcW w:w="871" w:type="pct"/>
          </w:tcPr>
          <w:p w14:paraId="7DAC94DB" w14:textId="77777777" w:rsidR="00C455C6" w:rsidRDefault="00C455C6" w:rsidP="00C455C6">
            <w:pPr>
              <w:pStyle w:val="Compact"/>
            </w:pPr>
            <w:r>
              <w:t>Feedback * Center CCAPS Frequency</w:t>
            </w:r>
          </w:p>
        </w:tc>
        <w:tc>
          <w:tcPr>
            <w:tcW w:w="516" w:type="pct"/>
          </w:tcPr>
          <w:p w14:paraId="60D78114" w14:textId="77777777" w:rsidR="00C455C6" w:rsidRDefault="00C455C6" w:rsidP="00C455C6">
            <w:pPr>
              <w:pStyle w:val="Compact"/>
            </w:pPr>
            <w:r>
              <w:t>0.00 (0)</w:t>
            </w:r>
          </w:p>
        </w:tc>
        <w:tc>
          <w:tcPr>
            <w:tcW w:w="516" w:type="pct"/>
          </w:tcPr>
          <w:p w14:paraId="467FCF48" w14:textId="77777777" w:rsidR="00C455C6" w:rsidRDefault="00C455C6" w:rsidP="00C455C6">
            <w:pPr>
              <w:pStyle w:val="Compact"/>
            </w:pPr>
            <w:r>
              <w:t>0.00 (0)</w:t>
            </w:r>
          </w:p>
        </w:tc>
        <w:tc>
          <w:tcPr>
            <w:tcW w:w="516" w:type="pct"/>
          </w:tcPr>
          <w:p w14:paraId="303FD007" w14:textId="77777777" w:rsidR="00C455C6" w:rsidRDefault="00C455C6" w:rsidP="00C455C6">
            <w:pPr>
              <w:pStyle w:val="Compact"/>
            </w:pPr>
            <w:r>
              <w:t>0.00 (0)</w:t>
            </w:r>
          </w:p>
        </w:tc>
        <w:tc>
          <w:tcPr>
            <w:tcW w:w="516" w:type="pct"/>
          </w:tcPr>
          <w:p w14:paraId="1B1C7257" w14:textId="77777777" w:rsidR="00C455C6" w:rsidRDefault="00C455C6" w:rsidP="00C455C6">
            <w:pPr>
              <w:pStyle w:val="Compact"/>
            </w:pPr>
            <w:r>
              <w:t>0.00 (0)</w:t>
            </w:r>
          </w:p>
        </w:tc>
        <w:tc>
          <w:tcPr>
            <w:tcW w:w="516" w:type="pct"/>
          </w:tcPr>
          <w:p w14:paraId="2D5B2642" w14:textId="77777777" w:rsidR="00C455C6" w:rsidRDefault="00C455C6" w:rsidP="00C455C6">
            <w:pPr>
              <w:pStyle w:val="Compact"/>
            </w:pPr>
            <w:r>
              <w:t>0.00 (0)</w:t>
            </w:r>
          </w:p>
        </w:tc>
        <w:tc>
          <w:tcPr>
            <w:tcW w:w="484" w:type="pct"/>
          </w:tcPr>
          <w:p w14:paraId="1CD783BA" w14:textId="77777777" w:rsidR="00C455C6" w:rsidRDefault="00C455C6" w:rsidP="00C455C6">
            <w:pPr>
              <w:pStyle w:val="Compact"/>
            </w:pPr>
            <w:r>
              <w:t>0.00 (0)</w:t>
            </w:r>
          </w:p>
        </w:tc>
        <w:tc>
          <w:tcPr>
            <w:tcW w:w="516" w:type="pct"/>
          </w:tcPr>
          <w:p w14:paraId="12E53091" w14:textId="77777777" w:rsidR="00C455C6" w:rsidRDefault="00C455C6" w:rsidP="00C455C6">
            <w:pPr>
              <w:pStyle w:val="Compact"/>
            </w:pPr>
            <w:r>
              <w:t>0.00 (0)</w:t>
            </w:r>
          </w:p>
        </w:tc>
        <w:tc>
          <w:tcPr>
            <w:tcW w:w="549" w:type="pct"/>
          </w:tcPr>
          <w:p w14:paraId="7D84F4C7" w14:textId="77777777" w:rsidR="00C455C6" w:rsidRDefault="00C455C6" w:rsidP="00C455C6">
            <w:pPr>
              <w:pStyle w:val="Compact"/>
            </w:pPr>
            <w:r>
              <w:t>0.00 (0)</w:t>
            </w:r>
          </w:p>
        </w:tc>
      </w:tr>
      <w:tr w:rsidR="00C455C6" w14:paraId="5928978B" w14:textId="77777777" w:rsidTr="00C455C6">
        <w:tc>
          <w:tcPr>
            <w:tcW w:w="871" w:type="pct"/>
          </w:tcPr>
          <w:p w14:paraId="1453AF7A" w14:textId="77777777" w:rsidR="00C455C6" w:rsidRDefault="00C455C6" w:rsidP="00C455C6">
            <w:pPr>
              <w:pStyle w:val="Compact"/>
            </w:pPr>
            <w:r>
              <w:t>Feedback * Client Appointment N</w:t>
            </w:r>
          </w:p>
        </w:tc>
        <w:tc>
          <w:tcPr>
            <w:tcW w:w="516" w:type="pct"/>
          </w:tcPr>
          <w:p w14:paraId="697FA7AC" w14:textId="77777777" w:rsidR="00C455C6" w:rsidRDefault="00C455C6" w:rsidP="00C455C6">
            <w:pPr>
              <w:pStyle w:val="Compact"/>
            </w:pPr>
            <w:r>
              <w:t>0.00 (0)</w:t>
            </w:r>
          </w:p>
        </w:tc>
        <w:tc>
          <w:tcPr>
            <w:tcW w:w="516" w:type="pct"/>
          </w:tcPr>
          <w:p w14:paraId="61504ED8" w14:textId="77777777" w:rsidR="00C455C6" w:rsidRDefault="00C455C6" w:rsidP="00C455C6">
            <w:pPr>
              <w:pStyle w:val="Compact"/>
            </w:pPr>
            <w:r>
              <w:t>0.00 (0)</w:t>
            </w:r>
          </w:p>
        </w:tc>
        <w:tc>
          <w:tcPr>
            <w:tcW w:w="516" w:type="pct"/>
          </w:tcPr>
          <w:p w14:paraId="60ED9ABF" w14:textId="77777777" w:rsidR="00C455C6" w:rsidRDefault="00C455C6" w:rsidP="00C455C6">
            <w:pPr>
              <w:pStyle w:val="Compact"/>
            </w:pPr>
            <w:r>
              <w:t>0.00 (0)</w:t>
            </w:r>
          </w:p>
        </w:tc>
        <w:tc>
          <w:tcPr>
            <w:tcW w:w="516" w:type="pct"/>
          </w:tcPr>
          <w:p w14:paraId="165668E8" w14:textId="77777777" w:rsidR="00C455C6" w:rsidRDefault="00C455C6" w:rsidP="00C455C6">
            <w:pPr>
              <w:pStyle w:val="Compact"/>
            </w:pPr>
            <w:r>
              <w:t>0.00 (0)</w:t>
            </w:r>
          </w:p>
        </w:tc>
        <w:tc>
          <w:tcPr>
            <w:tcW w:w="516" w:type="pct"/>
          </w:tcPr>
          <w:p w14:paraId="0C0345C1" w14:textId="77777777" w:rsidR="00C455C6" w:rsidRDefault="00C455C6" w:rsidP="00C455C6">
            <w:pPr>
              <w:pStyle w:val="Compact"/>
            </w:pPr>
            <w:r>
              <w:t>0.00 (0)</w:t>
            </w:r>
          </w:p>
        </w:tc>
        <w:tc>
          <w:tcPr>
            <w:tcW w:w="484" w:type="pct"/>
          </w:tcPr>
          <w:p w14:paraId="7497BCCD" w14:textId="77777777" w:rsidR="00C455C6" w:rsidRDefault="00C455C6" w:rsidP="00C455C6">
            <w:pPr>
              <w:pStyle w:val="Compact"/>
            </w:pPr>
            <w:r>
              <w:t>0.00* (0)</w:t>
            </w:r>
          </w:p>
        </w:tc>
        <w:tc>
          <w:tcPr>
            <w:tcW w:w="516" w:type="pct"/>
          </w:tcPr>
          <w:p w14:paraId="7C32ED72" w14:textId="77777777" w:rsidR="00C455C6" w:rsidRDefault="00C455C6" w:rsidP="00C455C6">
            <w:pPr>
              <w:pStyle w:val="Compact"/>
            </w:pPr>
            <w:r>
              <w:t>0.00 (0)</w:t>
            </w:r>
          </w:p>
        </w:tc>
        <w:tc>
          <w:tcPr>
            <w:tcW w:w="549" w:type="pct"/>
          </w:tcPr>
          <w:p w14:paraId="48CC1AAF" w14:textId="77777777" w:rsidR="00C455C6" w:rsidRDefault="00C455C6" w:rsidP="00C455C6">
            <w:pPr>
              <w:pStyle w:val="Compact"/>
            </w:pPr>
            <w:r>
              <w:t>0.00 (0)</w:t>
            </w:r>
          </w:p>
        </w:tc>
      </w:tr>
      <w:tr w:rsidR="00C455C6" w14:paraId="4CEC98BB" w14:textId="77777777" w:rsidTr="00C455C6">
        <w:tc>
          <w:tcPr>
            <w:tcW w:w="871" w:type="pct"/>
          </w:tcPr>
          <w:p w14:paraId="054AA5E3" w14:textId="77777777" w:rsidR="00C455C6" w:rsidRDefault="00C455C6" w:rsidP="00C455C6">
            <w:pPr>
              <w:pStyle w:val="Compact"/>
            </w:pPr>
            <w:r>
              <w:t>Feedback * Center Appointment N</w:t>
            </w:r>
          </w:p>
        </w:tc>
        <w:tc>
          <w:tcPr>
            <w:tcW w:w="516" w:type="pct"/>
          </w:tcPr>
          <w:p w14:paraId="1BCAA8A5" w14:textId="77777777" w:rsidR="00C455C6" w:rsidRDefault="00C455C6" w:rsidP="00C455C6">
            <w:pPr>
              <w:pStyle w:val="Compact"/>
            </w:pPr>
            <w:r>
              <w:t>0.00 (0)</w:t>
            </w:r>
          </w:p>
        </w:tc>
        <w:tc>
          <w:tcPr>
            <w:tcW w:w="516" w:type="pct"/>
          </w:tcPr>
          <w:p w14:paraId="48B477BD" w14:textId="77777777" w:rsidR="00C455C6" w:rsidRDefault="00C455C6" w:rsidP="00C455C6">
            <w:pPr>
              <w:pStyle w:val="Compact"/>
            </w:pPr>
            <w:r>
              <w:t>0.00 (0)</w:t>
            </w:r>
          </w:p>
        </w:tc>
        <w:tc>
          <w:tcPr>
            <w:tcW w:w="516" w:type="pct"/>
          </w:tcPr>
          <w:p w14:paraId="4E627789" w14:textId="77777777" w:rsidR="00C455C6" w:rsidRDefault="00C455C6" w:rsidP="00C455C6">
            <w:pPr>
              <w:pStyle w:val="Compact"/>
            </w:pPr>
            <w:r>
              <w:t>0.00 (0)</w:t>
            </w:r>
          </w:p>
        </w:tc>
        <w:tc>
          <w:tcPr>
            <w:tcW w:w="516" w:type="pct"/>
          </w:tcPr>
          <w:p w14:paraId="32908F7F" w14:textId="77777777" w:rsidR="00C455C6" w:rsidRDefault="00C455C6" w:rsidP="00C455C6">
            <w:pPr>
              <w:pStyle w:val="Compact"/>
            </w:pPr>
            <w:r>
              <w:t>0.00 (0)</w:t>
            </w:r>
          </w:p>
        </w:tc>
        <w:tc>
          <w:tcPr>
            <w:tcW w:w="516" w:type="pct"/>
          </w:tcPr>
          <w:p w14:paraId="6EDDD4F9" w14:textId="77777777" w:rsidR="00C455C6" w:rsidRDefault="00C455C6" w:rsidP="00C455C6">
            <w:pPr>
              <w:pStyle w:val="Compact"/>
            </w:pPr>
            <w:r>
              <w:t>0.00 (0)</w:t>
            </w:r>
          </w:p>
        </w:tc>
        <w:tc>
          <w:tcPr>
            <w:tcW w:w="484" w:type="pct"/>
          </w:tcPr>
          <w:p w14:paraId="4F404C7E" w14:textId="77777777" w:rsidR="00C455C6" w:rsidRDefault="00C455C6" w:rsidP="00C455C6">
            <w:pPr>
              <w:pStyle w:val="Compact"/>
            </w:pPr>
            <w:r>
              <w:t>0.00 (0)</w:t>
            </w:r>
          </w:p>
        </w:tc>
        <w:tc>
          <w:tcPr>
            <w:tcW w:w="516" w:type="pct"/>
          </w:tcPr>
          <w:p w14:paraId="70C3574F" w14:textId="77777777" w:rsidR="00C455C6" w:rsidRDefault="00C455C6" w:rsidP="00C455C6">
            <w:pPr>
              <w:pStyle w:val="Compact"/>
            </w:pPr>
            <w:r>
              <w:t>0.00 (0)</w:t>
            </w:r>
          </w:p>
        </w:tc>
        <w:tc>
          <w:tcPr>
            <w:tcW w:w="549" w:type="pct"/>
          </w:tcPr>
          <w:p w14:paraId="10F9743A" w14:textId="77777777" w:rsidR="00C455C6" w:rsidRDefault="00C455C6" w:rsidP="00C455C6">
            <w:pPr>
              <w:pStyle w:val="Compact"/>
            </w:pPr>
            <w:r>
              <w:t>0.00 (0)</w:t>
            </w:r>
          </w:p>
        </w:tc>
      </w:tr>
      <w:tr w:rsidR="00C455C6" w14:paraId="29B74996" w14:textId="77777777" w:rsidTr="00C455C6">
        <w:tc>
          <w:tcPr>
            <w:tcW w:w="871" w:type="pct"/>
          </w:tcPr>
          <w:p w14:paraId="2BAC1899" w14:textId="77777777" w:rsidR="00C455C6" w:rsidRDefault="00C455C6" w:rsidP="00C455C6">
            <w:pPr>
              <w:pStyle w:val="Compact"/>
            </w:pPr>
            <w:r>
              <w:t>Feedback * Hospitalization</w:t>
            </w:r>
          </w:p>
        </w:tc>
        <w:tc>
          <w:tcPr>
            <w:tcW w:w="516" w:type="pct"/>
          </w:tcPr>
          <w:p w14:paraId="0438772F" w14:textId="77777777" w:rsidR="00C455C6" w:rsidRDefault="00C455C6" w:rsidP="00C455C6">
            <w:pPr>
              <w:pStyle w:val="Compact"/>
            </w:pPr>
            <w:r>
              <w:t>0.00 (0)</w:t>
            </w:r>
          </w:p>
        </w:tc>
        <w:tc>
          <w:tcPr>
            <w:tcW w:w="516" w:type="pct"/>
          </w:tcPr>
          <w:p w14:paraId="0540F223" w14:textId="77777777" w:rsidR="00C455C6" w:rsidRDefault="00C455C6" w:rsidP="00C455C6">
            <w:pPr>
              <w:pStyle w:val="Compact"/>
            </w:pPr>
            <w:r>
              <w:t>0.00 (0)</w:t>
            </w:r>
          </w:p>
        </w:tc>
        <w:tc>
          <w:tcPr>
            <w:tcW w:w="516" w:type="pct"/>
          </w:tcPr>
          <w:p w14:paraId="2795D4B3" w14:textId="77777777" w:rsidR="00C455C6" w:rsidRDefault="00C455C6" w:rsidP="00C455C6">
            <w:pPr>
              <w:pStyle w:val="Compact"/>
            </w:pPr>
            <w:r>
              <w:t>0.00 (0)</w:t>
            </w:r>
          </w:p>
        </w:tc>
        <w:tc>
          <w:tcPr>
            <w:tcW w:w="516" w:type="pct"/>
          </w:tcPr>
          <w:p w14:paraId="3A0DA268" w14:textId="77777777" w:rsidR="00C455C6" w:rsidRDefault="00C455C6" w:rsidP="00C455C6">
            <w:pPr>
              <w:pStyle w:val="Compact"/>
            </w:pPr>
            <w:r>
              <w:t>0.00 (0)</w:t>
            </w:r>
          </w:p>
        </w:tc>
        <w:tc>
          <w:tcPr>
            <w:tcW w:w="516" w:type="pct"/>
          </w:tcPr>
          <w:p w14:paraId="381C3F48" w14:textId="77777777" w:rsidR="00C455C6" w:rsidRDefault="00C455C6" w:rsidP="00C455C6">
            <w:pPr>
              <w:pStyle w:val="Compact"/>
            </w:pPr>
            <w:r>
              <w:t>0.00 (0)</w:t>
            </w:r>
          </w:p>
        </w:tc>
        <w:tc>
          <w:tcPr>
            <w:tcW w:w="484" w:type="pct"/>
          </w:tcPr>
          <w:p w14:paraId="2EB47C48" w14:textId="77777777" w:rsidR="00C455C6" w:rsidRDefault="00C455C6" w:rsidP="00C455C6">
            <w:pPr>
              <w:pStyle w:val="Compact"/>
            </w:pPr>
            <w:r>
              <w:t>0.00 (0)</w:t>
            </w:r>
          </w:p>
        </w:tc>
        <w:tc>
          <w:tcPr>
            <w:tcW w:w="516" w:type="pct"/>
          </w:tcPr>
          <w:p w14:paraId="5D10A8CD" w14:textId="77777777" w:rsidR="00C455C6" w:rsidRDefault="00C455C6" w:rsidP="00C455C6">
            <w:pPr>
              <w:pStyle w:val="Compact"/>
            </w:pPr>
            <w:r>
              <w:t>0.00 (0)</w:t>
            </w:r>
          </w:p>
        </w:tc>
        <w:tc>
          <w:tcPr>
            <w:tcW w:w="549" w:type="pct"/>
          </w:tcPr>
          <w:p w14:paraId="6328A7B9" w14:textId="77777777" w:rsidR="00C455C6" w:rsidRDefault="00C455C6" w:rsidP="00C455C6">
            <w:pPr>
              <w:pStyle w:val="Compact"/>
            </w:pPr>
            <w:r>
              <w:t>0.00 (0)</w:t>
            </w:r>
          </w:p>
        </w:tc>
      </w:tr>
      <w:tr w:rsidR="00C455C6" w14:paraId="10A82591" w14:textId="77777777" w:rsidTr="00634B61">
        <w:trPr>
          <w:trHeight w:val="81"/>
        </w:trPr>
        <w:tc>
          <w:tcPr>
            <w:tcW w:w="871" w:type="pct"/>
          </w:tcPr>
          <w:p w14:paraId="3B6336C4" w14:textId="77777777" w:rsidR="00C455C6" w:rsidRDefault="00C455C6" w:rsidP="001B6A80">
            <w:pPr>
              <w:pStyle w:val="Compact"/>
            </w:pPr>
            <w:r>
              <w:t>Slope * Off track</w:t>
            </w:r>
          </w:p>
        </w:tc>
        <w:tc>
          <w:tcPr>
            <w:tcW w:w="516" w:type="pct"/>
          </w:tcPr>
          <w:p w14:paraId="6838C881" w14:textId="77777777" w:rsidR="00C455C6" w:rsidRDefault="00C455C6" w:rsidP="001B6A80">
            <w:pPr>
              <w:pStyle w:val="Compact"/>
            </w:pPr>
            <w:r>
              <w:t>0.13** (0)</w:t>
            </w:r>
          </w:p>
        </w:tc>
        <w:tc>
          <w:tcPr>
            <w:tcW w:w="516" w:type="pct"/>
          </w:tcPr>
          <w:p w14:paraId="6570EBC1" w14:textId="77777777" w:rsidR="00C455C6" w:rsidRDefault="00C455C6" w:rsidP="001B6A80">
            <w:pPr>
              <w:pStyle w:val="Compact"/>
            </w:pPr>
            <w:r>
              <w:t>0.14** (0)</w:t>
            </w:r>
          </w:p>
        </w:tc>
        <w:tc>
          <w:tcPr>
            <w:tcW w:w="516" w:type="pct"/>
          </w:tcPr>
          <w:p w14:paraId="381144B9" w14:textId="77777777" w:rsidR="00C455C6" w:rsidRDefault="00C455C6" w:rsidP="001B6A80">
            <w:pPr>
              <w:pStyle w:val="Compact"/>
            </w:pPr>
            <w:r>
              <w:t>0.13** (0)</w:t>
            </w:r>
          </w:p>
        </w:tc>
        <w:tc>
          <w:tcPr>
            <w:tcW w:w="516" w:type="pct"/>
          </w:tcPr>
          <w:p w14:paraId="09863F7B" w14:textId="77777777" w:rsidR="00C455C6" w:rsidRDefault="00C455C6" w:rsidP="001B6A80">
            <w:pPr>
              <w:pStyle w:val="Compact"/>
            </w:pPr>
            <w:r>
              <w:t>0.17** (0)</w:t>
            </w:r>
          </w:p>
        </w:tc>
        <w:tc>
          <w:tcPr>
            <w:tcW w:w="516" w:type="pct"/>
          </w:tcPr>
          <w:p w14:paraId="7E3E1617" w14:textId="77777777" w:rsidR="00C455C6" w:rsidRDefault="00C455C6" w:rsidP="001B6A80">
            <w:pPr>
              <w:pStyle w:val="Compact"/>
            </w:pPr>
            <w:r>
              <w:t>0.15** (0)</w:t>
            </w:r>
          </w:p>
        </w:tc>
        <w:tc>
          <w:tcPr>
            <w:tcW w:w="484" w:type="pct"/>
          </w:tcPr>
          <w:p w14:paraId="2EE26A57" w14:textId="77777777" w:rsidR="00C455C6" w:rsidRDefault="00C455C6" w:rsidP="001B6A80">
            <w:pPr>
              <w:pStyle w:val="Compact"/>
            </w:pPr>
            <w:r>
              <w:t>0.12** (0)</w:t>
            </w:r>
          </w:p>
        </w:tc>
        <w:tc>
          <w:tcPr>
            <w:tcW w:w="516" w:type="pct"/>
          </w:tcPr>
          <w:p w14:paraId="3F165A5B" w14:textId="77777777" w:rsidR="00C455C6" w:rsidRDefault="00C455C6" w:rsidP="001B6A80">
            <w:pPr>
              <w:pStyle w:val="Compact"/>
            </w:pPr>
            <w:r>
              <w:t>0.11** (0)</w:t>
            </w:r>
          </w:p>
        </w:tc>
        <w:tc>
          <w:tcPr>
            <w:tcW w:w="549" w:type="pct"/>
          </w:tcPr>
          <w:p w14:paraId="57952B3A" w14:textId="77777777" w:rsidR="00C455C6" w:rsidRDefault="00C455C6" w:rsidP="001B6A80">
            <w:pPr>
              <w:pStyle w:val="Compact"/>
            </w:pPr>
            <w:r>
              <w:t>0.12** (0)</w:t>
            </w:r>
          </w:p>
        </w:tc>
      </w:tr>
      <w:tr w:rsidR="00C455C6" w14:paraId="32D74955" w14:textId="77777777" w:rsidTr="00C455C6">
        <w:tc>
          <w:tcPr>
            <w:tcW w:w="871" w:type="pct"/>
          </w:tcPr>
          <w:p w14:paraId="778ED01D" w14:textId="77777777" w:rsidR="00C455C6" w:rsidRDefault="00C455C6" w:rsidP="00C455C6">
            <w:pPr>
              <w:pStyle w:val="Compact"/>
            </w:pPr>
            <w:r>
              <w:t>Slope * Client baseline</w:t>
            </w:r>
          </w:p>
        </w:tc>
        <w:tc>
          <w:tcPr>
            <w:tcW w:w="516" w:type="pct"/>
          </w:tcPr>
          <w:p w14:paraId="3CD2D375" w14:textId="77777777" w:rsidR="00C455C6" w:rsidRDefault="00C455C6" w:rsidP="00C455C6">
            <w:pPr>
              <w:pStyle w:val="Compact"/>
            </w:pPr>
            <w:r>
              <w:t>-0.19** (0)</w:t>
            </w:r>
          </w:p>
        </w:tc>
        <w:tc>
          <w:tcPr>
            <w:tcW w:w="516" w:type="pct"/>
          </w:tcPr>
          <w:p w14:paraId="7F071122" w14:textId="77777777" w:rsidR="00C455C6" w:rsidRDefault="00C455C6" w:rsidP="00C455C6">
            <w:pPr>
              <w:pStyle w:val="Compact"/>
            </w:pPr>
            <w:r>
              <w:t>-0.15** (0)</w:t>
            </w:r>
          </w:p>
        </w:tc>
        <w:tc>
          <w:tcPr>
            <w:tcW w:w="516" w:type="pct"/>
          </w:tcPr>
          <w:p w14:paraId="4D293931" w14:textId="77777777" w:rsidR="00C455C6" w:rsidRDefault="00C455C6" w:rsidP="00C455C6">
            <w:pPr>
              <w:pStyle w:val="Compact"/>
            </w:pPr>
            <w:r>
              <w:t>-0.11** (0)</w:t>
            </w:r>
          </w:p>
        </w:tc>
        <w:tc>
          <w:tcPr>
            <w:tcW w:w="516" w:type="pct"/>
          </w:tcPr>
          <w:p w14:paraId="4183DFBF" w14:textId="77777777" w:rsidR="00C455C6" w:rsidRDefault="00C455C6" w:rsidP="00C455C6">
            <w:pPr>
              <w:pStyle w:val="Compact"/>
            </w:pPr>
            <w:r>
              <w:t>-0.17** (0)</w:t>
            </w:r>
          </w:p>
        </w:tc>
        <w:tc>
          <w:tcPr>
            <w:tcW w:w="516" w:type="pct"/>
          </w:tcPr>
          <w:p w14:paraId="7B2B7F25" w14:textId="77777777" w:rsidR="00C455C6" w:rsidRDefault="00C455C6" w:rsidP="00C455C6">
            <w:pPr>
              <w:pStyle w:val="Compact"/>
            </w:pPr>
            <w:r>
              <w:t>-0.16** (0)</w:t>
            </w:r>
          </w:p>
        </w:tc>
        <w:tc>
          <w:tcPr>
            <w:tcW w:w="484" w:type="pct"/>
          </w:tcPr>
          <w:p w14:paraId="4EB9A9B3" w14:textId="77777777" w:rsidR="00C455C6" w:rsidRDefault="00C455C6" w:rsidP="00C455C6">
            <w:pPr>
              <w:pStyle w:val="Compact"/>
            </w:pPr>
            <w:r>
              <w:t>-0.24** (0)</w:t>
            </w:r>
          </w:p>
        </w:tc>
        <w:tc>
          <w:tcPr>
            <w:tcW w:w="516" w:type="pct"/>
          </w:tcPr>
          <w:p w14:paraId="43B00A39" w14:textId="77777777" w:rsidR="00C455C6" w:rsidRDefault="00C455C6" w:rsidP="00C455C6">
            <w:pPr>
              <w:pStyle w:val="Compact"/>
            </w:pPr>
            <w:r>
              <w:t>-0.26** (0)</w:t>
            </w:r>
          </w:p>
        </w:tc>
        <w:tc>
          <w:tcPr>
            <w:tcW w:w="549" w:type="pct"/>
          </w:tcPr>
          <w:p w14:paraId="53851083" w14:textId="77777777" w:rsidR="00C455C6" w:rsidRDefault="00C455C6" w:rsidP="00C455C6">
            <w:pPr>
              <w:pStyle w:val="Compact"/>
            </w:pPr>
            <w:r>
              <w:t>-0.15** (0)</w:t>
            </w:r>
          </w:p>
        </w:tc>
      </w:tr>
      <w:tr w:rsidR="00C455C6" w14:paraId="60D0D6D6" w14:textId="77777777" w:rsidTr="00C455C6">
        <w:tc>
          <w:tcPr>
            <w:tcW w:w="871" w:type="pct"/>
          </w:tcPr>
          <w:p w14:paraId="08251042" w14:textId="77777777" w:rsidR="00C455C6" w:rsidRDefault="00C455C6" w:rsidP="00C455C6">
            <w:pPr>
              <w:pStyle w:val="Compact"/>
            </w:pPr>
            <w:r>
              <w:t>Slope * Center baseline</w:t>
            </w:r>
          </w:p>
        </w:tc>
        <w:tc>
          <w:tcPr>
            <w:tcW w:w="516" w:type="pct"/>
          </w:tcPr>
          <w:p w14:paraId="10ED674E" w14:textId="77777777" w:rsidR="00C455C6" w:rsidRDefault="00C455C6" w:rsidP="00C455C6">
            <w:pPr>
              <w:pStyle w:val="Compact"/>
            </w:pPr>
            <w:r>
              <w:t>0.01 (0.01)</w:t>
            </w:r>
          </w:p>
        </w:tc>
        <w:tc>
          <w:tcPr>
            <w:tcW w:w="516" w:type="pct"/>
          </w:tcPr>
          <w:p w14:paraId="7EA0DF11" w14:textId="77777777" w:rsidR="00C455C6" w:rsidRDefault="00C455C6" w:rsidP="00C455C6">
            <w:pPr>
              <w:pStyle w:val="Compact"/>
            </w:pPr>
            <w:r>
              <w:t>-0.01 (0.01)</w:t>
            </w:r>
          </w:p>
        </w:tc>
        <w:tc>
          <w:tcPr>
            <w:tcW w:w="516" w:type="pct"/>
          </w:tcPr>
          <w:p w14:paraId="7C9A972B" w14:textId="77777777" w:rsidR="00C455C6" w:rsidRDefault="00C455C6" w:rsidP="00C455C6">
            <w:pPr>
              <w:pStyle w:val="Compact"/>
            </w:pPr>
            <w:r>
              <w:t>0.00 (0.01)</w:t>
            </w:r>
          </w:p>
        </w:tc>
        <w:tc>
          <w:tcPr>
            <w:tcW w:w="516" w:type="pct"/>
          </w:tcPr>
          <w:p w14:paraId="51A64089" w14:textId="77777777" w:rsidR="00C455C6" w:rsidRDefault="00C455C6" w:rsidP="00C455C6">
            <w:pPr>
              <w:pStyle w:val="Compact"/>
            </w:pPr>
            <w:r>
              <w:t>0.01 (0.01)</w:t>
            </w:r>
          </w:p>
        </w:tc>
        <w:tc>
          <w:tcPr>
            <w:tcW w:w="516" w:type="pct"/>
          </w:tcPr>
          <w:p w14:paraId="7206A19B" w14:textId="77777777" w:rsidR="00C455C6" w:rsidRDefault="00C455C6" w:rsidP="00C455C6">
            <w:pPr>
              <w:pStyle w:val="Compact"/>
            </w:pPr>
            <w:r>
              <w:t>0.01 (0.01)</w:t>
            </w:r>
          </w:p>
        </w:tc>
        <w:tc>
          <w:tcPr>
            <w:tcW w:w="484" w:type="pct"/>
          </w:tcPr>
          <w:p w14:paraId="0372AF59" w14:textId="77777777" w:rsidR="00C455C6" w:rsidRDefault="00C455C6" w:rsidP="00C455C6">
            <w:pPr>
              <w:pStyle w:val="Compact"/>
            </w:pPr>
            <w:r>
              <w:t>0.01 (0.01)</w:t>
            </w:r>
          </w:p>
        </w:tc>
        <w:tc>
          <w:tcPr>
            <w:tcW w:w="516" w:type="pct"/>
          </w:tcPr>
          <w:p w14:paraId="61BD9C82" w14:textId="77777777" w:rsidR="00C455C6" w:rsidRDefault="00C455C6" w:rsidP="00C455C6">
            <w:pPr>
              <w:pStyle w:val="Compact"/>
            </w:pPr>
            <w:r>
              <w:t>0.01 (0.01)</w:t>
            </w:r>
          </w:p>
        </w:tc>
        <w:tc>
          <w:tcPr>
            <w:tcW w:w="549" w:type="pct"/>
          </w:tcPr>
          <w:p w14:paraId="422A0363" w14:textId="77777777" w:rsidR="00C455C6" w:rsidRDefault="00C455C6" w:rsidP="00C455C6">
            <w:pPr>
              <w:pStyle w:val="Compact"/>
            </w:pPr>
            <w:r>
              <w:t>0.01 (0.01)</w:t>
            </w:r>
          </w:p>
        </w:tc>
      </w:tr>
      <w:tr w:rsidR="00C455C6" w14:paraId="565F69E1" w14:textId="77777777" w:rsidTr="00C455C6">
        <w:tc>
          <w:tcPr>
            <w:tcW w:w="871" w:type="pct"/>
          </w:tcPr>
          <w:p w14:paraId="606F7305" w14:textId="77777777" w:rsidR="00C455C6" w:rsidRDefault="00C455C6" w:rsidP="00C455C6">
            <w:pPr>
              <w:pStyle w:val="Compact"/>
            </w:pPr>
            <w:r>
              <w:lastRenderedPageBreak/>
              <w:t>Slope * Client CCAPS Frequency</w:t>
            </w:r>
          </w:p>
        </w:tc>
        <w:tc>
          <w:tcPr>
            <w:tcW w:w="516" w:type="pct"/>
          </w:tcPr>
          <w:p w14:paraId="2E9C60CF" w14:textId="77777777" w:rsidR="00C455C6" w:rsidRDefault="00C455C6" w:rsidP="00C455C6">
            <w:pPr>
              <w:pStyle w:val="Compact"/>
            </w:pPr>
            <w:r>
              <w:t>-0.02** (0)</w:t>
            </w:r>
          </w:p>
        </w:tc>
        <w:tc>
          <w:tcPr>
            <w:tcW w:w="516" w:type="pct"/>
          </w:tcPr>
          <w:p w14:paraId="403A9E72" w14:textId="77777777" w:rsidR="00C455C6" w:rsidRDefault="00C455C6" w:rsidP="00C455C6">
            <w:pPr>
              <w:pStyle w:val="Compact"/>
            </w:pPr>
            <w:r>
              <w:t>-0.02** (0)</w:t>
            </w:r>
          </w:p>
        </w:tc>
        <w:tc>
          <w:tcPr>
            <w:tcW w:w="516" w:type="pct"/>
          </w:tcPr>
          <w:p w14:paraId="23DD4C90" w14:textId="77777777" w:rsidR="00C455C6" w:rsidRDefault="00C455C6" w:rsidP="00C455C6">
            <w:pPr>
              <w:pStyle w:val="Compact"/>
            </w:pPr>
            <w:r>
              <w:t>-0.02** (0)</w:t>
            </w:r>
          </w:p>
        </w:tc>
        <w:tc>
          <w:tcPr>
            <w:tcW w:w="516" w:type="pct"/>
          </w:tcPr>
          <w:p w14:paraId="7BCEFF49" w14:textId="77777777" w:rsidR="00C455C6" w:rsidRDefault="00C455C6" w:rsidP="00C455C6">
            <w:pPr>
              <w:pStyle w:val="Compact"/>
            </w:pPr>
            <w:r>
              <w:t>-0.02** (0)</w:t>
            </w:r>
          </w:p>
        </w:tc>
        <w:tc>
          <w:tcPr>
            <w:tcW w:w="516" w:type="pct"/>
          </w:tcPr>
          <w:p w14:paraId="4F247E97" w14:textId="77777777" w:rsidR="00C455C6" w:rsidRDefault="00C455C6" w:rsidP="00C455C6">
            <w:pPr>
              <w:pStyle w:val="Compact"/>
            </w:pPr>
            <w:r>
              <w:t>-0.02** (0)</w:t>
            </w:r>
          </w:p>
        </w:tc>
        <w:tc>
          <w:tcPr>
            <w:tcW w:w="484" w:type="pct"/>
          </w:tcPr>
          <w:p w14:paraId="4619566C" w14:textId="77777777" w:rsidR="00C455C6" w:rsidRDefault="00C455C6" w:rsidP="00C455C6">
            <w:pPr>
              <w:pStyle w:val="Compact"/>
            </w:pPr>
            <w:r>
              <w:t>-0.02** (0)</w:t>
            </w:r>
          </w:p>
        </w:tc>
        <w:tc>
          <w:tcPr>
            <w:tcW w:w="516" w:type="pct"/>
          </w:tcPr>
          <w:p w14:paraId="551558D5" w14:textId="77777777" w:rsidR="00C455C6" w:rsidRDefault="00C455C6" w:rsidP="00C455C6">
            <w:pPr>
              <w:pStyle w:val="Compact"/>
            </w:pPr>
            <w:r>
              <w:t>-0.02** (0)</w:t>
            </w:r>
          </w:p>
        </w:tc>
        <w:tc>
          <w:tcPr>
            <w:tcW w:w="549" w:type="pct"/>
          </w:tcPr>
          <w:p w14:paraId="2EFDB6ED" w14:textId="77777777" w:rsidR="00C455C6" w:rsidRDefault="00C455C6" w:rsidP="00C455C6">
            <w:pPr>
              <w:pStyle w:val="Compact"/>
            </w:pPr>
            <w:r>
              <w:t>-0.02** (0)</w:t>
            </w:r>
          </w:p>
        </w:tc>
      </w:tr>
      <w:tr w:rsidR="00C455C6" w14:paraId="75AEC942" w14:textId="77777777" w:rsidTr="00C455C6">
        <w:tc>
          <w:tcPr>
            <w:tcW w:w="871" w:type="pct"/>
          </w:tcPr>
          <w:p w14:paraId="256DB707" w14:textId="77777777" w:rsidR="00C455C6" w:rsidRDefault="00C455C6" w:rsidP="00C455C6">
            <w:pPr>
              <w:pStyle w:val="Compact"/>
            </w:pPr>
            <w:r>
              <w:t>Slope * Center CCAPS Frequency</w:t>
            </w:r>
          </w:p>
        </w:tc>
        <w:tc>
          <w:tcPr>
            <w:tcW w:w="516" w:type="pct"/>
          </w:tcPr>
          <w:p w14:paraId="7D135CA8" w14:textId="77777777" w:rsidR="00C455C6" w:rsidRDefault="00C455C6" w:rsidP="00C455C6">
            <w:pPr>
              <w:pStyle w:val="Compact"/>
            </w:pPr>
            <w:r>
              <w:t>-0.01 (0.01)</w:t>
            </w:r>
          </w:p>
        </w:tc>
        <w:tc>
          <w:tcPr>
            <w:tcW w:w="516" w:type="pct"/>
          </w:tcPr>
          <w:p w14:paraId="6AD6A66B" w14:textId="77777777" w:rsidR="00C455C6" w:rsidRDefault="00C455C6" w:rsidP="00C455C6">
            <w:pPr>
              <w:pStyle w:val="Compact"/>
            </w:pPr>
            <w:r>
              <w:t>0.00 (0.01)</w:t>
            </w:r>
          </w:p>
        </w:tc>
        <w:tc>
          <w:tcPr>
            <w:tcW w:w="516" w:type="pct"/>
          </w:tcPr>
          <w:p w14:paraId="47BB4DC8" w14:textId="77777777" w:rsidR="00C455C6" w:rsidRDefault="00C455C6" w:rsidP="00C455C6">
            <w:pPr>
              <w:pStyle w:val="Compact"/>
            </w:pPr>
            <w:r>
              <w:t>0.00 (0.01)</w:t>
            </w:r>
          </w:p>
        </w:tc>
        <w:tc>
          <w:tcPr>
            <w:tcW w:w="516" w:type="pct"/>
          </w:tcPr>
          <w:p w14:paraId="77A3D5AF" w14:textId="77777777" w:rsidR="00C455C6" w:rsidRDefault="00C455C6" w:rsidP="00C455C6">
            <w:pPr>
              <w:pStyle w:val="Compact"/>
            </w:pPr>
            <w:r>
              <w:t>0.01 (0.01)</w:t>
            </w:r>
          </w:p>
        </w:tc>
        <w:tc>
          <w:tcPr>
            <w:tcW w:w="516" w:type="pct"/>
          </w:tcPr>
          <w:p w14:paraId="63498738" w14:textId="77777777" w:rsidR="00C455C6" w:rsidRDefault="00C455C6" w:rsidP="00C455C6">
            <w:pPr>
              <w:pStyle w:val="Compact"/>
            </w:pPr>
            <w:r>
              <w:t>0.00 (0.01)</w:t>
            </w:r>
          </w:p>
        </w:tc>
        <w:tc>
          <w:tcPr>
            <w:tcW w:w="484" w:type="pct"/>
          </w:tcPr>
          <w:p w14:paraId="16D557DF" w14:textId="77777777" w:rsidR="00C455C6" w:rsidRDefault="00C455C6" w:rsidP="00C455C6">
            <w:pPr>
              <w:pStyle w:val="Compact"/>
            </w:pPr>
            <w:r>
              <w:t>-0.01 (0.01)</w:t>
            </w:r>
          </w:p>
        </w:tc>
        <w:tc>
          <w:tcPr>
            <w:tcW w:w="516" w:type="pct"/>
          </w:tcPr>
          <w:p w14:paraId="1198C867" w14:textId="77777777" w:rsidR="00C455C6" w:rsidRDefault="00C455C6" w:rsidP="00C455C6">
            <w:pPr>
              <w:pStyle w:val="Compact"/>
            </w:pPr>
            <w:r>
              <w:t>-0.01 (0.01)</w:t>
            </w:r>
          </w:p>
        </w:tc>
        <w:tc>
          <w:tcPr>
            <w:tcW w:w="549" w:type="pct"/>
          </w:tcPr>
          <w:p w14:paraId="2D4CC859" w14:textId="77777777" w:rsidR="00C455C6" w:rsidRDefault="00C455C6" w:rsidP="00C455C6">
            <w:pPr>
              <w:pStyle w:val="Compact"/>
            </w:pPr>
            <w:r>
              <w:t>-0.01 (0.01)</w:t>
            </w:r>
          </w:p>
        </w:tc>
      </w:tr>
      <w:tr w:rsidR="00C455C6" w14:paraId="62AB4263" w14:textId="77777777" w:rsidTr="00C455C6">
        <w:tc>
          <w:tcPr>
            <w:tcW w:w="871" w:type="pct"/>
          </w:tcPr>
          <w:p w14:paraId="4D6BDB64" w14:textId="77777777" w:rsidR="00C455C6" w:rsidRDefault="00C455C6" w:rsidP="00C455C6">
            <w:pPr>
              <w:pStyle w:val="Compact"/>
            </w:pPr>
            <w:r>
              <w:t>Slope * Client Appointment N</w:t>
            </w:r>
          </w:p>
        </w:tc>
        <w:tc>
          <w:tcPr>
            <w:tcW w:w="516" w:type="pct"/>
          </w:tcPr>
          <w:p w14:paraId="3DCC7341" w14:textId="77777777" w:rsidR="00C455C6" w:rsidRDefault="00C455C6" w:rsidP="00C455C6">
            <w:pPr>
              <w:pStyle w:val="Compact"/>
            </w:pPr>
            <w:r>
              <w:t>0.03** (0)</w:t>
            </w:r>
          </w:p>
        </w:tc>
        <w:tc>
          <w:tcPr>
            <w:tcW w:w="516" w:type="pct"/>
          </w:tcPr>
          <w:p w14:paraId="676E5BFA" w14:textId="77777777" w:rsidR="00C455C6" w:rsidRDefault="00C455C6" w:rsidP="00C455C6">
            <w:pPr>
              <w:pStyle w:val="Compact"/>
            </w:pPr>
            <w:r>
              <w:t>0.02** (0)</w:t>
            </w:r>
          </w:p>
        </w:tc>
        <w:tc>
          <w:tcPr>
            <w:tcW w:w="516" w:type="pct"/>
          </w:tcPr>
          <w:p w14:paraId="0FCB7E15" w14:textId="77777777" w:rsidR="00C455C6" w:rsidRDefault="00C455C6" w:rsidP="00C455C6">
            <w:pPr>
              <w:pStyle w:val="Compact"/>
            </w:pPr>
            <w:r>
              <w:t>0.01** (0)</w:t>
            </w:r>
          </w:p>
        </w:tc>
        <w:tc>
          <w:tcPr>
            <w:tcW w:w="516" w:type="pct"/>
          </w:tcPr>
          <w:p w14:paraId="0CB0B390" w14:textId="77777777" w:rsidR="00C455C6" w:rsidRDefault="00C455C6" w:rsidP="00C455C6">
            <w:pPr>
              <w:pStyle w:val="Compact"/>
            </w:pPr>
            <w:r>
              <w:t>0.00 (0)</w:t>
            </w:r>
          </w:p>
        </w:tc>
        <w:tc>
          <w:tcPr>
            <w:tcW w:w="516" w:type="pct"/>
          </w:tcPr>
          <w:p w14:paraId="71E55D2C" w14:textId="77777777" w:rsidR="00C455C6" w:rsidRDefault="00C455C6" w:rsidP="00C455C6">
            <w:pPr>
              <w:pStyle w:val="Compact"/>
            </w:pPr>
            <w:r>
              <w:t>0.00 (0)</w:t>
            </w:r>
          </w:p>
        </w:tc>
        <w:tc>
          <w:tcPr>
            <w:tcW w:w="484" w:type="pct"/>
          </w:tcPr>
          <w:p w14:paraId="0734543A" w14:textId="77777777" w:rsidR="00C455C6" w:rsidRDefault="00C455C6" w:rsidP="00C455C6">
            <w:pPr>
              <w:pStyle w:val="Compact"/>
            </w:pPr>
            <w:r>
              <w:t>0.02** (0)</w:t>
            </w:r>
          </w:p>
        </w:tc>
        <w:tc>
          <w:tcPr>
            <w:tcW w:w="516" w:type="pct"/>
          </w:tcPr>
          <w:p w14:paraId="7D8FF6A1" w14:textId="77777777" w:rsidR="00C455C6" w:rsidRDefault="00C455C6" w:rsidP="00C455C6">
            <w:pPr>
              <w:pStyle w:val="Compact"/>
            </w:pPr>
            <w:r>
              <w:t>0.00* (0)</w:t>
            </w:r>
          </w:p>
        </w:tc>
        <w:tc>
          <w:tcPr>
            <w:tcW w:w="549" w:type="pct"/>
          </w:tcPr>
          <w:p w14:paraId="16F57C39" w14:textId="77777777" w:rsidR="00C455C6" w:rsidRDefault="00C455C6" w:rsidP="00C455C6">
            <w:pPr>
              <w:pStyle w:val="Compact"/>
            </w:pPr>
            <w:r>
              <w:t>0.04** (0)</w:t>
            </w:r>
          </w:p>
        </w:tc>
      </w:tr>
      <w:tr w:rsidR="00C455C6" w14:paraId="15F0C671" w14:textId="77777777" w:rsidTr="00C455C6">
        <w:tc>
          <w:tcPr>
            <w:tcW w:w="871" w:type="pct"/>
          </w:tcPr>
          <w:p w14:paraId="5F1ECC32" w14:textId="77777777" w:rsidR="00C455C6" w:rsidRDefault="00C455C6" w:rsidP="00C455C6">
            <w:pPr>
              <w:pStyle w:val="Compact"/>
            </w:pPr>
            <w:r>
              <w:t>Slope * Center Appointment N</w:t>
            </w:r>
          </w:p>
        </w:tc>
        <w:tc>
          <w:tcPr>
            <w:tcW w:w="516" w:type="pct"/>
          </w:tcPr>
          <w:p w14:paraId="3B8C7A26" w14:textId="77777777" w:rsidR="00C455C6" w:rsidRDefault="00C455C6" w:rsidP="00C455C6">
            <w:pPr>
              <w:pStyle w:val="Compact"/>
            </w:pPr>
            <w:r>
              <w:t>0.02 (0.01)</w:t>
            </w:r>
          </w:p>
        </w:tc>
        <w:tc>
          <w:tcPr>
            <w:tcW w:w="516" w:type="pct"/>
          </w:tcPr>
          <w:p w14:paraId="1736D16F" w14:textId="77777777" w:rsidR="00C455C6" w:rsidRDefault="00C455C6" w:rsidP="00C455C6">
            <w:pPr>
              <w:pStyle w:val="Compact"/>
            </w:pPr>
            <w:r>
              <w:t>0.01 (0.01)</w:t>
            </w:r>
          </w:p>
        </w:tc>
        <w:tc>
          <w:tcPr>
            <w:tcW w:w="516" w:type="pct"/>
          </w:tcPr>
          <w:p w14:paraId="2D0D49B2" w14:textId="77777777" w:rsidR="00C455C6" w:rsidRDefault="00C455C6" w:rsidP="00C455C6">
            <w:pPr>
              <w:pStyle w:val="Compact"/>
            </w:pPr>
            <w:r>
              <w:t>-0.01 (0.01)</w:t>
            </w:r>
          </w:p>
        </w:tc>
        <w:tc>
          <w:tcPr>
            <w:tcW w:w="516" w:type="pct"/>
          </w:tcPr>
          <w:p w14:paraId="71D0F83E" w14:textId="77777777" w:rsidR="00C455C6" w:rsidRDefault="00C455C6" w:rsidP="00C455C6">
            <w:pPr>
              <w:pStyle w:val="Compact"/>
            </w:pPr>
            <w:r>
              <w:t>0.01 (0.01)</w:t>
            </w:r>
          </w:p>
        </w:tc>
        <w:tc>
          <w:tcPr>
            <w:tcW w:w="516" w:type="pct"/>
          </w:tcPr>
          <w:p w14:paraId="78D066C5" w14:textId="77777777" w:rsidR="00C455C6" w:rsidRDefault="00C455C6" w:rsidP="00C455C6">
            <w:pPr>
              <w:pStyle w:val="Compact"/>
            </w:pPr>
            <w:r>
              <w:t>0.00 (0.01)</w:t>
            </w:r>
          </w:p>
        </w:tc>
        <w:tc>
          <w:tcPr>
            <w:tcW w:w="484" w:type="pct"/>
          </w:tcPr>
          <w:p w14:paraId="6E038455" w14:textId="77777777" w:rsidR="00C455C6" w:rsidRDefault="00C455C6" w:rsidP="00C455C6">
            <w:pPr>
              <w:pStyle w:val="Compact"/>
            </w:pPr>
            <w:r>
              <w:t>0.03* (0.01)</w:t>
            </w:r>
          </w:p>
        </w:tc>
        <w:tc>
          <w:tcPr>
            <w:tcW w:w="516" w:type="pct"/>
          </w:tcPr>
          <w:p w14:paraId="17F898F5" w14:textId="77777777" w:rsidR="00C455C6" w:rsidRDefault="00C455C6" w:rsidP="00C455C6">
            <w:pPr>
              <w:pStyle w:val="Compact"/>
            </w:pPr>
            <w:r>
              <w:t>0.01 (0.01)</w:t>
            </w:r>
          </w:p>
        </w:tc>
        <w:tc>
          <w:tcPr>
            <w:tcW w:w="549" w:type="pct"/>
          </w:tcPr>
          <w:p w14:paraId="3710AE05" w14:textId="77777777" w:rsidR="00C455C6" w:rsidRDefault="00C455C6" w:rsidP="00C455C6">
            <w:pPr>
              <w:pStyle w:val="Compact"/>
            </w:pPr>
            <w:r>
              <w:t>0.02 (0.01)</w:t>
            </w:r>
          </w:p>
        </w:tc>
      </w:tr>
      <w:tr w:rsidR="00C455C6" w14:paraId="7F992AFC" w14:textId="77777777" w:rsidTr="00C455C6">
        <w:tc>
          <w:tcPr>
            <w:tcW w:w="871" w:type="pct"/>
          </w:tcPr>
          <w:p w14:paraId="50F9A19C" w14:textId="77777777" w:rsidR="00C455C6" w:rsidRDefault="00C455C6" w:rsidP="00C455C6">
            <w:pPr>
              <w:pStyle w:val="Compact"/>
            </w:pPr>
            <w:r>
              <w:t>Slope * Hospitalization</w:t>
            </w:r>
          </w:p>
        </w:tc>
        <w:tc>
          <w:tcPr>
            <w:tcW w:w="516" w:type="pct"/>
          </w:tcPr>
          <w:p w14:paraId="13B9BF3B" w14:textId="77777777" w:rsidR="00C455C6" w:rsidRDefault="00C455C6" w:rsidP="00C455C6">
            <w:pPr>
              <w:pStyle w:val="Compact"/>
            </w:pPr>
            <w:r>
              <w:t>0.01** (0)</w:t>
            </w:r>
          </w:p>
        </w:tc>
        <w:tc>
          <w:tcPr>
            <w:tcW w:w="516" w:type="pct"/>
          </w:tcPr>
          <w:p w14:paraId="57EA00F1" w14:textId="77777777" w:rsidR="00C455C6" w:rsidRDefault="00C455C6" w:rsidP="00C455C6">
            <w:pPr>
              <w:pStyle w:val="Compact"/>
            </w:pPr>
            <w:r>
              <w:t>0.01** (0)</w:t>
            </w:r>
          </w:p>
        </w:tc>
        <w:tc>
          <w:tcPr>
            <w:tcW w:w="516" w:type="pct"/>
          </w:tcPr>
          <w:p w14:paraId="4732F478" w14:textId="77777777" w:rsidR="00C455C6" w:rsidRDefault="00C455C6" w:rsidP="00C455C6">
            <w:pPr>
              <w:pStyle w:val="Compact"/>
            </w:pPr>
            <w:r>
              <w:t>0.01** (0)</w:t>
            </w:r>
          </w:p>
        </w:tc>
        <w:tc>
          <w:tcPr>
            <w:tcW w:w="516" w:type="pct"/>
          </w:tcPr>
          <w:p w14:paraId="08D96E0C" w14:textId="77777777" w:rsidR="00C455C6" w:rsidRDefault="00C455C6" w:rsidP="00C455C6">
            <w:pPr>
              <w:pStyle w:val="Compact"/>
            </w:pPr>
            <w:r>
              <w:t>0.01** (0)</w:t>
            </w:r>
          </w:p>
        </w:tc>
        <w:tc>
          <w:tcPr>
            <w:tcW w:w="516" w:type="pct"/>
          </w:tcPr>
          <w:p w14:paraId="185F7CA8" w14:textId="77777777" w:rsidR="00C455C6" w:rsidRDefault="00C455C6" w:rsidP="00C455C6">
            <w:pPr>
              <w:pStyle w:val="Compact"/>
            </w:pPr>
            <w:r>
              <w:t>0.00 (0)</w:t>
            </w:r>
          </w:p>
        </w:tc>
        <w:tc>
          <w:tcPr>
            <w:tcW w:w="484" w:type="pct"/>
          </w:tcPr>
          <w:p w14:paraId="223DF8A6" w14:textId="77777777" w:rsidR="00C455C6" w:rsidRDefault="00C455C6" w:rsidP="00C455C6">
            <w:pPr>
              <w:pStyle w:val="Compact"/>
            </w:pPr>
            <w:r>
              <w:t>0.01** (0)</w:t>
            </w:r>
          </w:p>
        </w:tc>
        <w:tc>
          <w:tcPr>
            <w:tcW w:w="516" w:type="pct"/>
          </w:tcPr>
          <w:p w14:paraId="3E78B3F3" w14:textId="77777777" w:rsidR="00C455C6" w:rsidRDefault="00C455C6" w:rsidP="00C455C6">
            <w:pPr>
              <w:pStyle w:val="Compact"/>
            </w:pPr>
            <w:r>
              <w:t>0.00 (0)</w:t>
            </w:r>
          </w:p>
        </w:tc>
        <w:tc>
          <w:tcPr>
            <w:tcW w:w="549" w:type="pct"/>
          </w:tcPr>
          <w:p w14:paraId="379C3B3B" w14:textId="77777777" w:rsidR="00C455C6" w:rsidRDefault="00C455C6" w:rsidP="00C455C6">
            <w:pPr>
              <w:pStyle w:val="Compact"/>
            </w:pPr>
            <w:r>
              <w:t>0.01** (0)</w:t>
            </w:r>
          </w:p>
        </w:tc>
      </w:tr>
      <w:tr w:rsidR="00C455C6" w14:paraId="6078FE13" w14:textId="77777777" w:rsidTr="001B6A80">
        <w:tc>
          <w:tcPr>
            <w:tcW w:w="871" w:type="pct"/>
          </w:tcPr>
          <w:p w14:paraId="3284EA4A" w14:textId="77777777" w:rsidR="00C455C6" w:rsidRDefault="00C455C6" w:rsidP="001B6A80">
            <w:pPr>
              <w:pStyle w:val="Compact"/>
            </w:pPr>
            <w:r>
              <w:t>Slope * Feedback * Off track</w:t>
            </w:r>
          </w:p>
        </w:tc>
        <w:tc>
          <w:tcPr>
            <w:tcW w:w="516" w:type="pct"/>
          </w:tcPr>
          <w:p w14:paraId="301CDAAC" w14:textId="77777777" w:rsidR="00C455C6" w:rsidRDefault="00C455C6" w:rsidP="001B6A80">
            <w:pPr>
              <w:pStyle w:val="Compact"/>
            </w:pPr>
            <w:r>
              <w:t>0.00 (0)</w:t>
            </w:r>
          </w:p>
        </w:tc>
        <w:tc>
          <w:tcPr>
            <w:tcW w:w="516" w:type="pct"/>
          </w:tcPr>
          <w:p w14:paraId="5DFDBE64" w14:textId="77777777" w:rsidR="00C455C6" w:rsidRDefault="00C455C6" w:rsidP="001B6A80">
            <w:pPr>
              <w:pStyle w:val="Compact"/>
            </w:pPr>
            <w:r>
              <w:t>0.00 (0)</w:t>
            </w:r>
          </w:p>
        </w:tc>
        <w:tc>
          <w:tcPr>
            <w:tcW w:w="516" w:type="pct"/>
          </w:tcPr>
          <w:p w14:paraId="6A7DEE39" w14:textId="77777777" w:rsidR="00C455C6" w:rsidRDefault="00C455C6" w:rsidP="001B6A80">
            <w:pPr>
              <w:pStyle w:val="Compact"/>
            </w:pPr>
            <w:r>
              <w:t>0.00 (0)</w:t>
            </w:r>
          </w:p>
        </w:tc>
        <w:tc>
          <w:tcPr>
            <w:tcW w:w="516" w:type="pct"/>
          </w:tcPr>
          <w:p w14:paraId="7C28F01F" w14:textId="77777777" w:rsidR="00C455C6" w:rsidRDefault="00C455C6" w:rsidP="001B6A80">
            <w:pPr>
              <w:pStyle w:val="Compact"/>
            </w:pPr>
            <w:r>
              <w:t>0.00 (0)</w:t>
            </w:r>
          </w:p>
        </w:tc>
        <w:tc>
          <w:tcPr>
            <w:tcW w:w="516" w:type="pct"/>
          </w:tcPr>
          <w:p w14:paraId="4990D949" w14:textId="77777777" w:rsidR="00C455C6" w:rsidRDefault="00C455C6" w:rsidP="001B6A80">
            <w:pPr>
              <w:pStyle w:val="Compact"/>
            </w:pPr>
            <w:r>
              <w:t>0.00 (0)</w:t>
            </w:r>
          </w:p>
        </w:tc>
        <w:tc>
          <w:tcPr>
            <w:tcW w:w="484" w:type="pct"/>
          </w:tcPr>
          <w:p w14:paraId="54ECA175" w14:textId="77777777" w:rsidR="00C455C6" w:rsidRDefault="00C455C6" w:rsidP="001B6A80">
            <w:pPr>
              <w:pStyle w:val="Compact"/>
            </w:pPr>
            <w:r>
              <w:t>0.00 (0)</w:t>
            </w:r>
          </w:p>
        </w:tc>
        <w:tc>
          <w:tcPr>
            <w:tcW w:w="516" w:type="pct"/>
          </w:tcPr>
          <w:p w14:paraId="14FADA7A" w14:textId="77777777" w:rsidR="00C455C6" w:rsidRDefault="00C455C6" w:rsidP="001B6A80">
            <w:pPr>
              <w:pStyle w:val="Compact"/>
            </w:pPr>
            <w:r>
              <w:t>0.00 (0)</w:t>
            </w:r>
          </w:p>
        </w:tc>
        <w:tc>
          <w:tcPr>
            <w:tcW w:w="549" w:type="pct"/>
          </w:tcPr>
          <w:p w14:paraId="769C2D0B" w14:textId="77777777" w:rsidR="00C455C6" w:rsidRDefault="00C455C6" w:rsidP="001B6A80">
            <w:pPr>
              <w:pStyle w:val="Compact"/>
            </w:pPr>
            <w:r>
              <w:t>0.00 (0)</w:t>
            </w:r>
          </w:p>
        </w:tc>
      </w:tr>
      <w:tr w:rsidR="00C455C6" w14:paraId="3DAF9739" w14:textId="77777777" w:rsidTr="00C455C6">
        <w:tc>
          <w:tcPr>
            <w:tcW w:w="871" w:type="pct"/>
          </w:tcPr>
          <w:p w14:paraId="3212FC9C" w14:textId="77777777" w:rsidR="00C455C6" w:rsidRDefault="00C455C6" w:rsidP="00C455C6">
            <w:pPr>
              <w:pStyle w:val="Compact"/>
            </w:pPr>
            <w:r>
              <w:t>Slope * Feedback * Client baseline</w:t>
            </w:r>
          </w:p>
        </w:tc>
        <w:tc>
          <w:tcPr>
            <w:tcW w:w="516" w:type="pct"/>
          </w:tcPr>
          <w:p w14:paraId="1D71B847" w14:textId="77777777" w:rsidR="00C455C6" w:rsidRDefault="00C455C6" w:rsidP="00C455C6">
            <w:pPr>
              <w:pStyle w:val="Compact"/>
            </w:pPr>
            <w:r>
              <w:t>0.00 (0)</w:t>
            </w:r>
          </w:p>
        </w:tc>
        <w:tc>
          <w:tcPr>
            <w:tcW w:w="516" w:type="pct"/>
          </w:tcPr>
          <w:p w14:paraId="2EB739D6" w14:textId="77777777" w:rsidR="00C455C6" w:rsidRDefault="00C455C6" w:rsidP="00C455C6">
            <w:pPr>
              <w:pStyle w:val="Compact"/>
            </w:pPr>
            <w:r>
              <w:t>0.00 (0)</w:t>
            </w:r>
          </w:p>
        </w:tc>
        <w:tc>
          <w:tcPr>
            <w:tcW w:w="516" w:type="pct"/>
          </w:tcPr>
          <w:p w14:paraId="46328981" w14:textId="77777777" w:rsidR="00C455C6" w:rsidRDefault="00C455C6" w:rsidP="00C455C6">
            <w:pPr>
              <w:pStyle w:val="Compact"/>
            </w:pPr>
            <w:r>
              <w:t>0.00 (0)</w:t>
            </w:r>
          </w:p>
        </w:tc>
        <w:tc>
          <w:tcPr>
            <w:tcW w:w="516" w:type="pct"/>
          </w:tcPr>
          <w:p w14:paraId="1BD1EDA3" w14:textId="77777777" w:rsidR="00C455C6" w:rsidRDefault="00C455C6" w:rsidP="00C455C6">
            <w:pPr>
              <w:pStyle w:val="Compact"/>
            </w:pPr>
            <w:r>
              <w:t>0.00 (0)</w:t>
            </w:r>
          </w:p>
        </w:tc>
        <w:tc>
          <w:tcPr>
            <w:tcW w:w="516" w:type="pct"/>
          </w:tcPr>
          <w:p w14:paraId="5F963C89" w14:textId="77777777" w:rsidR="00C455C6" w:rsidRDefault="00C455C6" w:rsidP="00C455C6">
            <w:pPr>
              <w:pStyle w:val="Compact"/>
            </w:pPr>
            <w:r>
              <w:t>0.00* (0)</w:t>
            </w:r>
          </w:p>
        </w:tc>
        <w:tc>
          <w:tcPr>
            <w:tcW w:w="484" w:type="pct"/>
          </w:tcPr>
          <w:p w14:paraId="219D480F" w14:textId="77777777" w:rsidR="00C455C6" w:rsidRDefault="00C455C6" w:rsidP="00C455C6">
            <w:pPr>
              <w:pStyle w:val="Compact"/>
            </w:pPr>
            <w:r>
              <w:t>-0.01** (0)</w:t>
            </w:r>
          </w:p>
        </w:tc>
        <w:tc>
          <w:tcPr>
            <w:tcW w:w="516" w:type="pct"/>
          </w:tcPr>
          <w:p w14:paraId="29E23DB1" w14:textId="77777777" w:rsidR="00C455C6" w:rsidRDefault="00C455C6" w:rsidP="00C455C6">
            <w:pPr>
              <w:pStyle w:val="Compact"/>
            </w:pPr>
            <w:r>
              <w:t>-0.01** (0)</w:t>
            </w:r>
          </w:p>
        </w:tc>
        <w:tc>
          <w:tcPr>
            <w:tcW w:w="549" w:type="pct"/>
          </w:tcPr>
          <w:p w14:paraId="67658BC3" w14:textId="77777777" w:rsidR="00C455C6" w:rsidRDefault="00C455C6" w:rsidP="00C455C6">
            <w:pPr>
              <w:pStyle w:val="Compact"/>
            </w:pPr>
            <w:r>
              <w:t>0.00 (0)</w:t>
            </w:r>
          </w:p>
        </w:tc>
      </w:tr>
      <w:tr w:rsidR="00C455C6" w14:paraId="0718CF88" w14:textId="77777777" w:rsidTr="00C455C6">
        <w:tc>
          <w:tcPr>
            <w:tcW w:w="871" w:type="pct"/>
          </w:tcPr>
          <w:p w14:paraId="14494851" w14:textId="77777777" w:rsidR="00C455C6" w:rsidRDefault="00C455C6" w:rsidP="00C455C6">
            <w:pPr>
              <w:pStyle w:val="Compact"/>
            </w:pPr>
            <w:r>
              <w:t>Slope * Feedback * Center baseline</w:t>
            </w:r>
          </w:p>
        </w:tc>
        <w:tc>
          <w:tcPr>
            <w:tcW w:w="516" w:type="pct"/>
          </w:tcPr>
          <w:p w14:paraId="5A680066" w14:textId="77777777" w:rsidR="00C455C6" w:rsidRDefault="00C455C6" w:rsidP="00C455C6">
            <w:pPr>
              <w:pStyle w:val="Compact"/>
            </w:pPr>
            <w:r>
              <w:t>0.00 (0)</w:t>
            </w:r>
          </w:p>
        </w:tc>
        <w:tc>
          <w:tcPr>
            <w:tcW w:w="516" w:type="pct"/>
          </w:tcPr>
          <w:p w14:paraId="62E43300" w14:textId="77777777" w:rsidR="00C455C6" w:rsidRDefault="00C455C6" w:rsidP="00C455C6">
            <w:pPr>
              <w:pStyle w:val="Compact"/>
            </w:pPr>
            <w:r>
              <w:t>0.00 (0)</w:t>
            </w:r>
          </w:p>
        </w:tc>
        <w:tc>
          <w:tcPr>
            <w:tcW w:w="516" w:type="pct"/>
          </w:tcPr>
          <w:p w14:paraId="6785810E" w14:textId="77777777" w:rsidR="00C455C6" w:rsidRDefault="00C455C6" w:rsidP="00C455C6">
            <w:pPr>
              <w:pStyle w:val="Compact"/>
            </w:pPr>
            <w:r>
              <w:t>0.00 (0)</w:t>
            </w:r>
          </w:p>
        </w:tc>
        <w:tc>
          <w:tcPr>
            <w:tcW w:w="516" w:type="pct"/>
          </w:tcPr>
          <w:p w14:paraId="07B4F22C" w14:textId="77777777" w:rsidR="00C455C6" w:rsidRDefault="00C455C6" w:rsidP="00C455C6">
            <w:pPr>
              <w:pStyle w:val="Compact"/>
            </w:pPr>
            <w:r>
              <w:t>0.00 (0)</w:t>
            </w:r>
          </w:p>
        </w:tc>
        <w:tc>
          <w:tcPr>
            <w:tcW w:w="516" w:type="pct"/>
          </w:tcPr>
          <w:p w14:paraId="43BB2DAB" w14:textId="77777777" w:rsidR="00C455C6" w:rsidRDefault="00C455C6" w:rsidP="00C455C6">
            <w:pPr>
              <w:pStyle w:val="Compact"/>
            </w:pPr>
            <w:r>
              <w:t>0.00 (0)</w:t>
            </w:r>
          </w:p>
        </w:tc>
        <w:tc>
          <w:tcPr>
            <w:tcW w:w="484" w:type="pct"/>
          </w:tcPr>
          <w:p w14:paraId="7ED3CEFC" w14:textId="77777777" w:rsidR="00C455C6" w:rsidRDefault="00C455C6" w:rsidP="00C455C6">
            <w:pPr>
              <w:pStyle w:val="Compact"/>
            </w:pPr>
            <w:r>
              <w:t>0.00 (0)</w:t>
            </w:r>
          </w:p>
        </w:tc>
        <w:tc>
          <w:tcPr>
            <w:tcW w:w="516" w:type="pct"/>
          </w:tcPr>
          <w:p w14:paraId="1EB89FE5" w14:textId="77777777" w:rsidR="00C455C6" w:rsidRDefault="00C455C6" w:rsidP="00C455C6">
            <w:pPr>
              <w:pStyle w:val="Compact"/>
            </w:pPr>
            <w:r>
              <w:t>0.00 (0)</w:t>
            </w:r>
          </w:p>
        </w:tc>
        <w:tc>
          <w:tcPr>
            <w:tcW w:w="549" w:type="pct"/>
          </w:tcPr>
          <w:p w14:paraId="2BDAE1E5" w14:textId="77777777" w:rsidR="00C455C6" w:rsidRDefault="00C455C6" w:rsidP="00C455C6">
            <w:pPr>
              <w:pStyle w:val="Compact"/>
            </w:pPr>
            <w:r>
              <w:t>0.00 (0)</w:t>
            </w:r>
          </w:p>
        </w:tc>
      </w:tr>
      <w:tr w:rsidR="00C455C6" w14:paraId="7C8CE2DD" w14:textId="77777777" w:rsidTr="00C455C6">
        <w:tc>
          <w:tcPr>
            <w:tcW w:w="871" w:type="pct"/>
          </w:tcPr>
          <w:p w14:paraId="449C645E" w14:textId="77777777" w:rsidR="00C455C6" w:rsidRDefault="00C455C6" w:rsidP="00C455C6">
            <w:pPr>
              <w:pStyle w:val="Compact"/>
            </w:pPr>
            <w:r>
              <w:t>Slope * Feedback * Client CCAPS Frequency</w:t>
            </w:r>
          </w:p>
        </w:tc>
        <w:tc>
          <w:tcPr>
            <w:tcW w:w="516" w:type="pct"/>
          </w:tcPr>
          <w:p w14:paraId="3EC3542C" w14:textId="77777777" w:rsidR="00C455C6" w:rsidRDefault="00C455C6" w:rsidP="00C455C6">
            <w:pPr>
              <w:pStyle w:val="Compact"/>
            </w:pPr>
            <w:r>
              <w:t>0.00 (0)</w:t>
            </w:r>
          </w:p>
        </w:tc>
        <w:tc>
          <w:tcPr>
            <w:tcW w:w="516" w:type="pct"/>
          </w:tcPr>
          <w:p w14:paraId="6680F6A5" w14:textId="77777777" w:rsidR="00C455C6" w:rsidRDefault="00C455C6" w:rsidP="00C455C6">
            <w:pPr>
              <w:pStyle w:val="Compact"/>
            </w:pPr>
            <w:r>
              <w:t>0.00 (0)</w:t>
            </w:r>
          </w:p>
        </w:tc>
        <w:tc>
          <w:tcPr>
            <w:tcW w:w="516" w:type="pct"/>
          </w:tcPr>
          <w:p w14:paraId="7C830FE6" w14:textId="77777777" w:rsidR="00C455C6" w:rsidRDefault="00C455C6" w:rsidP="00C455C6">
            <w:pPr>
              <w:pStyle w:val="Compact"/>
            </w:pPr>
            <w:r>
              <w:t>0.00 (0)</w:t>
            </w:r>
          </w:p>
        </w:tc>
        <w:tc>
          <w:tcPr>
            <w:tcW w:w="516" w:type="pct"/>
          </w:tcPr>
          <w:p w14:paraId="4B05E357" w14:textId="77777777" w:rsidR="00C455C6" w:rsidRDefault="00C455C6" w:rsidP="00C455C6">
            <w:pPr>
              <w:pStyle w:val="Compact"/>
            </w:pPr>
            <w:r>
              <w:t>0.00 (0)</w:t>
            </w:r>
          </w:p>
        </w:tc>
        <w:tc>
          <w:tcPr>
            <w:tcW w:w="516" w:type="pct"/>
          </w:tcPr>
          <w:p w14:paraId="3BEF52F4" w14:textId="77777777" w:rsidR="00C455C6" w:rsidRDefault="00C455C6" w:rsidP="00C455C6">
            <w:pPr>
              <w:pStyle w:val="Compact"/>
            </w:pPr>
            <w:r>
              <w:t>0.00 (0)</w:t>
            </w:r>
          </w:p>
        </w:tc>
        <w:tc>
          <w:tcPr>
            <w:tcW w:w="484" w:type="pct"/>
          </w:tcPr>
          <w:p w14:paraId="674E2604" w14:textId="77777777" w:rsidR="00C455C6" w:rsidRDefault="00C455C6" w:rsidP="00C455C6">
            <w:pPr>
              <w:pStyle w:val="Compact"/>
            </w:pPr>
            <w:r>
              <w:t>0.00 (0)</w:t>
            </w:r>
          </w:p>
        </w:tc>
        <w:tc>
          <w:tcPr>
            <w:tcW w:w="516" w:type="pct"/>
          </w:tcPr>
          <w:p w14:paraId="3C155D51" w14:textId="77777777" w:rsidR="00C455C6" w:rsidRDefault="00C455C6" w:rsidP="00C455C6">
            <w:pPr>
              <w:pStyle w:val="Compact"/>
            </w:pPr>
            <w:r>
              <w:t>0.00 (0)</w:t>
            </w:r>
          </w:p>
        </w:tc>
        <w:tc>
          <w:tcPr>
            <w:tcW w:w="549" w:type="pct"/>
          </w:tcPr>
          <w:p w14:paraId="1AA9BB8D" w14:textId="77777777" w:rsidR="00C455C6" w:rsidRDefault="00C455C6" w:rsidP="00C455C6">
            <w:pPr>
              <w:pStyle w:val="Compact"/>
            </w:pPr>
            <w:r>
              <w:t>0.00 (0)</w:t>
            </w:r>
          </w:p>
        </w:tc>
      </w:tr>
      <w:tr w:rsidR="00C455C6" w14:paraId="1B94E668" w14:textId="77777777" w:rsidTr="00C455C6">
        <w:tc>
          <w:tcPr>
            <w:tcW w:w="871" w:type="pct"/>
          </w:tcPr>
          <w:p w14:paraId="43E845E6" w14:textId="77777777" w:rsidR="00C455C6" w:rsidRDefault="00C455C6" w:rsidP="00C455C6">
            <w:pPr>
              <w:pStyle w:val="Compact"/>
            </w:pPr>
            <w:r>
              <w:t>Slope * Feedback * Center CCAPS Frequency</w:t>
            </w:r>
          </w:p>
        </w:tc>
        <w:tc>
          <w:tcPr>
            <w:tcW w:w="516" w:type="pct"/>
          </w:tcPr>
          <w:p w14:paraId="40CE6E15" w14:textId="77777777" w:rsidR="00C455C6" w:rsidRDefault="00C455C6" w:rsidP="00C455C6">
            <w:pPr>
              <w:pStyle w:val="Compact"/>
            </w:pPr>
            <w:r>
              <w:t>0.00 (0)</w:t>
            </w:r>
          </w:p>
        </w:tc>
        <w:tc>
          <w:tcPr>
            <w:tcW w:w="516" w:type="pct"/>
          </w:tcPr>
          <w:p w14:paraId="4A61FA30" w14:textId="77777777" w:rsidR="00C455C6" w:rsidRDefault="00C455C6" w:rsidP="00C455C6">
            <w:pPr>
              <w:pStyle w:val="Compact"/>
            </w:pPr>
            <w:r>
              <w:t>0.00 (0)</w:t>
            </w:r>
          </w:p>
        </w:tc>
        <w:tc>
          <w:tcPr>
            <w:tcW w:w="516" w:type="pct"/>
          </w:tcPr>
          <w:p w14:paraId="2BC7E61F" w14:textId="77777777" w:rsidR="00C455C6" w:rsidRDefault="00C455C6" w:rsidP="00C455C6">
            <w:pPr>
              <w:pStyle w:val="Compact"/>
            </w:pPr>
            <w:r>
              <w:t>0.00 (0)</w:t>
            </w:r>
          </w:p>
        </w:tc>
        <w:tc>
          <w:tcPr>
            <w:tcW w:w="516" w:type="pct"/>
          </w:tcPr>
          <w:p w14:paraId="2ED3EF35" w14:textId="77777777" w:rsidR="00C455C6" w:rsidRDefault="00C455C6" w:rsidP="00C455C6">
            <w:pPr>
              <w:pStyle w:val="Compact"/>
            </w:pPr>
            <w:r>
              <w:t>0.00 (0)</w:t>
            </w:r>
          </w:p>
        </w:tc>
        <w:tc>
          <w:tcPr>
            <w:tcW w:w="516" w:type="pct"/>
          </w:tcPr>
          <w:p w14:paraId="138C83B9" w14:textId="77777777" w:rsidR="00C455C6" w:rsidRDefault="00C455C6" w:rsidP="00C455C6">
            <w:pPr>
              <w:pStyle w:val="Compact"/>
            </w:pPr>
            <w:r>
              <w:t>0.00 (0)</w:t>
            </w:r>
          </w:p>
        </w:tc>
        <w:tc>
          <w:tcPr>
            <w:tcW w:w="484" w:type="pct"/>
          </w:tcPr>
          <w:p w14:paraId="10A5FDEB" w14:textId="77777777" w:rsidR="00C455C6" w:rsidRDefault="00C455C6" w:rsidP="00C455C6">
            <w:pPr>
              <w:pStyle w:val="Compact"/>
            </w:pPr>
            <w:r>
              <w:t>0.00 (0)</w:t>
            </w:r>
          </w:p>
        </w:tc>
        <w:tc>
          <w:tcPr>
            <w:tcW w:w="516" w:type="pct"/>
          </w:tcPr>
          <w:p w14:paraId="4B0ACC34" w14:textId="77777777" w:rsidR="00C455C6" w:rsidRDefault="00C455C6" w:rsidP="00C455C6">
            <w:pPr>
              <w:pStyle w:val="Compact"/>
            </w:pPr>
            <w:r>
              <w:t>0.00 (0)</w:t>
            </w:r>
          </w:p>
        </w:tc>
        <w:tc>
          <w:tcPr>
            <w:tcW w:w="549" w:type="pct"/>
          </w:tcPr>
          <w:p w14:paraId="7848CAB1" w14:textId="77777777" w:rsidR="00C455C6" w:rsidRDefault="00C455C6" w:rsidP="00C455C6">
            <w:pPr>
              <w:pStyle w:val="Compact"/>
            </w:pPr>
            <w:r>
              <w:t>0.00 (0)</w:t>
            </w:r>
          </w:p>
        </w:tc>
      </w:tr>
      <w:tr w:rsidR="00C455C6" w14:paraId="233F2B21" w14:textId="77777777" w:rsidTr="00C455C6">
        <w:tc>
          <w:tcPr>
            <w:tcW w:w="871" w:type="pct"/>
          </w:tcPr>
          <w:p w14:paraId="3A57F23B" w14:textId="77777777" w:rsidR="00C455C6" w:rsidRDefault="00C455C6" w:rsidP="00C455C6">
            <w:pPr>
              <w:pStyle w:val="Compact"/>
            </w:pPr>
            <w:r>
              <w:t>Slope * Feedback * Client Appointment N</w:t>
            </w:r>
          </w:p>
        </w:tc>
        <w:tc>
          <w:tcPr>
            <w:tcW w:w="516" w:type="pct"/>
          </w:tcPr>
          <w:p w14:paraId="5AF4A217" w14:textId="77777777" w:rsidR="00C455C6" w:rsidRDefault="00C455C6" w:rsidP="00C455C6">
            <w:pPr>
              <w:pStyle w:val="Compact"/>
            </w:pPr>
            <w:r>
              <w:t>0.00 (0)</w:t>
            </w:r>
          </w:p>
        </w:tc>
        <w:tc>
          <w:tcPr>
            <w:tcW w:w="516" w:type="pct"/>
          </w:tcPr>
          <w:p w14:paraId="75FB3254" w14:textId="77777777" w:rsidR="00C455C6" w:rsidRDefault="00C455C6" w:rsidP="00C455C6">
            <w:pPr>
              <w:pStyle w:val="Compact"/>
            </w:pPr>
            <w:r>
              <w:t>0.00 (0)</w:t>
            </w:r>
          </w:p>
        </w:tc>
        <w:tc>
          <w:tcPr>
            <w:tcW w:w="516" w:type="pct"/>
          </w:tcPr>
          <w:p w14:paraId="40C6C8E3" w14:textId="77777777" w:rsidR="00C455C6" w:rsidRDefault="00C455C6" w:rsidP="00C455C6">
            <w:pPr>
              <w:pStyle w:val="Compact"/>
            </w:pPr>
            <w:r>
              <w:t>0.00 (0)</w:t>
            </w:r>
          </w:p>
        </w:tc>
        <w:tc>
          <w:tcPr>
            <w:tcW w:w="516" w:type="pct"/>
          </w:tcPr>
          <w:p w14:paraId="2515766C" w14:textId="77777777" w:rsidR="00C455C6" w:rsidRDefault="00C455C6" w:rsidP="00C455C6">
            <w:pPr>
              <w:pStyle w:val="Compact"/>
            </w:pPr>
            <w:r>
              <w:t>0.00 (0)</w:t>
            </w:r>
          </w:p>
        </w:tc>
        <w:tc>
          <w:tcPr>
            <w:tcW w:w="516" w:type="pct"/>
          </w:tcPr>
          <w:p w14:paraId="436CCB6D" w14:textId="77777777" w:rsidR="00C455C6" w:rsidRDefault="00C455C6" w:rsidP="00C455C6">
            <w:pPr>
              <w:pStyle w:val="Compact"/>
            </w:pPr>
            <w:r>
              <w:t>0.00 (0)</w:t>
            </w:r>
          </w:p>
        </w:tc>
        <w:tc>
          <w:tcPr>
            <w:tcW w:w="484" w:type="pct"/>
          </w:tcPr>
          <w:p w14:paraId="3FC4E54C" w14:textId="77777777" w:rsidR="00C455C6" w:rsidRDefault="00C455C6" w:rsidP="00C455C6">
            <w:pPr>
              <w:pStyle w:val="Compact"/>
            </w:pPr>
            <w:r>
              <w:t>0.00 (0)</w:t>
            </w:r>
          </w:p>
        </w:tc>
        <w:tc>
          <w:tcPr>
            <w:tcW w:w="516" w:type="pct"/>
          </w:tcPr>
          <w:p w14:paraId="7F9D6022" w14:textId="77777777" w:rsidR="00C455C6" w:rsidRDefault="00C455C6" w:rsidP="00C455C6">
            <w:pPr>
              <w:pStyle w:val="Compact"/>
            </w:pPr>
            <w:r>
              <w:t>0.00 (0)</w:t>
            </w:r>
          </w:p>
        </w:tc>
        <w:tc>
          <w:tcPr>
            <w:tcW w:w="549" w:type="pct"/>
          </w:tcPr>
          <w:p w14:paraId="537DFC26" w14:textId="77777777" w:rsidR="00C455C6" w:rsidRDefault="00C455C6" w:rsidP="00C455C6">
            <w:pPr>
              <w:pStyle w:val="Compact"/>
            </w:pPr>
            <w:r>
              <w:t>0.00 (0)</w:t>
            </w:r>
          </w:p>
        </w:tc>
      </w:tr>
      <w:tr w:rsidR="00C455C6" w14:paraId="0214021D" w14:textId="77777777" w:rsidTr="00C455C6">
        <w:tc>
          <w:tcPr>
            <w:tcW w:w="871" w:type="pct"/>
          </w:tcPr>
          <w:p w14:paraId="496644FD" w14:textId="77777777" w:rsidR="00C455C6" w:rsidRDefault="00C455C6" w:rsidP="00C455C6">
            <w:pPr>
              <w:pStyle w:val="Compact"/>
            </w:pPr>
            <w:r>
              <w:t>Slope * Feedback * Center Appointment N</w:t>
            </w:r>
          </w:p>
        </w:tc>
        <w:tc>
          <w:tcPr>
            <w:tcW w:w="516" w:type="pct"/>
          </w:tcPr>
          <w:p w14:paraId="737179FF" w14:textId="77777777" w:rsidR="00C455C6" w:rsidRDefault="00C455C6" w:rsidP="00C455C6">
            <w:pPr>
              <w:pStyle w:val="Compact"/>
            </w:pPr>
            <w:r>
              <w:t>0.00 (0)</w:t>
            </w:r>
          </w:p>
        </w:tc>
        <w:tc>
          <w:tcPr>
            <w:tcW w:w="516" w:type="pct"/>
          </w:tcPr>
          <w:p w14:paraId="63620E8A" w14:textId="77777777" w:rsidR="00C455C6" w:rsidRDefault="00C455C6" w:rsidP="00C455C6">
            <w:pPr>
              <w:pStyle w:val="Compact"/>
            </w:pPr>
            <w:r>
              <w:t>0.00 (0)</w:t>
            </w:r>
          </w:p>
        </w:tc>
        <w:tc>
          <w:tcPr>
            <w:tcW w:w="516" w:type="pct"/>
          </w:tcPr>
          <w:p w14:paraId="43D4BB58" w14:textId="77777777" w:rsidR="00C455C6" w:rsidRDefault="00C455C6" w:rsidP="00C455C6">
            <w:pPr>
              <w:pStyle w:val="Compact"/>
            </w:pPr>
            <w:r>
              <w:t>0.00 (0)</w:t>
            </w:r>
          </w:p>
        </w:tc>
        <w:tc>
          <w:tcPr>
            <w:tcW w:w="516" w:type="pct"/>
          </w:tcPr>
          <w:p w14:paraId="5323F86F" w14:textId="77777777" w:rsidR="00C455C6" w:rsidRDefault="00C455C6" w:rsidP="00C455C6">
            <w:pPr>
              <w:pStyle w:val="Compact"/>
            </w:pPr>
            <w:r>
              <w:t>0.00 (0)</w:t>
            </w:r>
          </w:p>
        </w:tc>
        <w:tc>
          <w:tcPr>
            <w:tcW w:w="516" w:type="pct"/>
          </w:tcPr>
          <w:p w14:paraId="25FE8F85" w14:textId="77777777" w:rsidR="00C455C6" w:rsidRDefault="00C455C6" w:rsidP="00C455C6">
            <w:pPr>
              <w:pStyle w:val="Compact"/>
            </w:pPr>
            <w:r>
              <w:t>0.00 (0)</w:t>
            </w:r>
          </w:p>
        </w:tc>
        <w:tc>
          <w:tcPr>
            <w:tcW w:w="484" w:type="pct"/>
          </w:tcPr>
          <w:p w14:paraId="31D4A8F3" w14:textId="77777777" w:rsidR="00C455C6" w:rsidRDefault="00C455C6" w:rsidP="00C455C6">
            <w:pPr>
              <w:pStyle w:val="Compact"/>
            </w:pPr>
            <w:r>
              <w:t>0.00 (0)</w:t>
            </w:r>
          </w:p>
        </w:tc>
        <w:tc>
          <w:tcPr>
            <w:tcW w:w="516" w:type="pct"/>
          </w:tcPr>
          <w:p w14:paraId="46623EA1" w14:textId="77777777" w:rsidR="00C455C6" w:rsidRDefault="00C455C6" w:rsidP="00C455C6">
            <w:pPr>
              <w:pStyle w:val="Compact"/>
            </w:pPr>
            <w:r>
              <w:t>0.00 (0)</w:t>
            </w:r>
          </w:p>
        </w:tc>
        <w:tc>
          <w:tcPr>
            <w:tcW w:w="549" w:type="pct"/>
          </w:tcPr>
          <w:p w14:paraId="420983D9" w14:textId="77777777" w:rsidR="00C455C6" w:rsidRDefault="00C455C6" w:rsidP="00C455C6">
            <w:pPr>
              <w:pStyle w:val="Compact"/>
            </w:pPr>
            <w:r>
              <w:t>0.00 (0)</w:t>
            </w:r>
          </w:p>
        </w:tc>
      </w:tr>
      <w:tr w:rsidR="00C455C6" w14:paraId="6A3D68DE" w14:textId="77777777" w:rsidTr="00C455C6">
        <w:tc>
          <w:tcPr>
            <w:tcW w:w="871" w:type="pct"/>
            <w:tcBorders>
              <w:bottom w:val="single" w:sz="4" w:space="0" w:color="auto"/>
            </w:tcBorders>
          </w:tcPr>
          <w:p w14:paraId="54A1C3B0" w14:textId="77777777" w:rsidR="00C455C6" w:rsidRDefault="00C455C6" w:rsidP="00C455C6">
            <w:pPr>
              <w:pStyle w:val="Compact"/>
            </w:pPr>
            <w:r>
              <w:t>Slope * Feedback * Hospitalization</w:t>
            </w:r>
          </w:p>
        </w:tc>
        <w:tc>
          <w:tcPr>
            <w:tcW w:w="516" w:type="pct"/>
            <w:tcBorders>
              <w:bottom w:val="single" w:sz="4" w:space="0" w:color="auto"/>
            </w:tcBorders>
          </w:tcPr>
          <w:p w14:paraId="5CDD16C6" w14:textId="77777777" w:rsidR="00C455C6" w:rsidRDefault="00C455C6" w:rsidP="00C455C6">
            <w:pPr>
              <w:pStyle w:val="Compact"/>
            </w:pPr>
            <w:r>
              <w:t>0.00 (0)</w:t>
            </w:r>
          </w:p>
        </w:tc>
        <w:tc>
          <w:tcPr>
            <w:tcW w:w="516" w:type="pct"/>
            <w:tcBorders>
              <w:bottom w:val="single" w:sz="4" w:space="0" w:color="auto"/>
            </w:tcBorders>
          </w:tcPr>
          <w:p w14:paraId="28BF80A0" w14:textId="77777777" w:rsidR="00C455C6" w:rsidRDefault="00C455C6" w:rsidP="00C455C6">
            <w:pPr>
              <w:pStyle w:val="Compact"/>
            </w:pPr>
            <w:r>
              <w:t>0.00 (0)</w:t>
            </w:r>
          </w:p>
        </w:tc>
        <w:tc>
          <w:tcPr>
            <w:tcW w:w="516" w:type="pct"/>
            <w:tcBorders>
              <w:bottom w:val="single" w:sz="4" w:space="0" w:color="auto"/>
            </w:tcBorders>
          </w:tcPr>
          <w:p w14:paraId="55B633AB" w14:textId="77777777" w:rsidR="00C455C6" w:rsidRDefault="00C455C6" w:rsidP="00C455C6">
            <w:pPr>
              <w:pStyle w:val="Compact"/>
            </w:pPr>
            <w:r>
              <w:t>0.00 (0)</w:t>
            </w:r>
          </w:p>
        </w:tc>
        <w:tc>
          <w:tcPr>
            <w:tcW w:w="516" w:type="pct"/>
            <w:tcBorders>
              <w:bottom w:val="single" w:sz="4" w:space="0" w:color="auto"/>
            </w:tcBorders>
          </w:tcPr>
          <w:p w14:paraId="49E91424" w14:textId="77777777" w:rsidR="00C455C6" w:rsidRDefault="00C455C6" w:rsidP="00C455C6">
            <w:pPr>
              <w:pStyle w:val="Compact"/>
            </w:pPr>
            <w:r>
              <w:t>0.00 (0)</w:t>
            </w:r>
          </w:p>
        </w:tc>
        <w:tc>
          <w:tcPr>
            <w:tcW w:w="516" w:type="pct"/>
            <w:tcBorders>
              <w:bottom w:val="single" w:sz="4" w:space="0" w:color="auto"/>
            </w:tcBorders>
          </w:tcPr>
          <w:p w14:paraId="0DB68DEF" w14:textId="77777777" w:rsidR="00C455C6" w:rsidRDefault="00C455C6" w:rsidP="00C455C6">
            <w:pPr>
              <w:pStyle w:val="Compact"/>
            </w:pPr>
            <w:r>
              <w:t>0.00 (0)</w:t>
            </w:r>
          </w:p>
        </w:tc>
        <w:tc>
          <w:tcPr>
            <w:tcW w:w="484" w:type="pct"/>
            <w:tcBorders>
              <w:bottom w:val="single" w:sz="4" w:space="0" w:color="auto"/>
            </w:tcBorders>
          </w:tcPr>
          <w:p w14:paraId="2F6FD009" w14:textId="77777777" w:rsidR="00C455C6" w:rsidRDefault="00C455C6" w:rsidP="00C455C6">
            <w:pPr>
              <w:pStyle w:val="Compact"/>
            </w:pPr>
            <w:r>
              <w:t>0.00 (0)</w:t>
            </w:r>
          </w:p>
        </w:tc>
        <w:tc>
          <w:tcPr>
            <w:tcW w:w="516" w:type="pct"/>
            <w:tcBorders>
              <w:bottom w:val="single" w:sz="4" w:space="0" w:color="auto"/>
            </w:tcBorders>
          </w:tcPr>
          <w:p w14:paraId="6F8CA44F" w14:textId="77777777" w:rsidR="00C455C6" w:rsidRDefault="00C455C6" w:rsidP="00C455C6">
            <w:pPr>
              <w:pStyle w:val="Compact"/>
            </w:pPr>
            <w:r>
              <w:t>0.00 (0)</w:t>
            </w:r>
          </w:p>
        </w:tc>
        <w:tc>
          <w:tcPr>
            <w:tcW w:w="549" w:type="pct"/>
            <w:tcBorders>
              <w:bottom w:val="single" w:sz="4" w:space="0" w:color="auto"/>
            </w:tcBorders>
          </w:tcPr>
          <w:p w14:paraId="01887000" w14:textId="77777777" w:rsidR="00C455C6" w:rsidRDefault="00C455C6" w:rsidP="00C455C6">
            <w:pPr>
              <w:pStyle w:val="Compact"/>
            </w:pPr>
            <w:r>
              <w:t>0.00 (0)</w:t>
            </w:r>
          </w:p>
        </w:tc>
      </w:tr>
      <w:tr w:rsidR="00C455C6" w14:paraId="7A5754E0" w14:textId="77777777" w:rsidTr="00EF7A46">
        <w:tc>
          <w:tcPr>
            <w:tcW w:w="5000" w:type="pct"/>
            <w:gridSpan w:val="9"/>
            <w:tcBorders>
              <w:top w:val="single" w:sz="4" w:space="0" w:color="auto"/>
            </w:tcBorders>
          </w:tcPr>
          <w:p w14:paraId="2AAE4344" w14:textId="3DA72DC0" w:rsidR="00C455C6" w:rsidRPr="00EF7A46" w:rsidRDefault="00C455C6" w:rsidP="00C455C6">
            <w:pPr>
              <w:pStyle w:val="Compact"/>
              <w:rPr>
                <w:szCs w:val="20"/>
              </w:rPr>
            </w:pPr>
            <w:r w:rsidRPr="00EF7A46">
              <w:rPr>
                <w:rFonts w:cs="Times New Roman"/>
                <w:i/>
                <w:szCs w:val="20"/>
              </w:rPr>
              <w:t xml:space="preserve">Note. </w:t>
            </w:r>
            <w:r w:rsidRPr="00EF7A46">
              <w:rPr>
                <w:rFonts w:cs="Times New Roman"/>
                <w:szCs w:val="20"/>
              </w:rPr>
              <w:t xml:space="preserve">Parameter values indicate coefficients, with standard errors in parentheses; Variance terms correspond to variance of random effects. * </w:t>
            </w:r>
            <w:r w:rsidRPr="00EF7A46">
              <w:rPr>
                <w:rFonts w:cs="Times New Roman"/>
                <w:i/>
                <w:szCs w:val="20"/>
              </w:rPr>
              <w:t xml:space="preserve">p </w:t>
            </w:r>
            <w:r w:rsidRPr="00EF7A46">
              <w:rPr>
                <w:rFonts w:cs="Times New Roman"/>
                <w:szCs w:val="20"/>
              </w:rPr>
              <w:t xml:space="preserve">&lt; .01, ** </w:t>
            </w:r>
            <w:r w:rsidRPr="00EF7A46">
              <w:rPr>
                <w:rFonts w:cs="Times New Roman"/>
                <w:i/>
                <w:szCs w:val="20"/>
              </w:rPr>
              <w:t xml:space="preserve">p </w:t>
            </w:r>
            <w:r w:rsidRPr="00EF7A46">
              <w:rPr>
                <w:rFonts w:cs="Times New Roman"/>
                <w:szCs w:val="20"/>
              </w:rPr>
              <w:t>&lt; .001</w:t>
            </w:r>
          </w:p>
        </w:tc>
      </w:tr>
    </w:tbl>
    <w:p w14:paraId="50ED07AE" w14:textId="77777777" w:rsidR="00200323" w:rsidRDefault="00200323" w:rsidP="00200323">
      <w:pPr>
        <w:pStyle w:val="Heading3"/>
      </w:pPr>
      <w:bookmarkStart w:id="325" w:name="figure-1"/>
      <w:r>
        <w:lastRenderedPageBreak/>
        <w:t>Figure 1</w:t>
      </w:r>
      <w:bookmarkEnd w:id="325"/>
    </w:p>
    <w:p w14:paraId="304C8D42" w14:textId="77777777" w:rsidR="00200323" w:rsidRDefault="00200323" w:rsidP="00200323">
      <w:pPr>
        <w:pStyle w:val="Heading4"/>
      </w:pPr>
      <w:bookmarkStart w:id="326" w:name="X97d8c6f5463519be4a7ef3056111b095b0e9b7f"/>
      <w:r>
        <w:t>Proportion of Clients Off Track at Each Session</w:t>
      </w:r>
      <w:bookmarkEnd w:id="326"/>
    </w:p>
    <w:p w14:paraId="03D3D7CD" w14:textId="77777777" w:rsidR="00200323" w:rsidRDefault="00200323" w:rsidP="00200323">
      <w:pPr>
        <w:pStyle w:val="FirstParagraph"/>
      </w:pPr>
      <w:r>
        <w:rPr>
          <w:noProof/>
        </w:rPr>
        <w:drawing>
          <wp:inline distT="0" distB="0" distL="0" distR="0" wp14:anchorId="18451CC2" wp14:editId="2E6CF87A">
            <wp:extent cx="5943600" cy="44577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when-alert-1.png"/>
                    <pic:cNvPicPr>
                      <a:picLocks noChangeAspect="1" noChangeArrowheads="1"/>
                    </pic:cNvPicPr>
                  </pic:nvPicPr>
                  <pic:blipFill>
                    <a:blip r:embed="rId14"/>
                    <a:stretch>
                      <a:fillRect/>
                    </a:stretch>
                  </pic:blipFill>
                  <pic:spPr bwMode="auto">
                    <a:xfrm>
                      <a:off x="0" y="0"/>
                      <a:ext cx="5943600" cy="4457700"/>
                    </a:xfrm>
                    <a:prstGeom prst="rect">
                      <a:avLst/>
                    </a:prstGeom>
                    <a:noFill/>
                    <a:ln w="9525">
                      <a:noFill/>
                      <a:headEnd/>
                      <a:tailEnd/>
                    </a:ln>
                  </pic:spPr>
                </pic:pic>
              </a:graphicData>
            </a:graphic>
          </wp:inline>
        </w:drawing>
      </w:r>
    </w:p>
    <w:p w14:paraId="710A7723" w14:textId="77777777" w:rsidR="00200323" w:rsidRDefault="00200323" w:rsidP="00200323">
      <w:pPr>
        <w:pStyle w:val="Heading3"/>
      </w:pPr>
      <w:bookmarkStart w:id="327" w:name="figure-2"/>
      <w:r>
        <w:lastRenderedPageBreak/>
        <w:t>Figure 2</w:t>
      </w:r>
      <w:bookmarkEnd w:id="327"/>
    </w:p>
    <w:p w14:paraId="3989653D" w14:textId="77777777" w:rsidR="00200323" w:rsidRDefault="00200323" w:rsidP="00200323">
      <w:pPr>
        <w:pStyle w:val="Heading4"/>
      </w:pPr>
      <w:bookmarkStart w:id="328" w:name="Xe04d86552cf1e14dd9c258d98bab27a40fb66d6"/>
      <w:r>
        <w:t>Predicted CCAPS Change by Feedback Condition</w:t>
      </w:r>
      <w:bookmarkEnd w:id="328"/>
    </w:p>
    <w:p w14:paraId="66FDA1CF" w14:textId="77777777" w:rsidR="00200323" w:rsidRDefault="00200323" w:rsidP="00200323">
      <w:pPr>
        <w:pStyle w:val="FirstParagraph"/>
      </w:pPr>
      <w:r>
        <w:rPr>
          <w:noProof/>
        </w:rPr>
        <w:drawing>
          <wp:inline distT="0" distB="0" distL="0" distR="0" wp14:anchorId="25851B11" wp14:editId="7E6C1E3C">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change-plots-1.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14:paraId="2B357B6F" w14:textId="77777777" w:rsidR="00200323" w:rsidRDefault="00200323" w:rsidP="00200323">
      <w:pPr>
        <w:pStyle w:val="Heading3"/>
      </w:pPr>
      <w:bookmarkStart w:id="329" w:name="figure-3"/>
      <w:r>
        <w:lastRenderedPageBreak/>
        <w:t>Figure 3</w:t>
      </w:r>
      <w:bookmarkEnd w:id="329"/>
    </w:p>
    <w:p w14:paraId="3DCD271E" w14:textId="77777777" w:rsidR="00200323" w:rsidRDefault="00200323" w:rsidP="00200323">
      <w:pPr>
        <w:pStyle w:val="Heading4"/>
      </w:pPr>
      <w:bookmarkStart w:id="330" w:name="X74357754d7d2f2d58709a8f616ce383cb590f92"/>
      <w:r>
        <w:t>Predicted CCAPS Change Trajectories by Feedback Condition</w:t>
      </w:r>
      <w:bookmarkEnd w:id="330"/>
    </w:p>
    <w:p w14:paraId="026282EB" w14:textId="77777777" w:rsidR="00200323" w:rsidRDefault="00200323" w:rsidP="00200323">
      <w:pPr>
        <w:pStyle w:val="FirstParagraph"/>
      </w:pPr>
      <w:r>
        <w:rPr>
          <w:noProof/>
        </w:rPr>
        <w:drawing>
          <wp:inline distT="0" distB="0" distL="0" distR="0" wp14:anchorId="14D0D371" wp14:editId="2A4C6268">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sults_files/figure-docx/roc-plots-1.png"/>
                    <pic:cNvPicPr>
                      <a:picLocks noChangeAspect="1" noChangeArrowheads="1"/>
                    </pic:cNvPicPr>
                  </pic:nvPicPr>
                  <pic:blipFill>
                    <a:blip r:embed="rId16"/>
                    <a:stretch>
                      <a:fillRect/>
                    </a:stretch>
                  </pic:blipFill>
                  <pic:spPr bwMode="auto">
                    <a:xfrm>
                      <a:off x="0" y="0"/>
                      <a:ext cx="5943600" cy="4457700"/>
                    </a:xfrm>
                    <a:prstGeom prst="rect">
                      <a:avLst/>
                    </a:prstGeom>
                    <a:noFill/>
                    <a:ln w="9525">
                      <a:noFill/>
                      <a:headEnd/>
                      <a:tailEnd/>
                    </a:ln>
                  </pic:spPr>
                </pic:pic>
              </a:graphicData>
            </a:graphic>
          </wp:inline>
        </w:drawing>
      </w:r>
    </w:p>
    <w:p w14:paraId="069E6F9F" w14:textId="552E39A5" w:rsidR="00535E47" w:rsidRDefault="00535E47" w:rsidP="00200323">
      <w:pPr>
        <w:pStyle w:val="FirstParagraph"/>
        <w:ind w:firstLine="0"/>
      </w:pPr>
    </w:p>
    <w:p w14:paraId="450AB304" w14:textId="40E12C83" w:rsidR="000645B7" w:rsidRDefault="000645B7" w:rsidP="000645B7">
      <w:pPr>
        <w:pStyle w:val="FirstParagraph"/>
        <w:ind w:firstLine="0"/>
      </w:pPr>
    </w:p>
    <w:p w14:paraId="456C810F" w14:textId="77777777" w:rsidR="000645B7" w:rsidRPr="000645B7" w:rsidRDefault="000645B7" w:rsidP="000645B7">
      <w:pPr>
        <w:rPr>
          <w:rFonts w:ascii="Times New Roman" w:hAnsi="Times New Roman" w:cs="Times New Roman"/>
          <w:b/>
        </w:rPr>
        <w:sectPr w:rsidR="000645B7" w:rsidRPr="000645B7" w:rsidSect="000645B7">
          <w:pgSz w:w="15840" w:h="12240" w:orient="landscape"/>
          <w:pgMar w:top="1440" w:right="1440" w:bottom="1440" w:left="1440" w:header="720" w:footer="720" w:gutter="0"/>
          <w:cols w:space="720"/>
          <w:titlePg/>
          <w:docGrid w:linePitch="360"/>
        </w:sectPr>
      </w:pPr>
    </w:p>
    <w:p w14:paraId="4562F747" w14:textId="47B04146" w:rsidR="00DC1110" w:rsidRPr="000645B7" w:rsidRDefault="00F007E3" w:rsidP="000645B7">
      <w:pPr>
        <w:spacing w:line="480" w:lineRule="auto"/>
        <w:jc w:val="center"/>
        <w:rPr>
          <w:rFonts w:ascii="Times New Roman" w:hAnsi="Times New Roman" w:cs="Times New Roman"/>
          <w:b/>
        </w:rPr>
      </w:pPr>
      <w:r w:rsidRPr="000645B7">
        <w:rPr>
          <w:rFonts w:ascii="Times New Roman" w:hAnsi="Times New Roman" w:cs="Times New Roman"/>
          <w:b/>
        </w:rPr>
        <w:lastRenderedPageBreak/>
        <w:t>References</w:t>
      </w:r>
    </w:p>
    <w:p w14:paraId="08BFF90A" w14:textId="1028D4A7" w:rsidR="00A9428A" w:rsidRPr="00A9428A" w:rsidRDefault="00013624" w:rsidP="00A9428A">
      <w:pPr>
        <w:widowControl w:val="0"/>
        <w:autoSpaceDE w:val="0"/>
        <w:autoSpaceDN w:val="0"/>
        <w:adjustRightInd w:val="0"/>
        <w:spacing w:line="480" w:lineRule="auto"/>
        <w:ind w:left="480" w:hanging="480"/>
        <w:rPr>
          <w:rFonts w:ascii="Times New Roman" w:hAnsi="Times New Roman" w:cs="Times New Roman"/>
          <w:noProof/>
        </w:rPr>
      </w:pPr>
      <w:r>
        <w:rPr>
          <w:rFonts w:ascii="Times New Roman" w:hAnsi="Times New Roman" w:cs="Times New Roman"/>
          <w:b/>
        </w:rPr>
        <w:fldChar w:fldCharType="begin" w:fldLock="1"/>
      </w:r>
      <w:r>
        <w:rPr>
          <w:rFonts w:ascii="Times New Roman" w:hAnsi="Times New Roman" w:cs="Times New Roman"/>
          <w:b/>
        </w:rPr>
        <w:instrText xml:space="preserve">ADDIN Mendeley Bibliography CSL_BIBLIOGRAPHY </w:instrText>
      </w:r>
      <w:r>
        <w:rPr>
          <w:rFonts w:ascii="Times New Roman" w:hAnsi="Times New Roman" w:cs="Times New Roman"/>
          <w:b/>
        </w:rPr>
        <w:fldChar w:fldCharType="separate"/>
      </w:r>
      <w:r w:rsidR="00A9428A" w:rsidRPr="00A9428A">
        <w:rPr>
          <w:rFonts w:ascii="Times New Roman" w:hAnsi="Times New Roman" w:cs="Times New Roman"/>
          <w:noProof/>
        </w:rPr>
        <w:t xml:space="preserve">Amble, I., Gude, T., Stubdal, S., Andersen, B. J., &amp; Wampold, B. E. (2015). The effect of implementing the Outcome Questionnaire-45.2 feedback system in Norway: A multisite randomized clinical trial in a naturalistic setting. </w:t>
      </w:r>
      <w:r w:rsidR="00A9428A" w:rsidRPr="00A9428A">
        <w:rPr>
          <w:rFonts w:ascii="Times New Roman" w:hAnsi="Times New Roman" w:cs="Times New Roman"/>
          <w:i/>
          <w:iCs/>
          <w:noProof/>
        </w:rPr>
        <w:t>Psychotherapy Research</w:t>
      </w:r>
      <w:r w:rsidR="00A9428A" w:rsidRPr="00A9428A">
        <w:rPr>
          <w:rFonts w:ascii="Times New Roman" w:hAnsi="Times New Roman" w:cs="Times New Roman"/>
          <w:noProof/>
        </w:rPr>
        <w:t xml:space="preserve">, </w:t>
      </w:r>
      <w:r w:rsidR="00A9428A" w:rsidRPr="00A9428A">
        <w:rPr>
          <w:rFonts w:ascii="Times New Roman" w:hAnsi="Times New Roman" w:cs="Times New Roman"/>
          <w:i/>
          <w:iCs/>
          <w:noProof/>
        </w:rPr>
        <w:t>25</w:t>
      </w:r>
      <w:r w:rsidR="00A9428A" w:rsidRPr="00A9428A">
        <w:rPr>
          <w:rFonts w:ascii="Times New Roman" w:hAnsi="Times New Roman" w:cs="Times New Roman"/>
          <w:noProof/>
        </w:rPr>
        <w:t>(6), 669–677. https://doi.org/10.1080/10503307.2014.928756</w:t>
      </w:r>
    </w:p>
    <w:p w14:paraId="47C1A18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Amble, I., Gude, T., Ulvenes, P., Stubdal, S., &amp; Wampold, B. E. (2015). How and when feedback works in psychotherapy: Is it the signal?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3307</w:t>
      </w:r>
      <w:r w:rsidRPr="00A9428A">
        <w:rPr>
          <w:rFonts w:ascii="Times New Roman" w:hAnsi="Times New Roman" w:cs="Times New Roman"/>
          <w:noProof/>
        </w:rPr>
        <w:t>(February), 1–11. https://doi.org/10.1080/10503307.2015.1053552</w:t>
      </w:r>
    </w:p>
    <w:p w14:paraId="6A5E173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Anker, M. G., Duncan, B. L., &amp; Sparks, J. A. (2009). Using Client Feedback to Improve Couple Therapy Outcomes: A Randomized Clinical Trial in a Naturalistic Setting.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77</w:t>
      </w:r>
      <w:r w:rsidRPr="00A9428A">
        <w:rPr>
          <w:rFonts w:ascii="Times New Roman" w:hAnsi="Times New Roman" w:cs="Times New Roman"/>
          <w:noProof/>
        </w:rPr>
        <w:t>(4), 693–704. https://doi.org/10.1037/a0016062</w:t>
      </w:r>
    </w:p>
    <w:p w14:paraId="36ADD07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APA Presidential Task Force on Evidence-Based Practice. (2006). Evidence-based practice in psychology. </w:t>
      </w:r>
      <w:r w:rsidRPr="00A9428A">
        <w:rPr>
          <w:rFonts w:ascii="Times New Roman" w:hAnsi="Times New Roman" w:cs="Times New Roman"/>
          <w:i/>
          <w:iCs/>
          <w:noProof/>
        </w:rPr>
        <w:t>American Psychologist</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(4), 271–285. https://doi.org/10.1037/0003-066X.61.4.271</w:t>
      </w:r>
    </w:p>
    <w:p w14:paraId="4523D24E"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Baldwin, S. A., Berkeljon, A., Atkins, D. C., Olsen, J. A., &amp; Nielsen, S. L. (2009). Rates of change in naturalistic psychotherapy: contrasting dose-effect and good-enough level models of change.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77</w:t>
      </w:r>
      <w:r w:rsidRPr="00A9428A">
        <w:rPr>
          <w:rFonts w:ascii="Times New Roman" w:hAnsi="Times New Roman" w:cs="Times New Roman"/>
          <w:noProof/>
        </w:rPr>
        <w:t>(2), 203–211. https://doi.org/10.1037/a0015235</w:t>
      </w:r>
    </w:p>
    <w:p w14:paraId="0A47C91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Barkham, M., Margison, F., Leach, C., Lucock, M., Mellor-Clark, J., Evans, C., … McGrath, G. (2001). Service profiling and outcomes benchmarking using the CORE-OM: Toward practice-based evidence in the psychological therapies.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69</w:t>
      </w:r>
      <w:r w:rsidRPr="00A9428A">
        <w:rPr>
          <w:rFonts w:ascii="Times New Roman" w:hAnsi="Times New Roman" w:cs="Times New Roman"/>
          <w:noProof/>
        </w:rPr>
        <w:t>(2), 184–196. https://doi.org/10.1037//0022-006X.69.2.184</w:t>
      </w:r>
    </w:p>
    <w:p w14:paraId="7EFA272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Bates, D., Mächler, M., Bolker, B. M., &amp; Walker, S. C. (2015). Fitting linear mixed-effects </w:t>
      </w:r>
      <w:r w:rsidRPr="00A9428A">
        <w:rPr>
          <w:rFonts w:ascii="Times New Roman" w:hAnsi="Times New Roman" w:cs="Times New Roman"/>
          <w:noProof/>
        </w:rPr>
        <w:lastRenderedPageBreak/>
        <w:t xml:space="preserve">models using lme4. </w:t>
      </w:r>
      <w:r w:rsidRPr="00A9428A">
        <w:rPr>
          <w:rFonts w:ascii="Times New Roman" w:hAnsi="Times New Roman" w:cs="Times New Roman"/>
          <w:i/>
          <w:iCs/>
          <w:noProof/>
        </w:rPr>
        <w:t>Journal of Statistical Software</w:t>
      </w:r>
      <w:r w:rsidRPr="00A9428A">
        <w:rPr>
          <w:rFonts w:ascii="Times New Roman" w:hAnsi="Times New Roman" w:cs="Times New Roman"/>
          <w:noProof/>
        </w:rPr>
        <w:t xml:space="preserve">, </w:t>
      </w:r>
      <w:r w:rsidRPr="00A9428A">
        <w:rPr>
          <w:rFonts w:ascii="Times New Roman" w:hAnsi="Times New Roman" w:cs="Times New Roman"/>
          <w:i/>
          <w:iCs/>
          <w:noProof/>
        </w:rPr>
        <w:t>67</w:t>
      </w:r>
      <w:r w:rsidRPr="00A9428A">
        <w:rPr>
          <w:rFonts w:ascii="Times New Roman" w:hAnsi="Times New Roman" w:cs="Times New Roman"/>
          <w:noProof/>
        </w:rPr>
        <w:t>(1). https://doi.org/10.18637/jss.v067.i01</w:t>
      </w:r>
    </w:p>
    <w:p w14:paraId="5DBD256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Boswell, J. F., Kraus, D. R., Miller, S. D., &amp; Lambert, M. J. (2013). Implementing routine outcome monitoring in clinical practice: Benefits, challenges, and solutions. </w:t>
      </w:r>
      <w:r w:rsidRPr="00A9428A">
        <w:rPr>
          <w:rFonts w:ascii="Times New Roman" w:hAnsi="Times New Roman" w:cs="Times New Roman"/>
          <w:i/>
          <w:iCs/>
          <w:noProof/>
        </w:rPr>
        <w:t>Psychotherapy Research : Journal of the Society for Psychotherapy Research</w:t>
      </w:r>
      <w:r w:rsidRPr="00A9428A">
        <w:rPr>
          <w:rFonts w:ascii="Times New Roman" w:hAnsi="Times New Roman" w:cs="Times New Roman"/>
          <w:noProof/>
        </w:rPr>
        <w:t>, (November 2014), 1–14. https://doi.org/10.1080/10503307.2013.817696</w:t>
      </w:r>
    </w:p>
    <w:p w14:paraId="3C502A8C"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Carney, D. M., Castonguay, L. G., Janis, R. A., Scofield, B. E., Hayes, J. A., &amp; Locke, B. D. (2020). Center effects: Counseling center variables as predictors of psychotherapy outcomes. </w:t>
      </w:r>
      <w:r w:rsidRPr="00A9428A">
        <w:rPr>
          <w:rFonts w:ascii="Times New Roman" w:hAnsi="Times New Roman" w:cs="Times New Roman"/>
          <w:i/>
          <w:iCs/>
          <w:noProof/>
        </w:rPr>
        <w:t>Manuscript Submitted for Publication</w:t>
      </w:r>
      <w:r w:rsidRPr="00A9428A">
        <w:rPr>
          <w:rFonts w:ascii="Times New Roman" w:hAnsi="Times New Roman" w:cs="Times New Roman"/>
          <w:noProof/>
        </w:rPr>
        <w:t>.</w:t>
      </w:r>
    </w:p>
    <w:p w14:paraId="6A7CFFB1"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Davidson, K., Perry, A., &amp; Bell, L. (2015). Would continuous feedback of patient’s clinical outcomes to practitioners improve NHS psychological therapy services? Critical analysis and assessment of quality of existing studies. </w:t>
      </w:r>
      <w:r w:rsidRPr="00A9428A">
        <w:rPr>
          <w:rFonts w:ascii="Times New Roman" w:hAnsi="Times New Roman" w:cs="Times New Roman"/>
          <w:i/>
          <w:iCs/>
          <w:noProof/>
        </w:rPr>
        <w:t>Psychology and Psychotherapy: Theory, Research and Practice</w:t>
      </w:r>
      <w:r w:rsidRPr="00A9428A">
        <w:rPr>
          <w:rFonts w:ascii="Times New Roman" w:hAnsi="Times New Roman" w:cs="Times New Roman"/>
          <w:noProof/>
        </w:rPr>
        <w:t xml:space="preserve">, </w:t>
      </w:r>
      <w:r w:rsidRPr="00A9428A">
        <w:rPr>
          <w:rFonts w:ascii="Times New Roman" w:hAnsi="Times New Roman" w:cs="Times New Roman"/>
          <w:i/>
          <w:iCs/>
          <w:noProof/>
        </w:rPr>
        <w:t>88</w:t>
      </w:r>
      <w:r w:rsidRPr="00A9428A">
        <w:rPr>
          <w:rFonts w:ascii="Times New Roman" w:hAnsi="Times New Roman" w:cs="Times New Roman"/>
          <w:noProof/>
        </w:rPr>
        <w:t>(1), 21–37. https://doi.org/10.1111/papt.12032</w:t>
      </w:r>
    </w:p>
    <w:p w14:paraId="586A2A6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de Jong, K., van Sluis, P., Nugter, M. A., Heiser, W. J., &amp; Spinhoven, P. (2012). Understanding the differential impact of outcome monitoring: therapist variables that moderate feedback effects in a randomized clinical trial. </w:t>
      </w:r>
      <w:r w:rsidRPr="00A9428A">
        <w:rPr>
          <w:rFonts w:ascii="Times New Roman" w:hAnsi="Times New Roman" w:cs="Times New Roman"/>
          <w:i/>
          <w:iCs/>
          <w:noProof/>
        </w:rPr>
        <w:t>Psychotherapy Research : Journal of the Society for 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22</w:t>
      </w:r>
      <w:r w:rsidRPr="00A9428A">
        <w:rPr>
          <w:rFonts w:ascii="Times New Roman" w:hAnsi="Times New Roman" w:cs="Times New Roman"/>
          <w:noProof/>
        </w:rPr>
        <w:t>(4), 464–474. https://doi.org/10.1080/10503307.2012.673023</w:t>
      </w:r>
    </w:p>
    <w:p w14:paraId="7BE989F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Duncan, B. L., &amp; Miller, S. D. (2008). </w:t>
      </w:r>
      <w:r w:rsidRPr="00A9428A">
        <w:rPr>
          <w:rFonts w:ascii="Times New Roman" w:hAnsi="Times New Roman" w:cs="Times New Roman"/>
          <w:i/>
          <w:iCs/>
          <w:noProof/>
        </w:rPr>
        <w:t>The Outcome and Session Rating Scales: The revised administration and scoring manual, including the Child Outcome Rating Scale</w:t>
      </w:r>
      <w:r w:rsidRPr="00A9428A">
        <w:rPr>
          <w:rFonts w:ascii="Times New Roman" w:hAnsi="Times New Roman" w:cs="Times New Roman"/>
          <w:noProof/>
        </w:rPr>
        <w:t>. Chicago, IL: Institute for the Study of Therapeutic Change.</w:t>
      </w:r>
    </w:p>
    <w:p w14:paraId="495F56D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Dyer, K., Hooke, G. R., &amp; Page, A. C. (2014). Effects of providing domain specific progress monitoring and feedback to therapists and patients on outcome.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26</w:t>
      </w:r>
      <w:r w:rsidRPr="00A9428A">
        <w:rPr>
          <w:rFonts w:ascii="Times New Roman" w:hAnsi="Times New Roman" w:cs="Times New Roman"/>
          <w:noProof/>
        </w:rPr>
        <w:t>(3), 297–306. https://doi.org/10.1080/10503307.2014.983207</w:t>
      </w:r>
    </w:p>
    <w:p w14:paraId="699395A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 xml:space="preserve">Errázuriz, P., &amp; Zilcha-Mano, S. (2018). In psychotherapy with severe patients discouraging news may be worse than no news: The impact of providing feedback to therapists on psychotherapy outcome, session attendance, and the alliance.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86</w:t>
      </w:r>
      <w:r w:rsidRPr="00A9428A">
        <w:rPr>
          <w:rFonts w:ascii="Times New Roman" w:hAnsi="Times New Roman" w:cs="Times New Roman"/>
          <w:noProof/>
        </w:rPr>
        <w:t>(2), 125–139. https://doi.org/10.1037/ccp0000277</w:t>
      </w:r>
    </w:p>
    <w:p w14:paraId="5DE0105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Finch, A. E., Lambert, M. J., &amp; Schaalje, B. G. (2001). Psychotherapy Quality Control: The Statistical Generation of Expected Recovery Curves for Integration into an Early Warning System. </w:t>
      </w:r>
      <w:r w:rsidRPr="00A9428A">
        <w:rPr>
          <w:rFonts w:ascii="Times New Roman" w:hAnsi="Times New Roman" w:cs="Times New Roman"/>
          <w:i/>
          <w:iCs/>
          <w:noProof/>
        </w:rPr>
        <w:t>Clinical Psychology and Psychotherapy</w:t>
      </w:r>
      <w:r w:rsidRPr="00A9428A">
        <w:rPr>
          <w:rFonts w:ascii="Times New Roman" w:hAnsi="Times New Roman" w:cs="Times New Roman"/>
          <w:noProof/>
        </w:rPr>
        <w:t xml:space="preserve">, </w:t>
      </w:r>
      <w:r w:rsidRPr="00A9428A">
        <w:rPr>
          <w:rFonts w:ascii="Times New Roman" w:hAnsi="Times New Roman" w:cs="Times New Roman"/>
          <w:i/>
          <w:iCs/>
          <w:noProof/>
        </w:rPr>
        <w:t>242</w:t>
      </w:r>
      <w:r w:rsidRPr="00A9428A">
        <w:rPr>
          <w:rFonts w:ascii="Times New Roman" w:hAnsi="Times New Roman" w:cs="Times New Roman"/>
          <w:noProof/>
        </w:rPr>
        <w:t>(8), 231–242.</w:t>
      </w:r>
    </w:p>
    <w:p w14:paraId="77DEAA32"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Gondek, D., Edbrooke-Childs, J., Fink, E., Deighton, J., &amp; Wolpert, M. (2016). Feedback from Outcome Measures and Treatment Effectiveness, Treatment Efficiency, and Collaborative Practice: A Systematic Review. </w:t>
      </w:r>
      <w:r w:rsidRPr="00A9428A">
        <w:rPr>
          <w:rFonts w:ascii="Times New Roman" w:hAnsi="Times New Roman" w:cs="Times New Roman"/>
          <w:i/>
          <w:iCs/>
          <w:noProof/>
        </w:rPr>
        <w:t>Administration and Policy in Mental Health and Mental Health Services Research</w:t>
      </w:r>
      <w:r w:rsidRPr="00A9428A">
        <w:rPr>
          <w:rFonts w:ascii="Times New Roman" w:hAnsi="Times New Roman" w:cs="Times New Roman"/>
          <w:noProof/>
        </w:rPr>
        <w:t xml:space="preserve">, </w:t>
      </w:r>
      <w:r w:rsidRPr="00A9428A">
        <w:rPr>
          <w:rFonts w:ascii="Times New Roman" w:hAnsi="Times New Roman" w:cs="Times New Roman"/>
          <w:i/>
          <w:iCs/>
          <w:noProof/>
        </w:rPr>
        <w:t>43</w:t>
      </w:r>
      <w:r w:rsidRPr="00A9428A">
        <w:rPr>
          <w:rFonts w:ascii="Times New Roman" w:hAnsi="Times New Roman" w:cs="Times New Roman"/>
          <w:noProof/>
        </w:rPr>
        <w:t>(3), 325–343. https://doi.org/10.1007/s10488-015-0710-5</w:t>
      </w:r>
    </w:p>
    <w:p w14:paraId="343437E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Hannan, C., Lambert, M. J., Harmon, C., Nielsen, S. L., Smart, D. W., Shimokawa, K., &amp; Sutton, S. W. (2005). A lab test and algorithms for identifying clients at risk for treatment failure.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155–163. https://doi.org/10.1002/jclp.20108</w:t>
      </w:r>
    </w:p>
    <w:p w14:paraId="5251569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Hansen, N. B., Lambert, M. J., &amp; Forman, E. M. (2002). The Psychotherapy Dose-Response Effect and Its implications for Treatment Delivery Services. </w:t>
      </w:r>
      <w:r w:rsidRPr="00A9428A">
        <w:rPr>
          <w:rFonts w:ascii="Times New Roman" w:hAnsi="Times New Roman" w:cs="Times New Roman"/>
          <w:i/>
          <w:iCs/>
          <w:noProof/>
        </w:rPr>
        <w:t>Clinical Psychology: Science and Practice</w:t>
      </w:r>
      <w:r w:rsidRPr="00A9428A">
        <w:rPr>
          <w:rFonts w:ascii="Times New Roman" w:hAnsi="Times New Roman" w:cs="Times New Roman"/>
          <w:noProof/>
        </w:rPr>
        <w:t xml:space="preserve">, </w:t>
      </w:r>
      <w:r w:rsidRPr="00A9428A">
        <w:rPr>
          <w:rFonts w:ascii="Times New Roman" w:hAnsi="Times New Roman" w:cs="Times New Roman"/>
          <w:i/>
          <w:iCs/>
          <w:noProof/>
        </w:rPr>
        <w:t>9</w:t>
      </w:r>
      <w:r w:rsidRPr="00A9428A">
        <w:rPr>
          <w:rFonts w:ascii="Times New Roman" w:hAnsi="Times New Roman" w:cs="Times New Roman"/>
          <w:noProof/>
        </w:rPr>
        <w:t>(3), 329–343.</w:t>
      </w:r>
    </w:p>
    <w:p w14:paraId="15737EC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Harmon, S. C., Lambert, M. J., Smart, D. M., Hawkins, E., Nielsen, S. L., Slade, K., &amp; Lutz, W. (2007). Enhancing outcome for potential treatment failures: Therapist–client feedback and clinical support tools.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17</w:t>
      </w:r>
      <w:r w:rsidRPr="00A9428A">
        <w:rPr>
          <w:rFonts w:ascii="Times New Roman" w:hAnsi="Times New Roman" w:cs="Times New Roman"/>
          <w:noProof/>
        </w:rPr>
        <w:t>(4), 379–392. https://doi.org/10.1080/10503300600702331</w:t>
      </w:r>
    </w:p>
    <w:p w14:paraId="0AD35A4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Hayes, J. A., Locke, B. D., Castonguay, L. G., &amp; Locke, B. D. (2011). The Center for Collegiate Mental Health: Practice and Research Working Together. </w:t>
      </w:r>
      <w:r w:rsidRPr="00A9428A">
        <w:rPr>
          <w:rFonts w:ascii="Times New Roman" w:hAnsi="Times New Roman" w:cs="Times New Roman"/>
          <w:i/>
          <w:iCs/>
          <w:noProof/>
        </w:rPr>
        <w:t>Journal of College Counseling</w:t>
      </w:r>
      <w:r w:rsidRPr="00A9428A">
        <w:rPr>
          <w:rFonts w:ascii="Times New Roman" w:hAnsi="Times New Roman" w:cs="Times New Roman"/>
          <w:noProof/>
        </w:rPr>
        <w:t xml:space="preserve">, </w:t>
      </w:r>
      <w:r w:rsidRPr="00A9428A">
        <w:rPr>
          <w:rFonts w:ascii="Times New Roman" w:hAnsi="Times New Roman" w:cs="Times New Roman"/>
          <w:i/>
          <w:iCs/>
          <w:noProof/>
        </w:rPr>
        <w:lastRenderedPageBreak/>
        <w:t>14</w:t>
      </w:r>
      <w:r w:rsidRPr="00A9428A">
        <w:rPr>
          <w:rFonts w:ascii="Times New Roman" w:hAnsi="Times New Roman" w:cs="Times New Roman"/>
          <w:noProof/>
        </w:rPr>
        <w:t>(2), 101–104. https://doi.org/10.1080/87568225.2011.556929</w:t>
      </w:r>
    </w:p>
    <w:p w14:paraId="693C3D26"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Hayes, J. A., Petrovich, J., Janis, R. A., Yang, Y., Castonguay, L. G., &amp; Locke, B. D. (2019). Suicide among college students in psychotherapy: Individual predictors and latent classes.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67</w:t>
      </w:r>
      <w:r w:rsidRPr="00A9428A">
        <w:rPr>
          <w:rFonts w:ascii="Times New Roman" w:hAnsi="Times New Roman" w:cs="Times New Roman"/>
          <w:noProof/>
        </w:rPr>
        <w:t>(1), 104–114.</w:t>
      </w:r>
    </w:p>
    <w:p w14:paraId="4702BA5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Howard, K. I., Kopta, S. M., Krause, M. S., &amp; Orlinsky, D. E. (1986). The dose-effect relationship in psychotherapy. </w:t>
      </w:r>
      <w:r w:rsidRPr="00A9428A">
        <w:rPr>
          <w:rFonts w:ascii="Times New Roman" w:hAnsi="Times New Roman" w:cs="Times New Roman"/>
          <w:i/>
          <w:iCs/>
          <w:noProof/>
        </w:rPr>
        <w:t>The American Psychologist</w:t>
      </w:r>
      <w:r w:rsidRPr="00A9428A">
        <w:rPr>
          <w:rFonts w:ascii="Times New Roman" w:hAnsi="Times New Roman" w:cs="Times New Roman"/>
          <w:noProof/>
        </w:rPr>
        <w:t xml:space="preserve">, </w:t>
      </w:r>
      <w:r w:rsidRPr="00A9428A">
        <w:rPr>
          <w:rFonts w:ascii="Times New Roman" w:hAnsi="Times New Roman" w:cs="Times New Roman"/>
          <w:i/>
          <w:iCs/>
          <w:noProof/>
        </w:rPr>
        <w:t>41</w:t>
      </w:r>
      <w:r w:rsidRPr="00A9428A">
        <w:rPr>
          <w:rFonts w:ascii="Times New Roman" w:hAnsi="Times New Roman" w:cs="Times New Roman"/>
          <w:noProof/>
        </w:rPr>
        <w:t>(2), 159–164. https://doi.org/10.1037/0003-066X.41.2.159</w:t>
      </w:r>
    </w:p>
    <w:p w14:paraId="4EB365C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Jacobson, N. S., &amp; Truax, P. (1991). Clinical Significance: A Statistical Approach to Denning Meaningful Change in Psychotherapy Research.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59</w:t>
      </w:r>
      <w:r w:rsidRPr="00A9428A">
        <w:rPr>
          <w:rFonts w:ascii="Times New Roman" w:hAnsi="Times New Roman" w:cs="Times New Roman"/>
          <w:noProof/>
        </w:rPr>
        <w:t>(1), 12–19.</w:t>
      </w:r>
    </w:p>
    <w:p w14:paraId="5354A31D"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Jaeger, B. (2017). r2glmm: Computes R Squared for Mixed (Multilevel) Models. R package version 0.1.2.</w:t>
      </w:r>
    </w:p>
    <w:p w14:paraId="71027A3B"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Janis, R. A. (2017). </w:t>
      </w:r>
      <w:r w:rsidRPr="00A9428A">
        <w:rPr>
          <w:rFonts w:ascii="Times New Roman" w:hAnsi="Times New Roman" w:cs="Times New Roman"/>
          <w:i/>
          <w:iCs/>
          <w:noProof/>
        </w:rPr>
        <w:t>Prediction of psychotherapy treatment utilization</w:t>
      </w:r>
      <w:r w:rsidRPr="00A9428A">
        <w:rPr>
          <w:rFonts w:ascii="Times New Roman" w:hAnsi="Times New Roman" w:cs="Times New Roman"/>
          <w:noProof/>
        </w:rPr>
        <w:t>.</w:t>
      </w:r>
    </w:p>
    <w:p w14:paraId="07181C7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Kluger, A. N., &amp; DeNisi, A. (1996). Effects of feedback intervention on performance: A historical review, a meta-analysis, and a preliminary feedback intervention theory. </w:t>
      </w:r>
      <w:r w:rsidRPr="00A9428A">
        <w:rPr>
          <w:rFonts w:ascii="Times New Roman" w:hAnsi="Times New Roman" w:cs="Times New Roman"/>
          <w:i/>
          <w:iCs/>
          <w:noProof/>
        </w:rPr>
        <w:t>Psychological Bulletin</w:t>
      </w:r>
      <w:r w:rsidRPr="00A9428A">
        <w:rPr>
          <w:rFonts w:ascii="Times New Roman" w:hAnsi="Times New Roman" w:cs="Times New Roman"/>
          <w:noProof/>
        </w:rPr>
        <w:t xml:space="preserve">, </w:t>
      </w:r>
      <w:r w:rsidRPr="00A9428A">
        <w:rPr>
          <w:rFonts w:ascii="Times New Roman" w:hAnsi="Times New Roman" w:cs="Times New Roman"/>
          <w:i/>
          <w:iCs/>
          <w:noProof/>
        </w:rPr>
        <w:t>119</w:t>
      </w:r>
      <w:r w:rsidRPr="00A9428A">
        <w:rPr>
          <w:rFonts w:ascii="Times New Roman" w:hAnsi="Times New Roman" w:cs="Times New Roman"/>
          <w:noProof/>
        </w:rPr>
        <w:t>(2), 254–284. https://doi.org/10.1037//0033-2909.119.2.254</w:t>
      </w:r>
    </w:p>
    <w:p w14:paraId="43083AB9"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Kraus, D. R., Seligman, D. a, &amp; Jordan, J. R. (2005). Validation of a behavioral health treatment outcome and assessment tool designed for naturalistic settings: The Treatment Outcome Package.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(3), 285–314. https://doi.org/10.1002/jclp.20084</w:t>
      </w:r>
    </w:p>
    <w:p w14:paraId="2DC1A7F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Kahler, M., Harmon, C., Burlingame, G. M., Shimokawa, K., &amp; White, M. M. (2013). </w:t>
      </w:r>
      <w:r w:rsidRPr="00A9428A">
        <w:rPr>
          <w:rFonts w:ascii="Times New Roman" w:hAnsi="Times New Roman" w:cs="Times New Roman"/>
          <w:i/>
          <w:iCs/>
          <w:noProof/>
        </w:rPr>
        <w:t>Administration and scoring manual: Outcome Questionnaire OQ®-45.2.</w:t>
      </w:r>
      <w:r w:rsidRPr="00A9428A">
        <w:rPr>
          <w:rFonts w:ascii="Times New Roman" w:hAnsi="Times New Roman" w:cs="Times New Roman"/>
          <w:noProof/>
        </w:rPr>
        <w:t xml:space="preserve"> Salt Lake City, UT: OQMeasures.</w:t>
      </w:r>
    </w:p>
    <w:p w14:paraId="7955A9FC"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 xml:space="preserve">Lambert, M. J., &amp; Ogles, B. M. (2004). The efficacy and effectiveness of psychotherapy. In </w:t>
      </w:r>
      <w:r w:rsidRPr="00A9428A">
        <w:rPr>
          <w:rFonts w:ascii="Times New Roman" w:hAnsi="Times New Roman" w:cs="Times New Roman"/>
          <w:i/>
          <w:iCs/>
          <w:noProof/>
        </w:rPr>
        <w:t>Bergin and Garfields’ Handbook of Psychotherapy and Behavior Change</w:t>
      </w:r>
      <w:r w:rsidRPr="00A9428A">
        <w:rPr>
          <w:rFonts w:ascii="Times New Roman" w:hAnsi="Times New Roman" w:cs="Times New Roman"/>
          <w:noProof/>
        </w:rPr>
        <w:t xml:space="preserve"> (5th ed.). New York: Wiley.</w:t>
      </w:r>
    </w:p>
    <w:p w14:paraId="6667210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&amp; Shimokawa, K. (2011). Collecting client feedback.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48</w:t>
      </w:r>
      <w:r w:rsidRPr="00A9428A">
        <w:rPr>
          <w:rFonts w:ascii="Times New Roman" w:hAnsi="Times New Roman" w:cs="Times New Roman"/>
          <w:noProof/>
        </w:rPr>
        <w:t>(1), 72–79. https://doi.org/10.1037/a0022238</w:t>
      </w:r>
    </w:p>
    <w:p w14:paraId="1D6B0CB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Hawkins, E. J., Vermeersch, D. A., Nielsen, S. L., &amp; Smart, D. W. (2003). Is it time for clinicians to routinely track patient outcome? A meta-analysis. </w:t>
      </w:r>
      <w:r w:rsidRPr="00A9428A">
        <w:rPr>
          <w:rFonts w:ascii="Times New Roman" w:hAnsi="Times New Roman" w:cs="Times New Roman"/>
          <w:i/>
          <w:iCs/>
          <w:noProof/>
        </w:rPr>
        <w:t>Clinical Psychology: Science and Practice</w:t>
      </w:r>
      <w:r w:rsidRPr="00A9428A">
        <w:rPr>
          <w:rFonts w:ascii="Times New Roman" w:hAnsi="Times New Roman" w:cs="Times New Roman"/>
          <w:noProof/>
        </w:rPr>
        <w:t xml:space="preserve">, </w:t>
      </w:r>
      <w:r w:rsidRPr="00A9428A">
        <w:rPr>
          <w:rFonts w:ascii="Times New Roman" w:hAnsi="Times New Roman" w:cs="Times New Roman"/>
          <w:i/>
          <w:iCs/>
          <w:noProof/>
        </w:rPr>
        <w:t>10</w:t>
      </w:r>
      <w:r w:rsidRPr="00A9428A">
        <w:rPr>
          <w:rFonts w:ascii="Times New Roman" w:hAnsi="Times New Roman" w:cs="Times New Roman"/>
          <w:noProof/>
        </w:rPr>
        <w:t>(3), 288–301.</w:t>
      </w:r>
    </w:p>
    <w:p w14:paraId="2ED4B0E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&amp; Kleinstäuber, M. (2018). Collecting and Delivering Progress Feedback: A Meta-Analysis of Routine Outcome Monitoring.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55</w:t>
      </w:r>
      <w:r w:rsidRPr="00A9428A">
        <w:rPr>
          <w:rFonts w:ascii="Times New Roman" w:hAnsi="Times New Roman" w:cs="Times New Roman"/>
          <w:noProof/>
        </w:rPr>
        <w:t>(4), 520–537. https://doi.org/10.1037/pst0000167</w:t>
      </w:r>
    </w:p>
    <w:p w14:paraId="3092C27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Lambert, M. J., Whipple, J. L., Smart, D. W., Vermeersch, D. A., Lars, N. S., &amp; Hawkins, E. J. (2001). The effects of providing therapists with feedback on patient progress during psychotherapy: Are outcomes enhanced?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11</w:t>
      </w:r>
      <w:r w:rsidRPr="00A9428A">
        <w:rPr>
          <w:rFonts w:ascii="Times New Roman" w:hAnsi="Times New Roman" w:cs="Times New Roman"/>
          <w:noProof/>
        </w:rPr>
        <w:t>(1), 49–68.</w:t>
      </w:r>
    </w:p>
    <w:p w14:paraId="093B2C72"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Lefevor, G. T., Janis, R. A., &amp; Park, S. Y. (2017). Religious and Sexual Identities: An Intersectional, Longitudinal Examination of Change in Therapy. </w:t>
      </w:r>
      <w:r w:rsidRPr="00A9428A">
        <w:rPr>
          <w:rFonts w:ascii="Times New Roman" w:hAnsi="Times New Roman" w:cs="Times New Roman"/>
          <w:i/>
          <w:iCs/>
          <w:noProof/>
        </w:rPr>
        <w:t>The Counseling Psychologist</w:t>
      </w:r>
      <w:r w:rsidRPr="00A9428A">
        <w:rPr>
          <w:rFonts w:ascii="Times New Roman" w:hAnsi="Times New Roman" w:cs="Times New Roman"/>
          <w:noProof/>
        </w:rPr>
        <w:t xml:space="preserve">, </w:t>
      </w:r>
      <w:r w:rsidRPr="00A9428A">
        <w:rPr>
          <w:rFonts w:ascii="Times New Roman" w:hAnsi="Times New Roman" w:cs="Times New Roman"/>
          <w:i/>
          <w:iCs/>
          <w:noProof/>
        </w:rPr>
        <w:t>45</w:t>
      </w:r>
      <w:r w:rsidRPr="00A9428A">
        <w:rPr>
          <w:rFonts w:ascii="Times New Roman" w:hAnsi="Times New Roman" w:cs="Times New Roman"/>
          <w:noProof/>
        </w:rPr>
        <w:t>(3), 387–413. https://doi.org/10.1177/0011000017702721</w:t>
      </w:r>
    </w:p>
    <w:p w14:paraId="3E24C36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Bieschke, K. J., Castonguay, L. G., &amp; Hayes, J. a. (2012). The center for collegiate mental health: studying college student mental health through an innovative research infrastructure that brings science and practice together. </w:t>
      </w:r>
      <w:r w:rsidRPr="00A9428A">
        <w:rPr>
          <w:rFonts w:ascii="Times New Roman" w:hAnsi="Times New Roman" w:cs="Times New Roman"/>
          <w:i/>
          <w:iCs/>
          <w:noProof/>
        </w:rPr>
        <w:t>Harvard Review of Psychiatry</w:t>
      </w:r>
      <w:r w:rsidRPr="00A9428A">
        <w:rPr>
          <w:rFonts w:ascii="Times New Roman" w:hAnsi="Times New Roman" w:cs="Times New Roman"/>
          <w:noProof/>
        </w:rPr>
        <w:t xml:space="preserve">, </w:t>
      </w:r>
      <w:r w:rsidRPr="00A9428A">
        <w:rPr>
          <w:rFonts w:ascii="Times New Roman" w:hAnsi="Times New Roman" w:cs="Times New Roman"/>
          <w:i/>
          <w:iCs/>
          <w:noProof/>
        </w:rPr>
        <w:t>20</w:t>
      </w:r>
      <w:r w:rsidRPr="00A9428A">
        <w:rPr>
          <w:rFonts w:ascii="Times New Roman" w:hAnsi="Times New Roman" w:cs="Times New Roman"/>
          <w:noProof/>
        </w:rPr>
        <w:t>(4), 233–245. https://doi.org/10.3109/10673229.2012.712837</w:t>
      </w:r>
    </w:p>
    <w:p w14:paraId="2368B31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Buzolitz, J. S., Lei, P.-W., Boswell, J. F., McAleavey, A. A., Sevig, T. D., … Hayes, J. A. (2011). Development of the Counseling Center Assessment of Psychological </w:t>
      </w:r>
      <w:r w:rsidRPr="00A9428A">
        <w:rPr>
          <w:rFonts w:ascii="Times New Roman" w:hAnsi="Times New Roman" w:cs="Times New Roman"/>
          <w:noProof/>
        </w:rPr>
        <w:lastRenderedPageBreak/>
        <w:t xml:space="preserve">Symptoms-62 (CCAPS-62).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58</w:t>
      </w:r>
      <w:r w:rsidRPr="00A9428A">
        <w:rPr>
          <w:rFonts w:ascii="Times New Roman" w:hAnsi="Times New Roman" w:cs="Times New Roman"/>
          <w:noProof/>
        </w:rPr>
        <w:t>(1), 97–109. https://doi.org/10.1037/a0021282</w:t>
      </w:r>
    </w:p>
    <w:p w14:paraId="02AB321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Locke, B. D., Crane, A. L., Chun-kennedy, C. L., &amp; Edens, A. (2008). The Center for the Study of Collegiate Mental Health: A Novel Practice Research Network with National Reach and a Pilot Study to Match, 17–21.</w:t>
      </w:r>
    </w:p>
    <w:p w14:paraId="7CACEFF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Locke, B. D., McAleavey, A. A., Zhao, Y., Lei, P.-W. P.-W., Hayes, J. A., Castonguay, L. G., … Lin, Y. C. (2012). Development and Initial Validation of the Counseling Center Assessment of Psychological Symptoms-34. </w:t>
      </w:r>
      <w:r w:rsidRPr="00A9428A">
        <w:rPr>
          <w:rFonts w:ascii="Times New Roman" w:hAnsi="Times New Roman" w:cs="Times New Roman"/>
          <w:i/>
          <w:iCs/>
          <w:noProof/>
        </w:rPr>
        <w:t>Measurement and Evaluation in Counseling and Development</w:t>
      </w:r>
      <w:r w:rsidRPr="00A9428A">
        <w:rPr>
          <w:rFonts w:ascii="Times New Roman" w:hAnsi="Times New Roman" w:cs="Times New Roman"/>
          <w:noProof/>
        </w:rPr>
        <w:t xml:space="preserve">, </w:t>
      </w:r>
      <w:r w:rsidRPr="00A9428A">
        <w:rPr>
          <w:rFonts w:ascii="Times New Roman" w:hAnsi="Times New Roman" w:cs="Times New Roman"/>
          <w:i/>
          <w:iCs/>
          <w:noProof/>
        </w:rPr>
        <w:t>45</w:t>
      </w:r>
      <w:r w:rsidRPr="00A9428A">
        <w:rPr>
          <w:rFonts w:ascii="Times New Roman" w:hAnsi="Times New Roman" w:cs="Times New Roman"/>
          <w:noProof/>
        </w:rPr>
        <w:t>(3), 151–169. https://doi.org/10.1177/0748175611432642</w:t>
      </w:r>
    </w:p>
    <w:p w14:paraId="117FF57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McAleavey, A. A., Lockard, A. J., Castonguay, L. G., Hayes, J. A., &amp; Locke, B. D. (2015). Building a practice research network: Obstacles faced and lessons learned at the Center for Collegiate Mental Health.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25</w:t>
      </w:r>
      <w:r w:rsidRPr="00A9428A">
        <w:rPr>
          <w:rFonts w:ascii="Times New Roman" w:hAnsi="Times New Roman" w:cs="Times New Roman"/>
          <w:noProof/>
        </w:rPr>
        <w:t>(1), 134–151. https://doi.org/10.1080/10503307.2014.883652</w:t>
      </w:r>
    </w:p>
    <w:p w14:paraId="74F888F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McAleavey, A. A., Nordberg, S. S., Hayes, J. A., Castonguay, L. G., Locke, B. D., &amp; Lockard, A. J. (2012). Clinical validity of the counseling center assessment of psychological symptoms-62 (CCAPS-62): further evaluation and clinical applications.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59</w:t>
      </w:r>
      <w:r w:rsidRPr="00A9428A">
        <w:rPr>
          <w:rFonts w:ascii="Times New Roman" w:hAnsi="Times New Roman" w:cs="Times New Roman"/>
          <w:noProof/>
        </w:rPr>
        <w:t>(4), 575–590. https://doi.org/10.1037/a0029855</w:t>
      </w:r>
    </w:p>
    <w:p w14:paraId="7DAAF7B7"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Miller, S. D., Duncan, B. L., Sorell, R., &amp; Brown, G. S. (2005). The partners for change outcome management system.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199–208. https://doi.org/10.1002/jclp.20111</w:t>
      </w:r>
    </w:p>
    <w:p w14:paraId="22EE2A1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Nakagawa, S., &amp; Schielzeth, H. (2013). A general and simple method for obtaining R2 from generalized linear mixed-effects models. </w:t>
      </w:r>
      <w:r w:rsidRPr="00A9428A">
        <w:rPr>
          <w:rFonts w:ascii="Times New Roman" w:hAnsi="Times New Roman" w:cs="Times New Roman"/>
          <w:i/>
          <w:iCs/>
          <w:noProof/>
        </w:rPr>
        <w:t>Methods in Ecology and Evolution</w:t>
      </w:r>
      <w:r w:rsidRPr="00A9428A">
        <w:rPr>
          <w:rFonts w:ascii="Times New Roman" w:hAnsi="Times New Roman" w:cs="Times New Roman"/>
          <w:noProof/>
        </w:rPr>
        <w:t xml:space="preserve">, </w:t>
      </w:r>
      <w:r w:rsidRPr="00A9428A">
        <w:rPr>
          <w:rFonts w:ascii="Times New Roman" w:hAnsi="Times New Roman" w:cs="Times New Roman"/>
          <w:i/>
          <w:iCs/>
          <w:noProof/>
        </w:rPr>
        <w:t>4</w:t>
      </w:r>
      <w:r w:rsidRPr="00A9428A">
        <w:rPr>
          <w:rFonts w:ascii="Times New Roman" w:hAnsi="Times New Roman" w:cs="Times New Roman"/>
          <w:noProof/>
        </w:rPr>
        <w:t>(2), 133–142. https://doi.org/10.1111/j.2041-210x.2012.00261.x</w:t>
      </w:r>
    </w:p>
    <w:p w14:paraId="25D1322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lastRenderedPageBreak/>
        <w:t>Pinheiro, J., Bates, D., DebRoy, S., Sarker, D., &amp; R Core Team. (2019). nlme: Linear and Nonlinear Mixed Effects Models.</w:t>
      </w:r>
    </w:p>
    <w:p w14:paraId="657F04A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Probst, T., Lambert, M. J., Loew, T. H., Dahlbender, R. W., Göllner, R., &amp; Tritt, K. (2013). Feedback on patient progress and clinical support tools for therapists: Improved outcome for patients at risk of treatment failure in psychosomatic in-patient therapy under the conditions of routine practice. </w:t>
      </w:r>
      <w:r w:rsidRPr="00A9428A">
        <w:rPr>
          <w:rFonts w:ascii="Times New Roman" w:hAnsi="Times New Roman" w:cs="Times New Roman"/>
          <w:i/>
          <w:iCs/>
          <w:noProof/>
        </w:rPr>
        <w:t>Journal of Psychosomatic Research</w:t>
      </w:r>
      <w:r w:rsidRPr="00A9428A">
        <w:rPr>
          <w:rFonts w:ascii="Times New Roman" w:hAnsi="Times New Roman" w:cs="Times New Roman"/>
          <w:noProof/>
        </w:rPr>
        <w:t xml:space="preserve">, </w:t>
      </w:r>
      <w:r w:rsidRPr="00A9428A">
        <w:rPr>
          <w:rFonts w:ascii="Times New Roman" w:hAnsi="Times New Roman" w:cs="Times New Roman"/>
          <w:i/>
          <w:iCs/>
          <w:noProof/>
        </w:rPr>
        <w:t>75</w:t>
      </w:r>
      <w:r w:rsidRPr="00A9428A">
        <w:rPr>
          <w:rFonts w:ascii="Times New Roman" w:hAnsi="Times New Roman" w:cs="Times New Roman"/>
          <w:noProof/>
        </w:rPr>
        <w:t>(3), 255–261. https://doi.org/10.1016/j.jpsychores.2013.07.003</w:t>
      </w:r>
    </w:p>
    <w:p w14:paraId="54E22A6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R Core Team. (2018). R: A language and environment for statistical computing. Vienna, Austria: R Foundation for Statistical Computing. Retrieved from https://www.r-project.org</w:t>
      </w:r>
    </w:p>
    <w:p w14:paraId="0381599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Sapyta, J., Riemer, M., &amp; Bickman, L. (2005). Feedback to clinicians: theory, research, and practice. </w:t>
      </w:r>
      <w:r w:rsidRPr="00A9428A">
        <w:rPr>
          <w:rFonts w:ascii="Times New Roman" w:hAnsi="Times New Roman" w:cs="Times New Roman"/>
          <w:i/>
          <w:iCs/>
          <w:noProof/>
        </w:rPr>
        <w:t>Journal of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61</w:t>
      </w:r>
      <w:r w:rsidRPr="00A9428A">
        <w:rPr>
          <w:rFonts w:ascii="Times New Roman" w:hAnsi="Times New Roman" w:cs="Times New Roman"/>
          <w:noProof/>
        </w:rPr>
        <w:t>(2), 145–153. https://doi.org/10.1002/jclp.20107</w:t>
      </w:r>
    </w:p>
    <w:p w14:paraId="14566A65"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Shimokawa, K., Lambert, M. J., &amp; Smart, D. W. (2010). Enhancing treatment outcome of patients at risk of treatment failure: Meta-analytic and mega-analytic review of a psychotherapy quality assurance system. </w:t>
      </w:r>
      <w:r w:rsidRPr="00A9428A">
        <w:rPr>
          <w:rFonts w:ascii="Times New Roman" w:hAnsi="Times New Roman" w:cs="Times New Roman"/>
          <w:i/>
          <w:iCs/>
          <w:noProof/>
        </w:rPr>
        <w:t>Journal of Consulting and Clinical Psychology</w:t>
      </w:r>
      <w:r w:rsidRPr="00A9428A">
        <w:rPr>
          <w:rFonts w:ascii="Times New Roman" w:hAnsi="Times New Roman" w:cs="Times New Roman"/>
          <w:noProof/>
        </w:rPr>
        <w:t xml:space="preserve">, </w:t>
      </w:r>
      <w:r w:rsidRPr="00A9428A">
        <w:rPr>
          <w:rFonts w:ascii="Times New Roman" w:hAnsi="Times New Roman" w:cs="Times New Roman"/>
          <w:i/>
          <w:iCs/>
          <w:noProof/>
        </w:rPr>
        <w:t>78</w:t>
      </w:r>
      <w:r w:rsidRPr="00A9428A">
        <w:rPr>
          <w:rFonts w:ascii="Times New Roman" w:hAnsi="Times New Roman" w:cs="Times New Roman"/>
          <w:noProof/>
        </w:rPr>
        <w:t>(3), 298–311. https://doi.org/10.1037/a0019247</w:t>
      </w:r>
    </w:p>
    <w:p w14:paraId="523C602F"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Simon, W., Lambert, M. J., Harris, M. W., Busath, G., &amp; Vazquez, A. (2012). Providing patient progress information and clinical support tools to therapists: Effects on patients at risk of treatment failure. </w:t>
      </w:r>
      <w:r w:rsidRPr="00A9428A">
        <w:rPr>
          <w:rFonts w:ascii="Times New Roman" w:hAnsi="Times New Roman" w:cs="Times New Roman"/>
          <w:i/>
          <w:iCs/>
          <w:noProof/>
        </w:rPr>
        <w:t>Psychotherapy Research</w:t>
      </w:r>
      <w:r w:rsidRPr="00A9428A">
        <w:rPr>
          <w:rFonts w:ascii="Times New Roman" w:hAnsi="Times New Roman" w:cs="Times New Roman"/>
          <w:noProof/>
        </w:rPr>
        <w:t xml:space="preserve">, </w:t>
      </w:r>
      <w:r w:rsidRPr="00A9428A">
        <w:rPr>
          <w:rFonts w:ascii="Times New Roman" w:hAnsi="Times New Roman" w:cs="Times New Roman"/>
          <w:i/>
          <w:iCs/>
          <w:noProof/>
        </w:rPr>
        <w:t>22</w:t>
      </w:r>
      <w:r w:rsidRPr="00A9428A">
        <w:rPr>
          <w:rFonts w:ascii="Times New Roman" w:hAnsi="Times New Roman" w:cs="Times New Roman"/>
          <w:noProof/>
        </w:rPr>
        <w:t>(6), 638–647.</w:t>
      </w:r>
    </w:p>
    <w:p w14:paraId="7142CD74"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The Center for Collegiate Mental Health. (2019). CCAPS 2019 Manual.</w:t>
      </w:r>
    </w:p>
    <w:p w14:paraId="2AD0C7F0"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Walfish, S., McAlister, B., O’donnell, P., &amp; Lambert, M. J. (2012). An investigation of self-assessment bias in mental health Providers. </w:t>
      </w:r>
      <w:r w:rsidRPr="00A9428A">
        <w:rPr>
          <w:rFonts w:ascii="Times New Roman" w:hAnsi="Times New Roman" w:cs="Times New Roman"/>
          <w:i/>
          <w:iCs/>
          <w:noProof/>
        </w:rPr>
        <w:t>Psychological Reports</w:t>
      </w:r>
      <w:r w:rsidRPr="00A9428A">
        <w:rPr>
          <w:rFonts w:ascii="Times New Roman" w:hAnsi="Times New Roman" w:cs="Times New Roman"/>
          <w:noProof/>
        </w:rPr>
        <w:t xml:space="preserve">, </w:t>
      </w:r>
      <w:r w:rsidRPr="00A9428A">
        <w:rPr>
          <w:rFonts w:ascii="Times New Roman" w:hAnsi="Times New Roman" w:cs="Times New Roman"/>
          <w:i/>
          <w:iCs/>
          <w:noProof/>
        </w:rPr>
        <w:t>110</w:t>
      </w:r>
      <w:r w:rsidRPr="00A9428A">
        <w:rPr>
          <w:rFonts w:ascii="Times New Roman" w:hAnsi="Times New Roman" w:cs="Times New Roman"/>
          <w:noProof/>
        </w:rPr>
        <w:t>(2), 639–644. https://doi.org/10.2466/02.07.17.PR0.110.2.639-644</w:t>
      </w:r>
    </w:p>
    <w:p w14:paraId="26931223"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Carney, D. M., Janis, R. A., Youn, S. J., Castonguay, L. G., Hayes, J. A., &amp; Locke, B. </w:t>
      </w:r>
      <w:r w:rsidRPr="00A9428A">
        <w:rPr>
          <w:rFonts w:ascii="Times New Roman" w:hAnsi="Times New Roman" w:cs="Times New Roman"/>
          <w:noProof/>
        </w:rPr>
        <w:lastRenderedPageBreak/>
        <w:t xml:space="preserve">D. (2017). Are we in crisis? National mental health and treatment trends in college counseling centers. </w:t>
      </w:r>
      <w:r w:rsidRPr="00A9428A">
        <w:rPr>
          <w:rFonts w:ascii="Times New Roman" w:hAnsi="Times New Roman" w:cs="Times New Roman"/>
          <w:i/>
          <w:iCs/>
          <w:noProof/>
        </w:rPr>
        <w:t>Psychological Services</w:t>
      </w:r>
      <w:r w:rsidRPr="00A9428A">
        <w:rPr>
          <w:rFonts w:ascii="Times New Roman" w:hAnsi="Times New Roman" w:cs="Times New Roman"/>
          <w:noProof/>
        </w:rPr>
        <w:t xml:space="preserve">, </w:t>
      </w:r>
      <w:r w:rsidRPr="00A9428A">
        <w:rPr>
          <w:rFonts w:ascii="Times New Roman" w:hAnsi="Times New Roman" w:cs="Times New Roman"/>
          <w:i/>
          <w:iCs/>
          <w:noProof/>
        </w:rPr>
        <w:t>14</w:t>
      </w:r>
      <w:r w:rsidRPr="00A9428A">
        <w:rPr>
          <w:rFonts w:ascii="Times New Roman" w:hAnsi="Times New Roman" w:cs="Times New Roman"/>
          <w:noProof/>
        </w:rPr>
        <w:t>(4), 407–415. https://doi.org/10.1037/ser0000130</w:t>
      </w:r>
    </w:p>
    <w:p w14:paraId="732B9B48"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Castonguay, L. G., Janis, R. A., Youn, S. J., Hayes, J. A., &amp; Locke, B. D. (2017). Therapist effects on dropout from a college counseling center practice research network. </w:t>
      </w:r>
      <w:r w:rsidRPr="00A9428A">
        <w:rPr>
          <w:rFonts w:ascii="Times New Roman" w:hAnsi="Times New Roman" w:cs="Times New Roman"/>
          <w:i/>
          <w:iCs/>
          <w:noProof/>
        </w:rPr>
        <w:t>Journal of Counseling Psychology</w:t>
      </w:r>
      <w:r w:rsidRPr="00A9428A">
        <w:rPr>
          <w:rFonts w:ascii="Times New Roman" w:hAnsi="Times New Roman" w:cs="Times New Roman"/>
          <w:noProof/>
        </w:rPr>
        <w:t xml:space="preserve">, </w:t>
      </w:r>
      <w:r w:rsidRPr="00A9428A">
        <w:rPr>
          <w:rFonts w:ascii="Times New Roman" w:hAnsi="Times New Roman" w:cs="Times New Roman"/>
          <w:i/>
          <w:iCs/>
          <w:noProof/>
        </w:rPr>
        <w:t>64</w:t>
      </w:r>
      <w:r w:rsidRPr="00A9428A">
        <w:rPr>
          <w:rFonts w:ascii="Times New Roman" w:hAnsi="Times New Roman" w:cs="Times New Roman"/>
          <w:noProof/>
        </w:rPr>
        <w:t>(4), 424–431. https://doi.org/10.1037/cou0000208</w:t>
      </w:r>
    </w:p>
    <w:p w14:paraId="6AF11FCD" w14:textId="77777777" w:rsidR="00A9428A" w:rsidRPr="00A9428A" w:rsidRDefault="00A9428A" w:rsidP="00A9428A">
      <w:pPr>
        <w:widowControl w:val="0"/>
        <w:autoSpaceDE w:val="0"/>
        <w:autoSpaceDN w:val="0"/>
        <w:adjustRightInd w:val="0"/>
        <w:spacing w:line="480" w:lineRule="auto"/>
        <w:ind w:left="480" w:hanging="480"/>
        <w:rPr>
          <w:rFonts w:ascii="Times New Roman" w:hAnsi="Times New Roman" w:cs="Times New Roman"/>
          <w:noProof/>
        </w:rPr>
      </w:pPr>
      <w:r w:rsidRPr="00A9428A">
        <w:rPr>
          <w:rFonts w:ascii="Times New Roman" w:hAnsi="Times New Roman" w:cs="Times New Roman"/>
          <w:noProof/>
        </w:rPr>
        <w:t xml:space="preserve">Xiao, H., Hayes, J. A., Castonguay, L. G., McAleavey, A. A., &amp; Locke, B. D. (2017). Therapist effects and the impacts of therapy nonattendance. </w:t>
      </w:r>
      <w:r w:rsidRPr="00A9428A">
        <w:rPr>
          <w:rFonts w:ascii="Times New Roman" w:hAnsi="Times New Roman" w:cs="Times New Roman"/>
          <w:i/>
          <w:iCs/>
          <w:noProof/>
        </w:rPr>
        <w:t>Psychotherapy</w:t>
      </w:r>
      <w:r w:rsidRPr="00A9428A">
        <w:rPr>
          <w:rFonts w:ascii="Times New Roman" w:hAnsi="Times New Roman" w:cs="Times New Roman"/>
          <w:noProof/>
        </w:rPr>
        <w:t xml:space="preserve">, </w:t>
      </w:r>
      <w:r w:rsidRPr="00A9428A">
        <w:rPr>
          <w:rFonts w:ascii="Times New Roman" w:hAnsi="Times New Roman" w:cs="Times New Roman"/>
          <w:i/>
          <w:iCs/>
          <w:noProof/>
        </w:rPr>
        <w:t>54</w:t>
      </w:r>
      <w:r w:rsidRPr="00A9428A">
        <w:rPr>
          <w:rFonts w:ascii="Times New Roman" w:hAnsi="Times New Roman" w:cs="Times New Roman"/>
          <w:noProof/>
        </w:rPr>
        <w:t>(1), 58–65. https://doi.org/10.1037/pst0000103</w:t>
      </w:r>
    </w:p>
    <w:p w14:paraId="2A56CB5D" w14:textId="12B36FB0" w:rsidR="00A4188B" w:rsidRDefault="00013624" w:rsidP="00A9428A">
      <w:pPr>
        <w:widowControl w:val="0"/>
        <w:autoSpaceDE w:val="0"/>
        <w:autoSpaceDN w:val="0"/>
        <w:adjustRightInd w:val="0"/>
        <w:spacing w:line="480" w:lineRule="auto"/>
        <w:ind w:left="480" w:hanging="480"/>
        <w:rPr>
          <w:rFonts w:ascii="Times New Roman" w:hAnsi="Times New Roman" w:cs="Times New Roman"/>
          <w:b/>
        </w:rPr>
      </w:pPr>
      <w:r>
        <w:rPr>
          <w:rFonts w:ascii="Times New Roman" w:hAnsi="Times New Roman" w:cs="Times New Roman"/>
          <w:b/>
        </w:rPr>
        <w:fldChar w:fldCharType="end"/>
      </w:r>
    </w:p>
    <w:p w14:paraId="2FEEE206" w14:textId="77777777" w:rsidR="00A4188B" w:rsidRDefault="00A4188B">
      <w:pPr>
        <w:rPr>
          <w:rFonts w:ascii="Times New Roman" w:hAnsi="Times New Roman" w:cs="Times New Roman"/>
          <w:b/>
        </w:rPr>
      </w:pPr>
      <w:r>
        <w:rPr>
          <w:rFonts w:ascii="Times New Roman" w:hAnsi="Times New Roman" w:cs="Times New Roman"/>
          <w:b/>
        </w:rPr>
        <w:br w:type="page"/>
      </w:r>
    </w:p>
    <w:p w14:paraId="46C4CEE9" w14:textId="6679680B" w:rsidR="00444CC0" w:rsidRDefault="00E42632" w:rsidP="00A4188B">
      <w:pPr>
        <w:widowControl w:val="0"/>
        <w:autoSpaceDE w:val="0"/>
        <w:autoSpaceDN w:val="0"/>
        <w:adjustRightInd w:val="0"/>
        <w:spacing w:line="480" w:lineRule="auto"/>
        <w:ind w:left="480" w:hanging="480"/>
        <w:jc w:val="center"/>
        <w:rPr>
          <w:rFonts w:ascii="Times New Roman" w:hAnsi="Times New Roman" w:cs="Times New Roman"/>
          <w:b/>
        </w:rPr>
      </w:pPr>
      <w:r w:rsidRPr="00E42632">
        <w:rPr>
          <w:rFonts w:ascii="Times New Roman" w:hAnsi="Times New Roman" w:cs="Times New Roman"/>
          <w:b/>
        </w:rPr>
        <w:lastRenderedPageBreak/>
        <w:t>Appendix</w:t>
      </w:r>
      <w:r>
        <w:rPr>
          <w:rFonts w:ascii="Times New Roman" w:hAnsi="Times New Roman" w:cs="Times New Roman"/>
          <w:b/>
        </w:rPr>
        <w:t xml:space="preserve"> A</w:t>
      </w:r>
    </w:p>
    <w:p w14:paraId="127E8C5D" w14:textId="6CBFBB4B"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Original CCAPS Report without Feedback</w:t>
      </w:r>
    </w:p>
    <w:p w14:paraId="5BFD2D02" w14:textId="631ED0E3" w:rsidR="00E42632" w:rsidRDefault="009D1DAD" w:rsidP="009D1DAD">
      <w:pPr>
        <w:jc w:val="center"/>
        <w:rPr>
          <w:rFonts w:ascii="Times New Roman" w:hAnsi="Times New Roman" w:cs="Times New Roman"/>
        </w:rPr>
      </w:pPr>
      <w:r>
        <w:rPr>
          <w:rFonts w:ascii="Times New Roman" w:hAnsi="Times New Roman" w:cs="Times New Roman"/>
          <w:noProof/>
        </w:rPr>
        <w:drawing>
          <wp:inline distT="0" distB="0" distL="0" distR="0" wp14:anchorId="30407247" wp14:editId="4324BA30">
            <wp:extent cx="5637475" cy="7295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CAPS Technical Manual 2012 (dragged).pdf"/>
                    <pic:cNvPicPr/>
                  </pic:nvPicPr>
                  <pic:blipFill>
                    <a:blip r:embed="rId17">
                      <a:extLst>
                        <a:ext uri="{28A0092B-C50C-407E-A947-70E740481C1C}">
                          <a14:useLocalDpi xmlns:a14="http://schemas.microsoft.com/office/drawing/2010/main" val="0"/>
                        </a:ext>
                      </a:extLst>
                    </a:blip>
                    <a:stretch>
                      <a:fillRect/>
                    </a:stretch>
                  </pic:blipFill>
                  <pic:spPr>
                    <a:xfrm>
                      <a:off x="0" y="0"/>
                      <a:ext cx="5659286" cy="7323820"/>
                    </a:xfrm>
                    <a:prstGeom prst="rect">
                      <a:avLst/>
                    </a:prstGeom>
                  </pic:spPr>
                </pic:pic>
              </a:graphicData>
            </a:graphic>
          </wp:inline>
        </w:drawing>
      </w:r>
      <w:r w:rsidR="00A4188B">
        <w:rPr>
          <w:rFonts w:ascii="Times New Roman" w:hAnsi="Times New Roman" w:cs="Times New Roman"/>
        </w:rPr>
        <w:br w:type="page"/>
      </w:r>
    </w:p>
    <w:p w14:paraId="000E9123" w14:textId="70A0AA52" w:rsidR="009D1DAD" w:rsidRDefault="009D1DAD">
      <w:pPr>
        <w:rPr>
          <w:rFonts w:ascii="Times New Roman" w:hAnsi="Times New Roman" w:cs="Times New Roman"/>
          <w:b/>
        </w:rPr>
      </w:pPr>
    </w:p>
    <w:p w14:paraId="22A9F243" w14:textId="686183EA" w:rsidR="00E42632" w:rsidRPr="00E42632" w:rsidRDefault="00E42632" w:rsidP="00E42632">
      <w:pPr>
        <w:widowControl w:val="0"/>
        <w:autoSpaceDE w:val="0"/>
        <w:autoSpaceDN w:val="0"/>
        <w:adjustRightInd w:val="0"/>
        <w:spacing w:line="480" w:lineRule="auto"/>
        <w:jc w:val="center"/>
        <w:rPr>
          <w:rFonts w:ascii="Times New Roman" w:hAnsi="Times New Roman" w:cs="Times New Roman"/>
          <w:b/>
        </w:rPr>
      </w:pPr>
      <w:r w:rsidRPr="00E42632">
        <w:rPr>
          <w:rFonts w:ascii="Times New Roman" w:hAnsi="Times New Roman" w:cs="Times New Roman"/>
          <w:b/>
        </w:rPr>
        <w:t>Appendix B</w:t>
      </w:r>
    </w:p>
    <w:p w14:paraId="65F354AF" w14:textId="4EACF212" w:rsidR="00E42632" w:rsidRDefault="00E42632"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rPr>
        <w:t xml:space="preserve">Updated CCAPS Report with Feedback and </w:t>
      </w:r>
      <w:r w:rsidR="006F7F90">
        <w:rPr>
          <w:rFonts w:ascii="Times New Roman" w:hAnsi="Times New Roman" w:cs="Times New Roman"/>
        </w:rPr>
        <w:t xml:space="preserve">Off </w:t>
      </w:r>
      <w:r w:rsidR="00155FEB">
        <w:rPr>
          <w:rFonts w:ascii="Times New Roman" w:hAnsi="Times New Roman" w:cs="Times New Roman"/>
        </w:rPr>
        <w:t>T</w:t>
      </w:r>
      <w:r w:rsidR="006F7F90">
        <w:rPr>
          <w:rFonts w:ascii="Times New Roman" w:hAnsi="Times New Roman" w:cs="Times New Roman"/>
        </w:rPr>
        <w:t>rack</w:t>
      </w:r>
      <w:r>
        <w:rPr>
          <w:rFonts w:ascii="Times New Roman" w:hAnsi="Times New Roman" w:cs="Times New Roman"/>
        </w:rPr>
        <w:t xml:space="preserve"> Alerts</w:t>
      </w:r>
    </w:p>
    <w:p w14:paraId="43C571ED" w14:textId="478B87F4" w:rsidR="00E42632" w:rsidRPr="00E42632" w:rsidRDefault="00A4188B" w:rsidP="00E42632">
      <w:pPr>
        <w:widowControl w:val="0"/>
        <w:autoSpaceDE w:val="0"/>
        <w:autoSpaceDN w:val="0"/>
        <w:adjustRightInd w:val="0"/>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4EEB6B5D" wp14:editId="1D167775">
            <wp:extent cx="5621906" cy="72754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APS 2019 Manual (dragged).pdf"/>
                    <pic:cNvPicPr/>
                  </pic:nvPicPr>
                  <pic:blipFill>
                    <a:blip r:embed="rId18">
                      <a:extLst>
                        <a:ext uri="{28A0092B-C50C-407E-A947-70E740481C1C}">
                          <a14:useLocalDpi xmlns:a14="http://schemas.microsoft.com/office/drawing/2010/main" val="0"/>
                        </a:ext>
                      </a:extLst>
                    </a:blip>
                    <a:stretch>
                      <a:fillRect/>
                    </a:stretch>
                  </pic:blipFill>
                  <pic:spPr>
                    <a:xfrm>
                      <a:off x="0" y="0"/>
                      <a:ext cx="5623898" cy="7278021"/>
                    </a:xfrm>
                    <a:prstGeom prst="rect">
                      <a:avLst/>
                    </a:prstGeom>
                  </pic:spPr>
                </pic:pic>
              </a:graphicData>
            </a:graphic>
          </wp:inline>
        </w:drawing>
      </w:r>
    </w:p>
    <w:sectPr w:rsidR="00E42632" w:rsidRPr="00E42632" w:rsidSect="000645B7">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99" w:author="Castonguay, Louis Georges" w:date="2020-05-15T15:05:00Z" w:initials="CLG">
    <w:p w14:paraId="742893AD" w14:textId="28BE5DB9" w:rsidR="001B6A80" w:rsidRDefault="001B6A80">
      <w:pPr>
        <w:pStyle w:val="CommentText"/>
      </w:pPr>
      <w:r>
        <w:rPr>
          <w:rStyle w:val="CommentReference"/>
        </w:rPr>
        <w:annotationRef/>
      </w:r>
      <w:r>
        <w:t>Same comment as the one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42893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2893AD" w16cid:durableId="22692E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4EEB80" w14:textId="77777777" w:rsidR="007650F6" w:rsidRDefault="007650F6" w:rsidP="00CE06B1">
      <w:r>
        <w:separator/>
      </w:r>
    </w:p>
  </w:endnote>
  <w:endnote w:type="continuationSeparator" w:id="0">
    <w:p w14:paraId="5CF151D8" w14:textId="77777777" w:rsidR="007650F6" w:rsidRDefault="007650F6" w:rsidP="00CE06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43A6FF" w14:textId="77777777" w:rsidR="007650F6" w:rsidRDefault="007650F6" w:rsidP="00CE06B1">
      <w:r>
        <w:separator/>
      </w:r>
    </w:p>
  </w:footnote>
  <w:footnote w:type="continuationSeparator" w:id="0">
    <w:p w14:paraId="2C7B39BB" w14:textId="77777777" w:rsidR="007650F6" w:rsidRDefault="007650F6" w:rsidP="00CE06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5890575"/>
      <w:docPartObj>
        <w:docPartGallery w:val="Page Numbers (Top of Page)"/>
        <w:docPartUnique/>
      </w:docPartObj>
    </w:sdtPr>
    <w:sdtContent>
      <w:p w14:paraId="37F34328" w14:textId="412F3909" w:rsidR="001B6A80" w:rsidRDefault="001B6A80"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6BB10B" w14:textId="77777777" w:rsidR="001B6A80" w:rsidRDefault="001B6A80" w:rsidP="00A02DA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722609"/>
      <w:docPartObj>
        <w:docPartGallery w:val="Page Numbers (Top of Page)"/>
        <w:docPartUnique/>
      </w:docPartObj>
    </w:sdtPr>
    <w:sdtContent>
      <w:p w14:paraId="10233482" w14:textId="67C28D01" w:rsidR="001B6A80" w:rsidRDefault="001B6A80" w:rsidP="0081057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11898D1" w14:textId="61516AF0" w:rsidR="001B6A80" w:rsidRDefault="001B6A80" w:rsidP="00A02DA8">
    <w:pPr>
      <w:pStyle w:val="Header"/>
      <w:ind w:right="360"/>
    </w:pPr>
    <w:r>
      <w:t>MODERATORS OF PSYCHOTHERAPY FEEDBACK EFFECTS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C2BD6" w14:textId="71269953" w:rsidR="001B6A80" w:rsidRDefault="001B6A80">
    <w:pPr>
      <w:pStyle w:val="Header"/>
    </w:pPr>
    <w:r>
      <w:t>Running head: MODERATORS OF PSYCHOTHERAPY FEEDBACK EFFECTS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736B7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42B4C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900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260BEF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E58CF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A832B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D642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F98ACC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74E39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7C0B1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hybridMultilevel"/>
    <w:tmpl w:val="E1BEE9AA"/>
    <w:lvl w:ilvl="0" w:tplc="00000001">
      <w:start w:val="1"/>
      <w:numFmt w:val="bullet"/>
      <w:lvlText w:val="•"/>
      <w:lvlJc w:val="left"/>
      <w:pPr>
        <w:ind w:left="360" w:hanging="360"/>
      </w:pPr>
    </w:lvl>
    <w:lvl w:ilvl="1" w:tplc="00000002">
      <w:start w:val="1"/>
      <w:numFmt w:val="bullet"/>
      <w:lvlText w:val="•"/>
      <w:lvlJc w:val="left"/>
      <w:pPr>
        <w:ind w:left="1080" w:hanging="360"/>
      </w:pPr>
    </w:lvl>
    <w:lvl w:ilvl="2" w:tplc="00000003">
      <w:start w:val="1"/>
      <w:numFmt w:val="bullet"/>
      <w:lvlText w:val="•"/>
      <w:lvlJc w:val="left"/>
      <w:pPr>
        <w:ind w:left="1800" w:hanging="360"/>
      </w:pPr>
    </w:lvl>
    <w:lvl w:ilvl="3" w:tplc="00000004">
      <w:start w:val="1"/>
      <w:numFmt w:val="bullet"/>
      <w:lvlText w:val="•"/>
      <w:lvlJc w:val="left"/>
      <w:pPr>
        <w:ind w:left="252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AEA6D15"/>
    <w:multiLevelType w:val="hybridMultilevel"/>
    <w:tmpl w:val="FECC7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1AC37FF"/>
    <w:multiLevelType w:val="hybridMultilevel"/>
    <w:tmpl w:val="F04E744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C545D9"/>
    <w:multiLevelType w:val="hybridMultilevel"/>
    <w:tmpl w:val="B90205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1D0B558A"/>
    <w:multiLevelType w:val="hybridMultilevel"/>
    <w:tmpl w:val="C576D14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910C6"/>
    <w:multiLevelType w:val="hybridMultilevel"/>
    <w:tmpl w:val="3BC8DC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C1AE401"/>
    <w:multiLevelType w:val="multilevel"/>
    <w:tmpl w:val="E5CED5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7" w15:restartNumberingAfterBreak="0">
    <w:nsid w:val="3B736583"/>
    <w:multiLevelType w:val="hybridMultilevel"/>
    <w:tmpl w:val="3258E4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C80DED"/>
    <w:multiLevelType w:val="hybridMultilevel"/>
    <w:tmpl w:val="EDDCC0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F09475D"/>
    <w:multiLevelType w:val="hybridMultilevel"/>
    <w:tmpl w:val="E480A1B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B7046"/>
    <w:multiLevelType w:val="hybridMultilevel"/>
    <w:tmpl w:val="5FFC9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811F67"/>
    <w:multiLevelType w:val="hybridMultilevel"/>
    <w:tmpl w:val="CED4193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ED5782"/>
    <w:multiLevelType w:val="hybridMultilevel"/>
    <w:tmpl w:val="B5680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F64D74"/>
    <w:multiLevelType w:val="hybridMultilevel"/>
    <w:tmpl w:val="4B4CF6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1B1489"/>
    <w:multiLevelType w:val="hybridMultilevel"/>
    <w:tmpl w:val="01F0C9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C34171"/>
    <w:multiLevelType w:val="hybridMultilevel"/>
    <w:tmpl w:val="8CCAA0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C34DCD"/>
    <w:multiLevelType w:val="hybridMultilevel"/>
    <w:tmpl w:val="D0D62CB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0"/>
  </w:num>
  <w:num w:numId="3">
    <w:abstractNumId w:val="12"/>
  </w:num>
  <w:num w:numId="4">
    <w:abstractNumId w:val="21"/>
  </w:num>
  <w:num w:numId="5">
    <w:abstractNumId w:val="14"/>
  </w:num>
  <w:num w:numId="6">
    <w:abstractNumId w:val="10"/>
  </w:num>
  <w:num w:numId="7">
    <w:abstractNumId w:val="19"/>
  </w:num>
  <w:num w:numId="8">
    <w:abstractNumId w:val="24"/>
  </w:num>
  <w:num w:numId="9">
    <w:abstractNumId w:val="26"/>
  </w:num>
  <w:num w:numId="10">
    <w:abstractNumId w:val="17"/>
  </w:num>
  <w:num w:numId="11">
    <w:abstractNumId w:val="15"/>
  </w:num>
  <w:num w:numId="12">
    <w:abstractNumId w:val="22"/>
  </w:num>
  <w:num w:numId="13">
    <w:abstractNumId w:val="25"/>
  </w:num>
  <w:num w:numId="14">
    <w:abstractNumId w:val="23"/>
  </w:num>
  <w:num w:numId="15">
    <w:abstractNumId w:val="16"/>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 w:numId="26">
    <w:abstractNumId w:val="13"/>
  </w:num>
  <w:num w:numId="2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becca Janis">
    <w15:presenceInfo w15:providerId="Windows Live" w15:userId="159e6910b47cc0fa"/>
  </w15:person>
  <w15:person w15:author="Castonguay, Louis Georges">
    <w15:presenceInfo w15:providerId="AD" w15:userId="S::lgc3@psu.edu::cf5a868c-80f3-49fb-9997-273db6ac14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FA7"/>
    <w:rsid w:val="00001A72"/>
    <w:rsid w:val="00002239"/>
    <w:rsid w:val="00002C1C"/>
    <w:rsid w:val="0000329D"/>
    <w:rsid w:val="00004165"/>
    <w:rsid w:val="000046F5"/>
    <w:rsid w:val="00005FDD"/>
    <w:rsid w:val="00007ABC"/>
    <w:rsid w:val="00010CD8"/>
    <w:rsid w:val="00012FE2"/>
    <w:rsid w:val="00013624"/>
    <w:rsid w:val="000143AC"/>
    <w:rsid w:val="00015D20"/>
    <w:rsid w:val="00020ADC"/>
    <w:rsid w:val="0002417D"/>
    <w:rsid w:val="00024E6D"/>
    <w:rsid w:val="00025528"/>
    <w:rsid w:val="00033171"/>
    <w:rsid w:val="00034716"/>
    <w:rsid w:val="0003491F"/>
    <w:rsid w:val="000350AA"/>
    <w:rsid w:val="00036D00"/>
    <w:rsid w:val="000412F8"/>
    <w:rsid w:val="000414AA"/>
    <w:rsid w:val="000418BA"/>
    <w:rsid w:val="000436C4"/>
    <w:rsid w:val="000441FD"/>
    <w:rsid w:val="000510A7"/>
    <w:rsid w:val="00053DD7"/>
    <w:rsid w:val="0005788B"/>
    <w:rsid w:val="000645B7"/>
    <w:rsid w:val="000658B0"/>
    <w:rsid w:val="000660C3"/>
    <w:rsid w:val="0006764B"/>
    <w:rsid w:val="00070A1D"/>
    <w:rsid w:val="000734AD"/>
    <w:rsid w:val="00074C13"/>
    <w:rsid w:val="00076735"/>
    <w:rsid w:val="00080861"/>
    <w:rsid w:val="00083C95"/>
    <w:rsid w:val="00083FAD"/>
    <w:rsid w:val="000841DA"/>
    <w:rsid w:val="000857DD"/>
    <w:rsid w:val="00085818"/>
    <w:rsid w:val="0009076F"/>
    <w:rsid w:val="00093DAC"/>
    <w:rsid w:val="00097356"/>
    <w:rsid w:val="00097945"/>
    <w:rsid w:val="000A0BD9"/>
    <w:rsid w:val="000A2A46"/>
    <w:rsid w:val="000A635F"/>
    <w:rsid w:val="000A77FB"/>
    <w:rsid w:val="000B0B75"/>
    <w:rsid w:val="000B1070"/>
    <w:rsid w:val="000B179C"/>
    <w:rsid w:val="000B2BE0"/>
    <w:rsid w:val="000B7E82"/>
    <w:rsid w:val="000C0217"/>
    <w:rsid w:val="000C239C"/>
    <w:rsid w:val="000D05D2"/>
    <w:rsid w:val="000D1188"/>
    <w:rsid w:val="000D262E"/>
    <w:rsid w:val="000D3324"/>
    <w:rsid w:val="000D45C8"/>
    <w:rsid w:val="000E1EBA"/>
    <w:rsid w:val="000E3D16"/>
    <w:rsid w:val="000E440E"/>
    <w:rsid w:val="000E4EDB"/>
    <w:rsid w:val="000F4832"/>
    <w:rsid w:val="000F671B"/>
    <w:rsid w:val="000F7C39"/>
    <w:rsid w:val="0010126B"/>
    <w:rsid w:val="00101F66"/>
    <w:rsid w:val="001050ED"/>
    <w:rsid w:val="00105E4F"/>
    <w:rsid w:val="00106348"/>
    <w:rsid w:val="00107A72"/>
    <w:rsid w:val="001116DE"/>
    <w:rsid w:val="00115BE3"/>
    <w:rsid w:val="001174E2"/>
    <w:rsid w:val="00123E23"/>
    <w:rsid w:val="00124459"/>
    <w:rsid w:val="00127134"/>
    <w:rsid w:val="00127A98"/>
    <w:rsid w:val="00127D1E"/>
    <w:rsid w:val="0013228E"/>
    <w:rsid w:val="00132EFE"/>
    <w:rsid w:val="00133B13"/>
    <w:rsid w:val="00134268"/>
    <w:rsid w:val="001345BE"/>
    <w:rsid w:val="00135942"/>
    <w:rsid w:val="00140168"/>
    <w:rsid w:val="00141049"/>
    <w:rsid w:val="00142D60"/>
    <w:rsid w:val="00145FA1"/>
    <w:rsid w:val="00146A9D"/>
    <w:rsid w:val="0015563A"/>
    <w:rsid w:val="00155FEB"/>
    <w:rsid w:val="00156608"/>
    <w:rsid w:val="001607B5"/>
    <w:rsid w:val="00161639"/>
    <w:rsid w:val="001645CF"/>
    <w:rsid w:val="00165C4C"/>
    <w:rsid w:val="001676B7"/>
    <w:rsid w:val="00171092"/>
    <w:rsid w:val="001723B9"/>
    <w:rsid w:val="00172933"/>
    <w:rsid w:val="00175BEB"/>
    <w:rsid w:val="00181728"/>
    <w:rsid w:val="0018276E"/>
    <w:rsid w:val="001847B6"/>
    <w:rsid w:val="00184A61"/>
    <w:rsid w:val="00193011"/>
    <w:rsid w:val="0019474A"/>
    <w:rsid w:val="00194BFC"/>
    <w:rsid w:val="00195F68"/>
    <w:rsid w:val="00196C68"/>
    <w:rsid w:val="001A00B7"/>
    <w:rsid w:val="001A4E07"/>
    <w:rsid w:val="001A7348"/>
    <w:rsid w:val="001B0FE2"/>
    <w:rsid w:val="001B20C2"/>
    <w:rsid w:val="001B54DA"/>
    <w:rsid w:val="001B5762"/>
    <w:rsid w:val="001B6A80"/>
    <w:rsid w:val="001C0454"/>
    <w:rsid w:val="001C0D6D"/>
    <w:rsid w:val="001C4CDE"/>
    <w:rsid w:val="001C4E02"/>
    <w:rsid w:val="001C5563"/>
    <w:rsid w:val="001C6C99"/>
    <w:rsid w:val="001D107E"/>
    <w:rsid w:val="001D12C3"/>
    <w:rsid w:val="001D1AEF"/>
    <w:rsid w:val="001D1EF1"/>
    <w:rsid w:val="001D5719"/>
    <w:rsid w:val="001D6077"/>
    <w:rsid w:val="001D6600"/>
    <w:rsid w:val="001E18C5"/>
    <w:rsid w:val="001E29F1"/>
    <w:rsid w:val="001E49F2"/>
    <w:rsid w:val="001E70B1"/>
    <w:rsid w:val="001E72AB"/>
    <w:rsid w:val="001F642E"/>
    <w:rsid w:val="001F79B5"/>
    <w:rsid w:val="00200323"/>
    <w:rsid w:val="002014E5"/>
    <w:rsid w:val="00202A91"/>
    <w:rsid w:val="00202C38"/>
    <w:rsid w:val="0020565F"/>
    <w:rsid w:val="00210E7A"/>
    <w:rsid w:val="00212310"/>
    <w:rsid w:val="00215A34"/>
    <w:rsid w:val="00217A15"/>
    <w:rsid w:val="002204C3"/>
    <w:rsid w:val="002244D3"/>
    <w:rsid w:val="002248A8"/>
    <w:rsid w:val="00224E35"/>
    <w:rsid w:val="00225C9B"/>
    <w:rsid w:val="0022795A"/>
    <w:rsid w:val="002337E8"/>
    <w:rsid w:val="00234474"/>
    <w:rsid w:val="00235A04"/>
    <w:rsid w:val="00235B7D"/>
    <w:rsid w:val="00237251"/>
    <w:rsid w:val="00243CFB"/>
    <w:rsid w:val="00243DEF"/>
    <w:rsid w:val="002457FD"/>
    <w:rsid w:val="00245DF6"/>
    <w:rsid w:val="00246FBC"/>
    <w:rsid w:val="00250515"/>
    <w:rsid w:val="0025630B"/>
    <w:rsid w:val="0025699E"/>
    <w:rsid w:val="00261050"/>
    <w:rsid w:val="0026142E"/>
    <w:rsid w:val="002619CA"/>
    <w:rsid w:val="002641BA"/>
    <w:rsid w:val="00264EC2"/>
    <w:rsid w:val="002664DF"/>
    <w:rsid w:val="00267DFF"/>
    <w:rsid w:val="00270AE1"/>
    <w:rsid w:val="00273C62"/>
    <w:rsid w:val="00275AE6"/>
    <w:rsid w:val="00280C69"/>
    <w:rsid w:val="00282124"/>
    <w:rsid w:val="00283C73"/>
    <w:rsid w:val="002901DC"/>
    <w:rsid w:val="002907F0"/>
    <w:rsid w:val="00292E8C"/>
    <w:rsid w:val="002A181D"/>
    <w:rsid w:val="002A1D24"/>
    <w:rsid w:val="002B0863"/>
    <w:rsid w:val="002B3B38"/>
    <w:rsid w:val="002C06AE"/>
    <w:rsid w:val="002C17F9"/>
    <w:rsid w:val="002C1FA7"/>
    <w:rsid w:val="002C255F"/>
    <w:rsid w:val="002C2E0C"/>
    <w:rsid w:val="002D13DE"/>
    <w:rsid w:val="002D3A19"/>
    <w:rsid w:val="002D59A6"/>
    <w:rsid w:val="002D6E31"/>
    <w:rsid w:val="002E2183"/>
    <w:rsid w:val="002E7992"/>
    <w:rsid w:val="002F0391"/>
    <w:rsid w:val="002F194B"/>
    <w:rsid w:val="002F309A"/>
    <w:rsid w:val="00307E36"/>
    <w:rsid w:val="00307F7C"/>
    <w:rsid w:val="00311E7F"/>
    <w:rsid w:val="00312726"/>
    <w:rsid w:val="00312CE2"/>
    <w:rsid w:val="00315877"/>
    <w:rsid w:val="003203CF"/>
    <w:rsid w:val="003209B8"/>
    <w:rsid w:val="00322683"/>
    <w:rsid w:val="0032401D"/>
    <w:rsid w:val="0032493C"/>
    <w:rsid w:val="00325C52"/>
    <w:rsid w:val="003301FF"/>
    <w:rsid w:val="00330B4D"/>
    <w:rsid w:val="003318E5"/>
    <w:rsid w:val="003345EB"/>
    <w:rsid w:val="00334C2A"/>
    <w:rsid w:val="003351DB"/>
    <w:rsid w:val="00335C81"/>
    <w:rsid w:val="003366A7"/>
    <w:rsid w:val="0033770B"/>
    <w:rsid w:val="00337F81"/>
    <w:rsid w:val="003416E3"/>
    <w:rsid w:val="003436BA"/>
    <w:rsid w:val="00343AF0"/>
    <w:rsid w:val="00344328"/>
    <w:rsid w:val="003448A6"/>
    <w:rsid w:val="0034777A"/>
    <w:rsid w:val="00351733"/>
    <w:rsid w:val="003535CF"/>
    <w:rsid w:val="00355BD1"/>
    <w:rsid w:val="00355EE7"/>
    <w:rsid w:val="0035791C"/>
    <w:rsid w:val="0036035B"/>
    <w:rsid w:val="00360B46"/>
    <w:rsid w:val="00362F57"/>
    <w:rsid w:val="0036329C"/>
    <w:rsid w:val="00366E1A"/>
    <w:rsid w:val="00372A39"/>
    <w:rsid w:val="00374770"/>
    <w:rsid w:val="00374A90"/>
    <w:rsid w:val="003754AF"/>
    <w:rsid w:val="00376C8B"/>
    <w:rsid w:val="00377AE0"/>
    <w:rsid w:val="00384F46"/>
    <w:rsid w:val="00385174"/>
    <w:rsid w:val="00391A8C"/>
    <w:rsid w:val="00394DE5"/>
    <w:rsid w:val="00394F4F"/>
    <w:rsid w:val="003955A2"/>
    <w:rsid w:val="003A2531"/>
    <w:rsid w:val="003A4B2F"/>
    <w:rsid w:val="003A7603"/>
    <w:rsid w:val="003B01D6"/>
    <w:rsid w:val="003B0810"/>
    <w:rsid w:val="003B2534"/>
    <w:rsid w:val="003B3D6E"/>
    <w:rsid w:val="003C0329"/>
    <w:rsid w:val="003C1CEA"/>
    <w:rsid w:val="003C396C"/>
    <w:rsid w:val="003C6334"/>
    <w:rsid w:val="003C7454"/>
    <w:rsid w:val="003C762E"/>
    <w:rsid w:val="003D11FB"/>
    <w:rsid w:val="003D1DD2"/>
    <w:rsid w:val="003D48A6"/>
    <w:rsid w:val="003D51F1"/>
    <w:rsid w:val="003D5FC3"/>
    <w:rsid w:val="003D70AB"/>
    <w:rsid w:val="003E4185"/>
    <w:rsid w:val="003E65A9"/>
    <w:rsid w:val="003F06A3"/>
    <w:rsid w:val="003F375B"/>
    <w:rsid w:val="003F3F5E"/>
    <w:rsid w:val="003F73C2"/>
    <w:rsid w:val="00401EEF"/>
    <w:rsid w:val="004037C4"/>
    <w:rsid w:val="00404B2E"/>
    <w:rsid w:val="00404D0C"/>
    <w:rsid w:val="00412E9E"/>
    <w:rsid w:val="004148D8"/>
    <w:rsid w:val="00423D67"/>
    <w:rsid w:val="00426982"/>
    <w:rsid w:val="00426ACF"/>
    <w:rsid w:val="00426DFE"/>
    <w:rsid w:val="004275E5"/>
    <w:rsid w:val="004308D0"/>
    <w:rsid w:val="00431239"/>
    <w:rsid w:val="00431253"/>
    <w:rsid w:val="00431AC8"/>
    <w:rsid w:val="00432957"/>
    <w:rsid w:val="00433B3E"/>
    <w:rsid w:val="00434FC0"/>
    <w:rsid w:val="0043548C"/>
    <w:rsid w:val="004361A8"/>
    <w:rsid w:val="004368B1"/>
    <w:rsid w:val="00437BE8"/>
    <w:rsid w:val="00437D64"/>
    <w:rsid w:val="0044149A"/>
    <w:rsid w:val="0044208F"/>
    <w:rsid w:val="00444CC0"/>
    <w:rsid w:val="00450416"/>
    <w:rsid w:val="00455A03"/>
    <w:rsid w:val="00456AE5"/>
    <w:rsid w:val="004607A4"/>
    <w:rsid w:val="00466A4F"/>
    <w:rsid w:val="004725B2"/>
    <w:rsid w:val="00472DEA"/>
    <w:rsid w:val="00474FB3"/>
    <w:rsid w:val="00477CD4"/>
    <w:rsid w:val="00480849"/>
    <w:rsid w:val="00484D9A"/>
    <w:rsid w:val="00487382"/>
    <w:rsid w:val="004873FE"/>
    <w:rsid w:val="00487F69"/>
    <w:rsid w:val="00487FEF"/>
    <w:rsid w:val="00492D12"/>
    <w:rsid w:val="00493BF8"/>
    <w:rsid w:val="00494515"/>
    <w:rsid w:val="00495A90"/>
    <w:rsid w:val="00496316"/>
    <w:rsid w:val="004964E2"/>
    <w:rsid w:val="004A1D23"/>
    <w:rsid w:val="004A2C20"/>
    <w:rsid w:val="004A4780"/>
    <w:rsid w:val="004B08BF"/>
    <w:rsid w:val="004B0C82"/>
    <w:rsid w:val="004B1D81"/>
    <w:rsid w:val="004C0455"/>
    <w:rsid w:val="004C1A64"/>
    <w:rsid w:val="004C1C34"/>
    <w:rsid w:val="004C4A85"/>
    <w:rsid w:val="004C6E5B"/>
    <w:rsid w:val="004C7077"/>
    <w:rsid w:val="004D134D"/>
    <w:rsid w:val="004D7A8E"/>
    <w:rsid w:val="004E0283"/>
    <w:rsid w:val="004E20B9"/>
    <w:rsid w:val="004F0A4F"/>
    <w:rsid w:val="004F0CA5"/>
    <w:rsid w:val="004F1F3A"/>
    <w:rsid w:val="004F3275"/>
    <w:rsid w:val="004F3334"/>
    <w:rsid w:val="004F479D"/>
    <w:rsid w:val="004F554A"/>
    <w:rsid w:val="004F62B7"/>
    <w:rsid w:val="004F7C9D"/>
    <w:rsid w:val="004F7EB5"/>
    <w:rsid w:val="00502D38"/>
    <w:rsid w:val="00505423"/>
    <w:rsid w:val="005060EE"/>
    <w:rsid w:val="00506DF2"/>
    <w:rsid w:val="00507840"/>
    <w:rsid w:val="00507B2C"/>
    <w:rsid w:val="00511C91"/>
    <w:rsid w:val="00513EB5"/>
    <w:rsid w:val="00515513"/>
    <w:rsid w:val="00515861"/>
    <w:rsid w:val="00516C47"/>
    <w:rsid w:val="00516FF9"/>
    <w:rsid w:val="0051754F"/>
    <w:rsid w:val="00520027"/>
    <w:rsid w:val="00523BFF"/>
    <w:rsid w:val="005249A9"/>
    <w:rsid w:val="00527CAE"/>
    <w:rsid w:val="005308BC"/>
    <w:rsid w:val="00532E39"/>
    <w:rsid w:val="005330F6"/>
    <w:rsid w:val="00534863"/>
    <w:rsid w:val="00535650"/>
    <w:rsid w:val="00535E47"/>
    <w:rsid w:val="00544EEF"/>
    <w:rsid w:val="00547F85"/>
    <w:rsid w:val="00547F90"/>
    <w:rsid w:val="00552201"/>
    <w:rsid w:val="005538C2"/>
    <w:rsid w:val="00553B05"/>
    <w:rsid w:val="00553DEB"/>
    <w:rsid w:val="00556883"/>
    <w:rsid w:val="0056072B"/>
    <w:rsid w:val="00562993"/>
    <w:rsid w:val="00562E63"/>
    <w:rsid w:val="00563C0B"/>
    <w:rsid w:val="00563FF7"/>
    <w:rsid w:val="0056404D"/>
    <w:rsid w:val="005675BF"/>
    <w:rsid w:val="005677B4"/>
    <w:rsid w:val="00571A7A"/>
    <w:rsid w:val="0057431C"/>
    <w:rsid w:val="00574D6E"/>
    <w:rsid w:val="00576D4D"/>
    <w:rsid w:val="0058243C"/>
    <w:rsid w:val="00582C42"/>
    <w:rsid w:val="005851BF"/>
    <w:rsid w:val="00586372"/>
    <w:rsid w:val="00590666"/>
    <w:rsid w:val="00594978"/>
    <w:rsid w:val="0059553D"/>
    <w:rsid w:val="00596989"/>
    <w:rsid w:val="00596FCE"/>
    <w:rsid w:val="00597252"/>
    <w:rsid w:val="0059787F"/>
    <w:rsid w:val="005A580B"/>
    <w:rsid w:val="005A5BCA"/>
    <w:rsid w:val="005A7701"/>
    <w:rsid w:val="005A7908"/>
    <w:rsid w:val="005B1E66"/>
    <w:rsid w:val="005B224B"/>
    <w:rsid w:val="005B2B4B"/>
    <w:rsid w:val="005B3D88"/>
    <w:rsid w:val="005B7225"/>
    <w:rsid w:val="005C1308"/>
    <w:rsid w:val="005C44F8"/>
    <w:rsid w:val="005C7AD1"/>
    <w:rsid w:val="005D2049"/>
    <w:rsid w:val="005D53AB"/>
    <w:rsid w:val="005E1838"/>
    <w:rsid w:val="005E1C0E"/>
    <w:rsid w:val="005E32C8"/>
    <w:rsid w:val="005E36DC"/>
    <w:rsid w:val="005E45CC"/>
    <w:rsid w:val="005E49B8"/>
    <w:rsid w:val="005E5B03"/>
    <w:rsid w:val="005F1A00"/>
    <w:rsid w:val="005F263E"/>
    <w:rsid w:val="005F6275"/>
    <w:rsid w:val="006018BD"/>
    <w:rsid w:val="00601A59"/>
    <w:rsid w:val="00601D79"/>
    <w:rsid w:val="00602F31"/>
    <w:rsid w:val="0060383D"/>
    <w:rsid w:val="00603A5A"/>
    <w:rsid w:val="00607302"/>
    <w:rsid w:val="006074FC"/>
    <w:rsid w:val="006104D9"/>
    <w:rsid w:val="006121E0"/>
    <w:rsid w:val="006140A9"/>
    <w:rsid w:val="006160A0"/>
    <w:rsid w:val="00616C0C"/>
    <w:rsid w:val="00620556"/>
    <w:rsid w:val="00620882"/>
    <w:rsid w:val="00623745"/>
    <w:rsid w:val="00626A66"/>
    <w:rsid w:val="00626B5B"/>
    <w:rsid w:val="00627144"/>
    <w:rsid w:val="00631EBD"/>
    <w:rsid w:val="0063259D"/>
    <w:rsid w:val="00634343"/>
    <w:rsid w:val="00634B61"/>
    <w:rsid w:val="006351FC"/>
    <w:rsid w:val="00635B78"/>
    <w:rsid w:val="006362FF"/>
    <w:rsid w:val="00637389"/>
    <w:rsid w:val="0064085D"/>
    <w:rsid w:val="00640B0E"/>
    <w:rsid w:val="00641610"/>
    <w:rsid w:val="0064182C"/>
    <w:rsid w:val="00641FC6"/>
    <w:rsid w:val="00642668"/>
    <w:rsid w:val="006438A4"/>
    <w:rsid w:val="00643F4B"/>
    <w:rsid w:val="00644357"/>
    <w:rsid w:val="006444EC"/>
    <w:rsid w:val="006464FF"/>
    <w:rsid w:val="00654EE7"/>
    <w:rsid w:val="00656A67"/>
    <w:rsid w:val="0065716D"/>
    <w:rsid w:val="006575D1"/>
    <w:rsid w:val="006611E9"/>
    <w:rsid w:val="006624E3"/>
    <w:rsid w:val="00662FA8"/>
    <w:rsid w:val="006656E7"/>
    <w:rsid w:val="00666977"/>
    <w:rsid w:val="00667BE4"/>
    <w:rsid w:val="006705AC"/>
    <w:rsid w:val="006707D5"/>
    <w:rsid w:val="006714F2"/>
    <w:rsid w:val="00675E2F"/>
    <w:rsid w:val="00676FA3"/>
    <w:rsid w:val="00677D57"/>
    <w:rsid w:val="00683747"/>
    <w:rsid w:val="00683C78"/>
    <w:rsid w:val="006846BA"/>
    <w:rsid w:val="00687031"/>
    <w:rsid w:val="00687A2C"/>
    <w:rsid w:val="006938EF"/>
    <w:rsid w:val="00693D4A"/>
    <w:rsid w:val="00697121"/>
    <w:rsid w:val="0069718A"/>
    <w:rsid w:val="006A0D83"/>
    <w:rsid w:val="006A3853"/>
    <w:rsid w:val="006A63DF"/>
    <w:rsid w:val="006B22AA"/>
    <w:rsid w:val="006B39FD"/>
    <w:rsid w:val="006B6ED2"/>
    <w:rsid w:val="006B7283"/>
    <w:rsid w:val="006C3C3D"/>
    <w:rsid w:val="006C4310"/>
    <w:rsid w:val="006D242B"/>
    <w:rsid w:val="006D419D"/>
    <w:rsid w:val="006D61DD"/>
    <w:rsid w:val="006D62F5"/>
    <w:rsid w:val="006D6950"/>
    <w:rsid w:val="006E0757"/>
    <w:rsid w:val="006E1EC5"/>
    <w:rsid w:val="006E2CCA"/>
    <w:rsid w:val="006E4EA8"/>
    <w:rsid w:val="006F4984"/>
    <w:rsid w:val="006F6CC2"/>
    <w:rsid w:val="006F6F81"/>
    <w:rsid w:val="006F7F90"/>
    <w:rsid w:val="00703B20"/>
    <w:rsid w:val="00706045"/>
    <w:rsid w:val="00706458"/>
    <w:rsid w:val="0070757D"/>
    <w:rsid w:val="0070758F"/>
    <w:rsid w:val="007170D0"/>
    <w:rsid w:val="0072017E"/>
    <w:rsid w:val="007219A1"/>
    <w:rsid w:val="007249A4"/>
    <w:rsid w:val="00725DCA"/>
    <w:rsid w:val="007268D0"/>
    <w:rsid w:val="00726F6F"/>
    <w:rsid w:val="007274F7"/>
    <w:rsid w:val="00727D50"/>
    <w:rsid w:val="00732AEE"/>
    <w:rsid w:val="007349D3"/>
    <w:rsid w:val="0073527D"/>
    <w:rsid w:val="00737067"/>
    <w:rsid w:val="00740E21"/>
    <w:rsid w:val="00741EA2"/>
    <w:rsid w:val="00741F4C"/>
    <w:rsid w:val="00745F86"/>
    <w:rsid w:val="00747403"/>
    <w:rsid w:val="007504A2"/>
    <w:rsid w:val="0075191E"/>
    <w:rsid w:val="00760580"/>
    <w:rsid w:val="00760F9C"/>
    <w:rsid w:val="00762719"/>
    <w:rsid w:val="00764DCA"/>
    <w:rsid w:val="007650F6"/>
    <w:rsid w:val="007715B2"/>
    <w:rsid w:val="00773824"/>
    <w:rsid w:val="00774DEE"/>
    <w:rsid w:val="0077548E"/>
    <w:rsid w:val="00775E4A"/>
    <w:rsid w:val="0077693B"/>
    <w:rsid w:val="00776C41"/>
    <w:rsid w:val="0077720D"/>
    <w:rsid w:val="007820AD"/>
    <w:rsid w:val="00783389"/>
    <w:rsid w:val="00791926"/>
    <w:rsid w:val="00791CF9"/>
    <w:rsid w:val="00792DB2"/>
    <w:rsid w:val="00793029"/>
    <w:rsid w:val="007A21ED"/>
    <w:rsid w:val="007A6642"/>
    <w:rsid w:val="007A74CE"/>
    <w:rsid w:val="007B2780"/>
    <w:rsid w:val="007B3D02"/>
    <w:rsid w:val="007B6B99"/>
    <w:rsid w:val="007B786A"/>
    <w:rsid w:val="007C19A4"/>
    <w:rsid w:val="007C35A0"/>
    <w:rsid w:val="007C7A0D"/>
    <w:rsid w:val="007C7E02"/>
    <w:rsid w:val="007C7E1D"/>
    <w:rsid w:val="007D0234"/>
    <w:rsid w:val="007D1B75"/>
    <w:rsid w:val="007D1BF7"/>
    <w:rsid w:val="007D45B7"/>
    <w:rsid w:val="007D5FB7"/>
    <w:rsid w:val="007D6C68"/>
    <w:rsid w:val="007E18F7"/>
    <w:rsid w:val="007E26FD"/>
    <w:rsid w:val="007E4559"/>
    <w:rsid w:val="007E589A"/>
    <w:rsid w:val="007F21C3"/>
    <w:rsid w:val="007F353F"/>
    <w:rsid w:val="007F4DA7"/>
    <w:rsid w:val="007F72AB"/>
    <w:rsid w:val="007F74EE"/>
    <w:rsid w:val="007F7602"/>
    <w:rsid w:val="007F7EEC"/>
    <w:rsid w:val="0080029C"/>
    <w:rsid w:val="00803066"/>
    <w:rsid w:val="00803974"/>
    <w:rsid w:val="0080407E"/>
    <w:rsid w:val="00804895"/>
    <w:rsid w:val="00810575"/>
    <w:rsid w:val="0081177C"/>
    <w:rsid w:val="008142AB"/>
    <w:rsid w:val="0081477E"/>
    <w:rsid w:val="0081598D"/>
    <w:rsid w:val="00820CA9"/>
    <w:rsid w:val="0082175D"/>
    <w:rsid w:val="00821D53"/>
    <w:rsid w:val="00823724"/>
    <w:rsid w:val="00823AFB"/>
    <w:rsid w:val="00824C7F"/>
    <w:rsid w:val="0083064A"/>
    <w:rsid w:val="0083234D"/>
    <w:rsid w:val="00833938"/>
    <w:rsid w:val="008351EF"/>
    <w:rsid w:val="00837F1D"/>
    <w:rsid w:val="00844B3B"/>
    <w:rsid w:val="00850CC0"/>
    <w:rsid w:val="00851917"/>
    <w:rsid w:val="00854BAB"/>
    <w:rsid w:val="008574F4"/>
    <w:rsid w:val="00857A50"/>
    <w:rsid w:val="0086208F"/>
    <w:rsid w:val="0086222F"/>
    <w:rsid w:val="0086353B"/>
    <w:rsid w:val="00864FA2"/>
    <w:rsid w:val="00866AF6"/>
    <w:rsid w:val="00872C39"/>
    <w:rsid w:val="00873D54"/>
    <w:rsid w:val="00877EA3"/>
    <w:rsid w:val="0088290D"/>
    <w:rsid w:val="00886A0E"/>
    <w:rsid w:val="00886B04"/>
    <w:rsid w:val="008904E2"/>
    <w:rsid w:val="00890CB0"/>
    <w:rsid w:val="00890CD8"/>
    <w:rsid w:val="008933FF"/>
    <w:rsid w:val="008950ED"/>
    <w:rsid w:val="00897249"/>
    <w:rsid w:val="008A3A67"/>
    <w:rsid w:val="008A40AA"/>
    <w:rsid w:val="008A5001"/>
    <w:rsid w:val="008A7C19"/>
    <w:rsid w:val="008B1B83"/>
    <w:rsid w:val="008B4375"/>
    <w:rsid w:val="008B4A0B"/>
    <w:rsid w:val="008B51EA"/>
    <w:rsid w:val="008C2384"/>
    <w:rsid w:val="008D094F"/>
    <w:rsid w:val="008D2F6F"/>
    <w:rsid w:val="008D3400"/>
    <w:rsid w:val="008D363A"/>
    <w:rsid w:val="008D3F35"/>
    <w:rsid w:val="008D51FE"/>
    <w:rsid w:val="008D6BD7"/>
    <w:rsid w:val="008D6C11"/>
    <w:rsid w:val="008D6CE6"/>
    <w:rsid w:val="008E1A6D"/>
    <w:rsid w:val="008E359A"/>
    <w:rsid w:val="008E3882"/>
    <w:rsid w:val="008E4D2D"/>
    <w:rsid w:val="008E6C28"/>
    <w:rsid w:val="008F14C7"/>
    <w:rsid w:val="008F2763"/>
    <w:rsid w:val="008F40DE"/>
    <w:rsid w:val="008F415A"/>
    <w:rsid w:val="008F5214"/>
    <w:rsid w:val="008F5CDE"/>
    <w:rsid w:val="008F6E28"/>
    <w:rsid w:val="008F7704"/>
    <w:rsid w:val="008F7C94"/>
    <w:rsid w:val="00901027"/>
    <w:rsid w:val="0090141E"/>
    <w:rsid w:val="00901C5C"/>
    <w:rsid w:val="00902522"/>
    <w:rsid w:val="00902E6D"/>
    <w:rsid w:val="009040F1"/>
    <w:rsid w:val="0090498C"/>
    <w:rsid w:val="009063FF"/>
    <w:rsid w:val="009078CD"/>
    <w:rsid w:val="00912241"/>
    <w:rsid w:val="009135DC"/>
    <w:rsid w:val="00914759"/>
    <w:rsid w:val="009148A8"/>
    <w:rsid w:val="009169C2"/>
    <w:rsid w:val="00916BE5"/>
    <w:rsid w:val="0092072D"/>
    <w:rsid w:val="0092170F"/>
    <w:rsid w:val="00921DFD"/>
    <w:rsid w:val="00921F44"/>
    <w:rsid w:val="00922B5A"/>
    <w:rsid w:val="00924391"/>
    <w:rsid w:val="00924932"/>
    <w:rsid w:val="00927530"/>
    <w:rsid w:val="00927EE8"/>
    <w:rsid w:val="009304D0"/>
    <w:rsid w:val="00930B3E"/>
    <w:rsid w:val="0093169D"/>
    <w:rsid w:val="00932E61"/>
    <w:rsid w:val="00936E88"/>
    <w:rsid w:val="0094034C"/>
    <w:rsid w:val="00940C27"/>
    <w:rsid w:val="0094184C"/>
    <w:rsid w:val="00943718"/>
    <w:rsid w:val="00944C1F"/>
    <w:rsid w:val="009453CF"/>
    <w:rsid w:val="00946C96"/>
    <w:rsid w:val="009477D0"/>
    <w:rsid w:val="00950731"/>
    <w:rsid w:val="00952C8B"/>
    <w:rsid w:val="00954F30"/>
    <w:rsid w:val="00955D1D"/>
    <w:rsid w:val="00957A83"/>
    <w:rsid w:val="009611CF"/>
    <w:rsid w:val="009612AA"/>
    <w:rsid w:val="009629C8"/>
    <w:rsid w:val="00963387"/>
    <w:rsid w:val="00965488"/>
    <w:rsid w:val="00966267"/>
    <w:rsid w:val="00966A8A"/>
    <w:rsid w:val="009673D9"/>
    <w:rsid w:val="009714CA"/>
    <w:rsid w:val="00971D82"/>
    <w:rsid w:val="00973E21"/>
    <w:rsid w:val="00976093"/>
    <w:rsid w:val="00976C23"/>
    <w:rsid w:val="00976E5F"/>
    <w:rsid w:val="00977DF7"/>
    <w:rsid w:val="00983274"/>
    <w:rsid w:val="009908E8"/>
    <w:rsid w:val="00990CFF"/>
    <w:rsid w:val="00991B3D"/>
    <w:rsid w:val="00993BE6"/>
    <w:rsid w:val="00994205"/>
    <w:rsid w:val="0099542C"/>
    <w:rsid w:val="009956C9"/>
    <w:rsid w:val="009959C2"/>
    <w:rsid w:val="00995CE6"/>
    <w:rsid w:val="0099712D"/>
    <w:rsid w:val="00997737"/>
    <w:rsid w:val="00997DB3"/>
    <w:rsid w:val="009A3757"/>
    <w:rsid w:val="009A3790"/>
    <w:rsid w:val="009A3833"/>
    <w:rsid w:val="009B0441"/>
    <w:rsid w:val="009B1FDF"/>
    <w:rsid w:val="009B286A"/>
    <w:rsid w:val="009B5241"/>
    <w:rsid w:val="009B6738"/>
    <w:rsid w:val="009C227C"/>
    <w:rsid w:val="009C2DEF"/>
    <w:rsid w:val="009C3046"/>
    <w:rsid w:val="009C7C44"/>
    <w:rsid w:val="009D1DAD"/>
    <w:rsid w:val="009D307C"/>
    <w:rsid w:val="009D3BA2"/>
    <w:rsid w:val="009D6CC8"/>
    <w:rsid w:val="009D6DE6"/>
    <w:rsid w:val="009E0A3E"/>
    <w:rsid w:val="009E1643"/>
    <w:rsid w:val="009E2AA8"/>
    <w:rsid w:val="009E75AB"/>
    <w:rsid w:val="009E75BE"/>
    <w:rsid w:val="009F19EE"/>
    <w:rsid w:val="009F221C"/>
    <w:rsid w:val="009F46E8"/>
    <w:rsid w:val="009F5348"/>
    <w:rsid w:val="00A01EDC"/>
    <w:rsid w:val="00A02726"/>
    <w:rsid w:val="00A02DA8"/>
    <w:rsid w:val="00A03467"/>
    <w:rsid w:val="00A03755"/>
    <w:rsid w:val="00A04A01"/>
    <w:rsid w:val="00A068DB"/>
    <w:rsid w:val="00A11080"/>
    <w:rsid w:val="00A13B8D"/>
    <w:rsid w:val="00A143D4"/>
    <w:rsid w:val="00A1681B"/>
    <w:rsid w:val="00A210EB"/>
    <w:rsid w:val="00A2132C"/>
    <w:rsid w:val="00A229E7"/>
    <w:rsid w:val="00A22A99"/>
    <w:rsid w:val="00A23674"/>
    <w:rsid w:val="00A23A1D"/>
    <w:rsid w:val="00A2456C"/>
    <w:rsid w:val="00A2597F"/>
    <w:rsid w:val="00A25C9B"/>
    <w:rsid w:val="00A30F02"/>
    <w:rsid w:val="00A3112E"/>
    <w:rsid w:val="00A36528"/>
    <w:rsid w:val="00A374F1"/>
    <w:rsid w:val="00A37CDB"/>
    <w:rsid w:val="00A401A4"/>
    <w:rsid w:val="00A40A6F"/>
    <w:rsid w:val="00A4188B"/>
    <w:rsid w:val="00A426A7"/>
    <w:rsid w:val="00A45BD1"/>
    <w:rsid w:val="00A46019"/>
    <w:rsid w:val="00A50A12"/>
    <w:rsid w:val="00A50DE0"/>
    <w:rsid w:val="00A54328"/>
    <w:rsid w:val="00A55227"/>
    <w:rsid w:val="00A55319"/>
    <w:rsid w:val="00A56FDB"/>
    <w:rsid w:val="00A62575"/>
    <w:rsid w:val="00A6470F"/>
    <w:rsid w:val="00A64809"/>
    <w:rsid w:val="00A64E17"/>
    <w:rsid w:val="00A66B14"/>
    <w:rsid w:val="00A719C9"/>
    <w:rsid w:val="00A72C43"/>
    <w:rsid w:val="00A73117"/>
    <w:rsid w:val="00A733EE"/>
    <w:rsid w:val="00A758AF"/>
    <w:rsid w:val="00A76174"/>
    <w:rsid w:val="00A82C05"/>
    <w:rsid w:val="00A82C33"/>
    <w:rsid w:val="00A842CA"/>
    <w:rsid w:val="00A86F51"/>
    <w:rsid w:val="00A91014"/>
    <w:rsid w:val="00A92C52"/>
    <w:rsid w:val="00A9428A"/>
    <w:rsid w:val="00A95339"/>
    <w:rsid w:val="00A9537F"/>
    <w:rsid w:val="00A97BDD"/>
    <w:rsid w:val="00AA3A7F"/>
    <w:rsid w:val="00AA3DCD"/>
    <w:rsid w:val="00AA5C16"/>
    <w:rsid w:val="00AA723B"/>
    <w:rsid w:val="00AB2E55"/>
    <w:rsid w:val="00AB3AD0"/>
    <w:rsid w:val="00AB48B7"/>
    <w:rsid w:val="00AB6173"/>
    <w:rsid w:val="00AC04C2"/>
    <w:rsid w:val="00AC3446"/>
    <w:rsid w:val="00AC4AE2"/>
    <w:rsid w:val="00AD05C7"/>
    <w:rsid w:val="00AD3EDF"/>
    <w:rsid w:val="00AD495D"/>
    <w:rsid w:val="00AD6451"/>
    <w:rsid w:val="00AD6B25"/>
    <w:rsid w:val="00AD7FAA"/>
    <w:rsid w:val="00AE1966"/>
    <w:rsid w:val="00AE4015"/>
    <w:rsid w:val="00AE43ED"/>
    <w:rsid w:val="00AE7306"/>
    <w:rsid w:val="00AE7CDA"/>
    <w:rsid w:val="00AF0338"/>
    <w:rsid w:val="00AF3931"/>
    <w:rsid w:val="00AF4AF3"/>
    <w:rsid w:val="00AF70C9"/>
    <w:rsid w:val="00B02C79"/>
    <w:rsid w:val="00B04713"/>
    <w:rsid w:val="00B0726F"/>
    <w:rsid w:val="00B073E6"/>
    <w:rsid w:val="00B1157C"/>
    <w:rsid w:val="00B148D8"/>
    <w:rsid w:val="00B1517B"/>
    <w:rsid w:val="00B21373"/>
    <w:rsid w:val="00B21390"/>
    <w:rsid w:val="00B22538"/>
    <w:rsid w:val="00B22AA3"/>
    <w:rsid w:val="00B23D76"/>
    <w:rsid w:val="00B26597"/>
    <w:rsid w:val="00B27664"/>
    <w:rsid w:val="00B3366C"/>
    <w:rsid w:val="00B35FBF"/>
    <w:rsid w:val="00B3620B"/>
    <w:rsid w:val="00B3662B"/>
    <w:rsid w:val="00B36FEB"/>
    <w:rsid w:val="00B40433"/>
    <w:rsid w:val="00B41280"/>
    <w:rsid w:val="00B41670"/>
    <w:rsid w:val="00B41ED4"/>
    <w:rsid w:val="00B41F2B"/>
    <w:rsid w:val="00B43FD2"/>
    <w:rsid w:val="00B51EE8"/>
    <w:rsid w:val="00B53C48"/>
    <w:rsid w:val="00B55347"/>
    <w:rsid w:val="00B61004"/>
    <w:rsid w:val="00B614E0"/>
    <w:rsid w:val="00B646BF"/>
    <w:rsid w:val="00B6618F"/>
    <w:rsid w:val="00B70BE2"/>
    <w:rsid w:val="00B72509"/>
    <w:rsid w:val="00B72EA7"/>
    <w:rsid w:val="00B75FC2"/>
    <w:rsid w:val="00B77897"/>
    <w:rsid w:val="00B807AD"/>
    <w:rsid w:val="00B8677D"/>
    <w:rsid w:val="00BA53B4"/>
    <w:rsid w:val="00BA56E5"/>
    <w:rsid w:val="00BA7EDE"/>
    <w:rsid w:val="00BB0174"/>
    <w:rsid w:val="00BB171C"/>
    <w:rsid w:val="00BB5E1F"/>
    <w:rsid w:val="00BC100F"/>
    <w:rsid w:val="00BC2458"/>
    <w:rsid w:val="00BC2984"/>
    <w:rsid w:val="00BC2F7E"/>
    <w:rsid w:val="00BC3AA2"/>
    <w:rsid w:val="00BC4A41"/>
    <w:rsid w:val="00BC4FFA"/>
    <w:rsid w:val="00BC5E85"/>
    <w:rsid w:val="00BC70CE"/>
    <w:rsid w:val="00BD197C"/>
    <w:rsid w:val="00BD6983"/>
    <w:rsid w:val="00BD7263"/>
    <w:rsid w:val="00BE1A15"/>
    <w:rsid w:val="00BE3F8F"/>
    <w:rsid w:val="00BE4041"/>
    <w:rsid w:val="00BE5E15"/>
    <w:rsid w:val="00BE6B62"/>
    <w:rsid w:val="00BF282A"/>
    <w:rsid w:val="00BF2C01"/>
    <w:rsid w:val="00BF66AB"/>
    <w:rsid w:val="00C004C7"/>
    <w:rsid w:val="00C0202A"/>
    <w:rsid w:val="00C05C62"/>
    <w:rsid w:val="00C06E40"/>
    <w:rsid w:val="00C11653"/>
    <w:rsid w:val="00C11DF0"/>
    <w:rsid w:val="00C125E7"/>
    <w:rsid w:val="00C13FCE"/>
    <w:rsid w:val="00C13FF2"/>
    <w:rsid w:val="00C14822"/>
    <w:rsid w:val="00C15250"/>
    <w:rsid w:val="00C205D2"/>
    <w:rsid w:val="00C20A8E"/>
    <w:rsid w:val="00C22DB8"/>
    <w:rsid w:val="00C26086"/>
    <w:rsid w:val="00C271FE"/>
    <w:rsid w:val="00C30E37"/>
    <w:rsid w:val="00C31BE6"/>
    <w:rsid w:val="00C346D0"/>
    <w:rsid w:val="00C34EF9"/>
    <w:rsid w:val="00C3758B"/>
    <w:rsid w:val="00C37CD0"/>
    <w:rsid w:val="00C40DE9"/>
    <w:rsid w:val="00C4119D"/>
    <w:rsid w:val="00C41319"/>
    <w:rsid w:val="00C41F6D"/>
    <w:rsid w:val="00C45590"/>
    <w:rsid w:val="00C455C6"/>
    <w:rsid w:val="00C47C5E"/>
    <w:rsid w:val="00C5397A"/>
    <w:rsid w:val="00C5579D"/>
    <w:rsid w:val="00C57762"/>
    <w:rsid w:val="00C603FA"/>
    <w:rsid w:val="00C60750"/>
    <w:rsid w:val="00C622AA"/>
    <w:rsid w:val="00C635F3"/>
    <w:rsid w:val="00C656E0"/>
    <w:rsid w:val="00C672B3"/>
    <w:rsid w:val="00C71A6A"/>
    <w:rsid w:val="00C72491"/>
    <w:rsid w:val="00C7454F"/>
    <w:rsid w:val="00C74D2B"/>
    <w:rsid w:val="00C76301"/>
    <w:rsid w:val="00C807D9"/>
    <w:rsid w:val="00C80C70"/>
    <w:rsid w:val="00C8108B"/>
    <w:rsid w:val="00C8299C"/>
    <w:rsid w:val="00C840F2"/>
    <w:rsid w:val="00C85010"/>
    <w:rsid w:val="00C918A0"/>
    <w:rsid w:val="00C93083"/>
    <w:rsid w:val="00C93879"/>
    <w:rsid w:val="00C9592A"/>
    <w:rsid w:val="00C97408"/>
    <w:rsid w:val="00C97D3A"/>
    <w:rsid w:val="00C97E2D"/>
    <w:rsid w:val="00CA0EEA"/>
    <w:rsid w:val="00CA2004"/>
    <w:rsid w:val="00CA217F"/>
    <w:rsid w:val="00CA3167"/>
    <w:rsid w:val="00CA45ED"/>
    <w:rsid w:val="00CA6437"/>
    <w:rsid w:val="00CA6E47"/>
    <w:rsid w:val="00CA74A2"/>
    <w:rsid w:val="00CB1F8D"/>
    <w:rsid w:val="00CB29B5"/>
    <w:rsid w:val="00CB7CE3"/>
    <w:rsid w:val="00CC1463"/>
    <w:rsid w:val="00CC244A"/>
    <w:rsid w:val="00CC3D1B"/>
    <w:rsid w:val="00CC63D8"/>
    <w:rsid w:val="00CD0977"/>
    <w:rsid w:val="00CD0CFB"/>
    <w:rsid w:val="00CD180E"/>
    <w:rsid w:val="00CD19F2"/>
    <w:rsid w:val="00CD2058"/>
    <w:rsid w:val="00CD4298"/>
    <w:rsid w:val="00CD59D7"/>
    <w:rsid w:val="00CD5AC8"/>
    <w:rsid w:val="00CD6468"/>
    <w:rsid w:val="00CE06B1"/>
    <w:rsid w:val="00CE229A"/>
    <w:rsid w:val="00CE2D7D"/>
    <w:rsid w:val="00CF19F4"/>
    <w:rsid w:val="00CF4835"/>
    <w:rsid w:val="00CF7E07"/>
    <w:rsid w:val="00D00BED"/>
    <w:rsid w:val="00D04081"/>
    <w:rsid w:val="00D113CF"/>
    <w:rsid w:val="00D117EE"/>
    <w:rsid w:val="00D11BB1"/>
    <w:rsid w:val="00D12005"/>
    <w:rsid w:val="00D13C58"/>
    <w:rsid w:val="00D14289"/>
    <w:rsid w:val="00D2054C"/>
    <w:rsid w:val="00D224A3"/>
    <w:rsid w:val="00D2357E"/>
    <w:rsid w:val="00D239DD"/>
    <w:rsid w:val="00D2499A"/>
    <w:rsid w:val="00D25434"/>
    <w:rsid w:val="00D2663B"/>
    <w:rsid w:val="00D270CD"/>
    <w:rsid w:val="00D30306"/>
    <w:rsid w:val="00D310A0"/>
    <w:rsid w:val="00D32CBF"/>
    <w:rsid w:val="00D340E7"/>
    <w:rsid w:val="00D359F7"/>
    <w:rsid w:val="00D37D26"/>
    <w:rsid w:val="00D435F9"/>
    <w:rsid w:val="00D47770"/>
    <w:rsid w:val="00D51E88"/>
    <w:rsid w:val="00D5757A"/>
    <w:rsid w:val="00D61F1C"/>
    <w:rsid w:val="00D6244D"/>
    <w:rsid w:val="00D62F01"/>
    <w:rsid w:val="00D62F44"/>
    <w:rsid w:val="00D635E5"/>
    <w:rsid w:val="00D64E11"/>
    <w:rsid w:val="00D64F3E"/>
    <w:rsid w:val="00D65B32"/>
    <w:rsid w:val="00D70C2E"/>
    <w:rsid w:val="00D74AB4"/>
    <w:rsid w:val="00D74E0B"/>
    <w:rsid w:val="00D75E74"/>
    <w:rsid w:val="00D762FC"/>
    <w:rsid w:val="00D86820"/>
    <w:rsid w:val="00D8765A"/>
    <w:rsid w:val="00D9040B"/>
    <w:rsid w:val="00D91F2F"/>
    <w:rsid w:val="00D9403D"/>
    <w:rsid w:val="00D97210"/>
    <w:rsid w:val="00DA125C"/>
    <w:rsid w:val="00DA2A98"/>
    <w:rsid w:val="00DA300B"/>
    <w:rsid w:val="00DA4BE5"/>
    <w:rsid w:val="00DA5E11"/>
    <w:rsid w:val="00DB13D1"/>
    <w:rsid w:val="00DB2046"/>
    <w:rsid w:val="00DB76CD"/>
    <w:rsid w:val="00DC0FEA"/>
    <w:rsid w:val="00DC1110"/>
    <w:rsid w:val="00DC19EB"/>
    <w:rsid w:val="00DC3489"/>
    <w:rsid w:val="00DC374F"/>
    <w:rsid w:val="00DC376B"/>
    <w:rsid w:val="00DC3801"/>
    <w:rsid w:val="00DC6D05"/>
    <w:rsid w:val="00DD2A05"/>
    <w:rsid w:val="00DD470A"/>
    <w:rsid w:val="00DE09E0"/>
    <w:rsid w:val="00DE0FD3"/>
    <w:rsid w:val="00DE104A"/>
    <w:rsid w:val="00DE18C2"/>
    <w:rsid w:val="00DE5163"/>
    <w:rsid w:val="00DE57C1"/>
    <w:rsid w:val="00DE649B"/>
    <w:rsid w:val="00DF25A8"/>
    <w:rsid w:val="00DF280F"/>
    <w:rsid w:val="00DF5BE6"/>
    <w:rsid w:val="00DF5E28"/>
    <w:rsid w:val="00DF6D52"/>
    <w:rsid w:val="00DF7341"/>
    <w:rsid w:val="00E051F4"/>
    <w:rsid w:val="00E06205"/>
    <w:rsid w:val="00E108DB"/>
    <w:rsid w:val="00E153EA"/>
    <w:rsid w:val="00E155CF"/>
    <w:rsid w:val="00E15C98"/>
    <w:rsid w:val="00E172EB"/>
    <w:rsid w:val="00E220C4"/>
    <w:rsid w:val="00E229DD"/>
    <w:rsid w:val="00E239C2"/>
    <w:rsid w:val="00E244C3"/>
    <w:rsid w:val="00E24959"/>
    <w:rsid w:val="00E2520B"/>
    <w:rsid w:val="00E25387"/>
    <w:rsid w:val="00E2564C"/>
    <w:rsid w:val="00E27003"/>
    <w:rsid w:val="00E27F1A"/>
    <w:rsid w:val="00E319D3"/>
    <w:rsid w:val="00E32065"/>
    <w:rsid w:val="00E346FA"/>
    <w:rsid w:val="00E42632"/>
    <w:rsid w:val="00E45665"/>
    <w:rsid w:val="00E464A9"/>
    <w:rsid w:val="00E46662"/>
    <w:rsid w:val="00E515EC"/>
    <w:rsid w:val="00E51D2D"/>
    <w:rsid w:val="00E5245A"/>
    <w:rsid w:val="00E52A35"/>
    <w:rsid w:val="00E54579"/>
    <w:rsid w:val="00E547EA"/>
    <w:rsid w:val="00E64755"/>
    <w:rsid w:val="00E662CC"/>
    <w:rsid w:val="00E66C70"/>
    <w:rsid w:val="00E6725E"/>
    <w:rsid w:val="00E7027A"/>
    <w:rsid w:val="00E70A75"/>
    <w:rsid w:val="00E71A75"/>
    <w:rsid w:val="00E726D5"/>
    <w:rsid w:val="00E72820"/>
    <w:rsid w:val="00E75D55"/>
    <w:rsid w:val="00E80A0C"/>
    <w:rsid w:val="00E8228B"/>
    <w:rsid w:val="00E83162"/>
    <w:rsid w:val="00E839EB"/>
    <w:rsid w:val="00E86129"/>
    <w:rsid w:val="00E87C88"/>
    <w:rsid w:val="00E901C6"/>
    <w:rsid w:val="00E937B4"/>
    <w:rsid w:val="00E9499E"/>
    <w:rsid w:val="00E9543B"/>
    <w:rsid w:val="00EA001A"/>
    <w:rsid w:val="00EA2BD4"/>
    <w:rsid w:val="00EA3218"/>
    <w:rsid w:val="00EA5584"/>
    <w:rsid w:val="00EB3D1F"/>
    <w:rsid w:val="00EB468A"/>
    <w:rsid w:val="00EB5559"/>
    <w:rsid w:val="00EB5D0E"/>
    <w:rsid w:val="00EB67E3"/>
    <w:rsid w:val="00EB6D8D"/>
    <w:rsid w:val="00EB6F77"/>
    <w:rsid w:val="00EB73A6"/>
    <w:rsid w:val="00EC33F7"/>
    <w:rsid w:val="00EC4199"/>
    <w:rsid w:val="00ED346F"/>
    <w:rsid w:val="00ED5830"/>
    <w:rsid w:val="00ED6F8E"/>
    <w:rsid w:val="00EE0926"/>
    <w:rsid w:val="00EE0E42"/>
    <w:rsid w:val="00EE586D"/>
    <w:rsid w:val="00EF0667"/>
    <w:rsid w:val="00EF0724"/>
    <w:rsid w:val="00EF130A"/>
    <w:rsid w:val="00EF1F3A"/>
    <w:rsid w:val="00EF26FF"/>
    <w:rsid w:val="00EF5023"/>
    <w:rsid w:val="00EF6698"/>
    <w:rsid w:val="00EF7A46"/>
    <w:rsid w:val="00F007E3"/>
    <w:rsid w:val="00F02EC7"/>
    <w:rsid w:val="00F06B4D"/>
    <w:rsid w:val="00F10F2B"/>
    <w:rsid w:val="00F13CCA"/>
    <w:rsid w:val="00F140F8"/>
    <w:rsid w:val="00F14104"/>
    <w:rsid w:val="00F17A6F"/>
    <w:rsid w:val="00F24C46"/>
    <w:rsid w:val="00F30320"/>
    <w:rsid w:val="00F30BF1"/>
    <w:rsid w:val="00F31B7C"/>
    <w:rsid w:val="00F33A9C"/>
    <w:rsid w:val="00F34C1B"/>
    <w:rsid w:val="00F355B9"/>
    <w:rsid w:val="00F36AD1"/>
    <w:rsid w:val="00F4182F"/>
    <w:rsid w:val="00F42769"/>
    <w:rsid w:val="00F42D69"/>
    <w:rsid w:val="00F42FC5"/>
    <w:rsid w:val="00F45579"/>
    <w:rsid w:val="00F470AC"/>
    <w:rsid w:val="00F518B1"/>
    <w:rsid w:val="00F52967"/>
    <w:rsid w:val="00F5627E"/>
    <w:rsid w:val="00F571E5"/>
    <w:rsid w:val="00F60F75"/>
    <w:rsid w:val="00F66341"/>
    <w:rsid w:val="00F66951"/>
    <w:rsid w:val="00F67619"/>
    <w:rsid w:val="00F67D3F"/>
    <w:rsid w:val="00F74BD0"/>
    <w:rsid w:val="00F74EC9"/>
    <w:rsid w:val="00F82904"/>
    <w:rsid w:val="00F83767"/>
    <w:rsid w:val="00F92A6C"/>
    <w:rsid w:val="00F92E8A"/>
    <w:rsid w:val="00FA286B"/>
    <w:rsid w:val="00FA2FA9"/>
    <w:rsid w:val="00FA52E4"/>
    <w:rsid w:val="00FA79EB"/>
    <w:rsid w:val="00FB1BB8"/>
    <w:rsid w:val="00FB399B"/>
    <w:rsid w:val="00FB7043"/>
    <w:rsid w:val="00FC150A"/>
    <w:rsid w:val="00FC4470"/>
    <w:rsid w:val="00FC4A4E"/>
    <w:rsid w:val="00FC5A4E"/>
    <w:rsid w:val="00FC6AF1"/>
    <w:rsid w:val="00FD4397"/>
    <w:rsid w:val="00FD6B88"/>
    <w:rsid w:val="00FE2770"/>
    <w:rsid w:val="00FE33F3"/>
    <w:rsid w:val="00FE3E59"/>
    <w:rsid w:val="00FE541B"/>
    <w:rsid w:val="00FF0298"/>
    <w:rsid w:val="00FF03CF"/>
    <w:rsid w:val="00FF0849"/>
    <w:rsid w:val="00FF0E9F"/>
    <w:rsid w:val="00FF1269"/>
    <w:rsid w:val="00FF1A88"/>
    <w:rsid w:val="00FF1D08"/>
    <w:rsid w:val="00FF2005"/>
    <w:rsid w:val="00FF2893"/>
    <w:rsid w:val="00FF2A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31C8"/>
  <w15:chartTrackingRefBased/>
  <w15:docId w15:val="{EA8477A6-96D5-2344-B94F-9FC1E7E09B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47B6"/>
    <w:pPr>
      <w:ind w:firstLine="720"/>
    </w:pPr>
  </w:style>
  <w:style w:type="paragraph" w:styleId="Heading1">
    <w:name w:val="heading 1"/>
    <w:basedOn w:val="Normal"/>
    <w:next w:val="BodyText"/>
    <w:link w:val="Heading1Char"/>
    <w:uiPriority w:val="9"/>
    <w:qFormat/>
    <w:rsid w:val="000645B7"/>
    <w:pPr>
      <w:keepNext/>
      <w:keepLines/>
      <w:spacing w:before="48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200323"/>
    <w:pPr>
      <w:keepNext/>
      <w:keepLines/>
      <w:ind w:firstLine="0"/>
      <w:contextualSpacing/>
      <w:outlineLvl w:val="1"/>
    </w:pPr>
    <w:rPr>
      <w:rFonts w:ascii="Times New Roman" w:eastAsiaTheme="majorEastAsia" w:hAnsi="Times New Roman" w:cstheme="majorBidi"/>
      <w:b/>
      <w:bCs/>
      <w:color w:val="000000" w:themeColor="text1"/>
      <w:szCs w:val="32"/>
    </w:rPr>
  </w:style>
  <w:style w:type="paragraph" w:styleId="Heading3">
    <w:name w:val="heading 3"/>
    <w:basedOn w:val="Normal"/>
    <w:next w:val="Normal"/>
    <w:link w:val="Heading3Char"/>
    <w:uiPriority w:val="9"/>
    <w:unhideWhenUsed/>
    <w:qFormat/>
    <w:rsid w:val="00B22AA3"/>
    <w:pPr>
      <w:keepNext/>
      <w:keepLines/>
      <w:pageBreakBefore/>
      <w:ind w:firstLine="0"/>
      <w:outlineLvl w:val="2"/>
    </w:pPr>
    <w:rPr>
      <w:rFonts w:ascii="Times New Roman" w:eastAsiaTheme="majorEastAsia" w:hAnsi="Times New Roman" w:cstheme="majorBidi"/>
      <w:b/>
      <w:color w:val="000000" w:themeColor="text1"/>
    </w:rPr>
  </w:style>
  <w:style w:type="paragraph" w:styleId="Heading4">
    <w:name w:val="heading 4"/>
    <w:basedOn w:val="Normal"/>
    <w:next w:val="Normal"/>
    <w:link w:val="Heading4Char"/>
    <w:uiPriority w:val="9"/>
    <w:unhideWhenUsed/>
    <w:qFormat/>
    <w:rsid w:val="00200323"/>
    <w:pPr>
      <w:keepNext/>
      <w:keepLines/>
      <w:spacing w:after="80"/>
      <w:ind w:firstLine="0"/>
      <w:outlineLvl w:val="3"/>
    </w:pPr>
    <w:rPr>
      <w:rFonts w:ascii="Times New Roman" w:eastAsiaTheme="majorEastAsia" w:hAnsi="Times New Roman" w:cstheme="majorBidi"/>
      <w:i/>
      <w:iCs/>
      <w:color w:val="000000" w:themeColor="text1"/>
    </w:rPr>
  </w:style>
  <w:style w:type="paragraph" w:styleId="Heading5">
    <w:name w:val="heading 5"/>
    <w:basedOn w:val="Normal"/>
    <w:next w:val="BodyText"/>
    <w:link w:val="Heading5Char"/>
    <w:uiPriority w:val="9"/>
    <w:unhideWhenUsed/>
    <w:qFormat/>
    <w:rsid w:val="000645B7"/>
    <w:pPr>
      <w:keepNext/>
      <w:keepLines/>
      <w:spacing w:before="200"/>
      <w:outlineLvl w:val="4"/>
    </w:pPr>
    <w:rPr>
      <w:rFonts w:asciiTheme="majorHAnsi" w:eastAsiaTheme="majorEastAsia" w:hAnsiTheme="majorHAnsi" w:cstheme="majorBidi"/>
      <w:i/>
      <w:iCs/>
      <w:color w:val="4472C4" w:themeColor="accent1"/>
    </w:rPr>
  </w:style>
  <w:style w:type="paragraph" w:styleId="Heading6">
    <w:name w:val="heading 6"/>
    <w:basedOn w:val="Normal"/>
    <w:next w:val="BodyText"/>
    <w:link w:val="Heading6Char"/>
    <w:uiPriority w:val="9"/>
    <w:unhideWhenUsed/>
    <w:qFormat/>
    <w:rsid w:val="000645B7"/>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0645B7"/>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0645B7"/>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0645B7"/>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6C41"/>
    <w:pPr>
      <w:ind w:left="720"/>
      <w:contextualSpacing/>
    </w:pPr>
  </w:style>
  <w:style w:type="character" w:styleId="CommentReference">
    <w:name w:val="annotation reference"/>
    <w:basedOn w:val="DefaultParagraphFont"/>
    <w:uiPriority w:val="99"/>
    <w:semiHidden/>
    <w:unhideWhenUsed/>
    <w:rsid w:val="001723B9"/>
    <w:rPr>
      <w:sz w:val="16"/>
      <w:szCs w:val="16"/>
    </w:rPr>
  </w:style>
  <w:style w:type="paragraph" w:styleId="CommentText">
    <w:name w:val="annotation text"/>
    <w:basedOn w:val="Normal"/>
    <w:link w:val="CommentTextChar"/>
    <w:uiPriority w:val="99"/>
    <w:semiHidden/>
    <w:unhideWhenUsed/>
    <w:rsid w:val="001723B9"/>
    <w:rPr>
      <w:sz w:val="20"/>
      <w:szCs w:val="20"/>
    </w:rPr>
  </w:style>
  <w:style w:type="character" w:customStyle="1" w:styleId="CommentTextChar">
    <w:name w:val="Comment Text Char"/>
    <w:basedOn w:val="DefaultParagraphFont"/>
    <w:link w:val="CommentText"/>
    <w:uiPriority w:val="99"/>
    <w:semiHidden/>
    <w:rsid w:val="001723B9"/>
    <w:rPr>
      <w:sz w:val="20"/>
      <w:szCs w:val="20"/>
    </w:rPr>
  </w:style>
  <w:style w:type="paragraph" w:styleId="CommentSubject">
    <w:name w:val="annotation subject"/>
    <w:basedOn w:val="CommentText"/>
    <w:next w:val="CommentText"/>
    <w:link w:val="CommentSubjectChar"/>
    <w:uiPriority w:val="99"/>
    <w:semiHidden/>
    <w:unhideWhenUsed/>
    <w:rsid w:val="001723B9"/>
    <w:rPr>
      <w:b/>
      <w:bCs/>
    </w:rPr>
  </w:style>
  <w:style w:type="character" w:customStyle="1" w:styleId="CommentSubjectChar">
    <w:name w:val="Comment Subject Char"/>
    <w:basedOn w:val="CommentTextChar"/>
    <w:link w:val="CommentSubject"/>
    <w:uiPriority w:val="99"/>
    <w:semiHidden/>
    <w:rsid w:val="001723B9"/>
    <w:rPr>
      <w:b/>
      <w:bCs/>
      <w:sz w:val="20"/>
      <w:szCs w:val="20"/>
    </w:rPr>
  </w:style>
  <w:style w:type="paragraph" w:styleId="BalloonText">
    <w:name w:val="Balloon Text"/>
    <w:basedOn w:val="Normal"/>
    <w:link w:val="BalloonTextChar"/>
    <w:uiPriority w:val="99"/>
    <w:semiHidden/>
    <w:unhideWhenUsed/>
    <w:rsid w:val="001723B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723B9"/>
    <w:rPr>
      <w:rFonts w:ascii="Times New Roman" w:hAnsi="Times New Roman" w:cs="Times New Roman"/>
      <w:sz w:val="18"/>
      <w:szCs w:val="18"/>
    </w:rPr>
  </w:style>
  <w:style w:type="paragraph" w:styleId="Revision">
    <w:name w:val="Revision"/>
    <w:hidden/>
    <w:uiPriority w:val="99"/>
    <w:semiHidden/>
    <w:rsid w:val="00394DE5"/>
  </w:style>
  <w:style w:type="paragraph" w:styleId="Header">
    <w:name w:val="header"/>
    <w:basedOn w:val="Normal"/>
    <w:link w:val="HeaderChar"/>
    <w:uiPriority w:val="99"/>
    <w:unhideWhenUsed/>
    <w:rsid w:val="00CE06B1"/>
    <w:pPr>
      <w:tabs>
        <w:tab w:val="center" w:pos="4680"/>
        <w:tab w:val="right" w:pos="9360"/>
      </w:tabs>
    </w:pPr>
  </w:style>
  <w:style w:type="character" w:customStyle="1" w:styleId="HeaderChar">
    <w:name w:val="Header Char"/>
    <w:basedOn w:val="DefaultParagraphFont"/>
    <w:link w:val="Header"/>
    <w:uiPriority w:val="99"/>
    <w:rsid w:val="00CE06B1"/>
  </w:style>
  <w:style w:type="paragraph" w:styleId="Footer">
    <w:name w:val="footer"/>
    <w:basedOn w:val="Normal"/>
    <w:link w:val="FooterChar"/>
    <w:uiPriority w:val="99"/>
    <w:unhideWhenUsed/>
    <w:rsid w:val="00CE06B1"/>
    <w:pPr>
      <w:tabs>
        <w:tab w:val="center" w:pos="4680"/>
        <w:tab w:val="right" w:pos="9360"/>
      </w:tabs>
    </w:pPr>
  </w:style>
  <w:style w:type="character" w:customStyle="1" w:styleId="FooterChar">
    <w:name w:val="Footer Char"/>
    <w:basedOn w:val="DefaultParagraphFont"/>
    <w:link w:val="Footer"/>
    <w:uiPriority w:val="99"/>
    <w:rsid w:val="00CE06B1"/>
  </w:style>
  <w:style w:type="character" w:styleId="PageNumber">
    <w:name w:val="page number"/>
    <w:basedOn w:val="DefaultParagraphFont"/>
    <w:uiPriority w:val="99"/>
    <w:semiHidden/>
    <w:unhideWhenUsed/>
    <w:rsid w:val="00A02DA8"/>
  </w:style>
  <w:style w:type="paragraph" w:styleId="NoSpacing">
    <w:name w:val="No Spacing"/>
    <w:uiPriority w:val="1"/>
    <w:qFormat/>
    <w:rsid w:val="00F92A6C"/>
    <w:rPr>
      <w:sz w:val="22"/>
      <w:szCs w:val="22"/>
    </w:rPr>
  </w:style>
  <w:style w:type="paragraph" w:styleId="Bibliography">
    <w:name w:val="Bibliography"/>
    <w:basedOn w:val="Normal"/>
    <w:next w:val="Normal"/>
    <w:unhideWhenUsed/>
    <w:qFormat/>
    <w:rsid w:val="00437D64"/>
  </w:style>
  <w:style w:type="character" w:customStyle="1" w:styleId="Heading2Char">
    <w:name w:val="Heading 2 Char"/>
    <w:basedOn w:val="DefaultParagraphFont"/>
    <w:link w:val="Heading2"/>
    <w:uiPriority w:val="9"/>
    <w:rsid w:val="00200323"/>
    <w:rPr>
      <w:rFonts w:ascii="Times New Roman" w:eastAsiaTheme="majorEastAsia" w:hAnsi="Times New Roman" w:cstheme="majorBidi"/>
      <w:b/>
      <w:bCs/>
      <w:color w:val="000000" w:themeColor="text1"/>
      <w:szCs w:val="32"/>
    </w:rPr>
  </w:style>
  <w:style w:type="paragraph" w:styleId="BodyText">
    <w:name w:val="Body Text"/>
    <w:basedOn w:val="Normal"/>
    <w:link w:val="BodyTextChar"/>
    <w:qFormat/>
    <w:rsid w:val="0080029C"/>
    <w:pPr>
      <w:contextualSpacing/>
    </w:pPr>
    <w:rPr>
      <w:rFonts w:ascii="Times New Roman" w:hAnsi="Times New Roman"/>
    </w:rPr>
  </w:style>
  <w:style w:type="character" w:customStyle="1" w:styleId="BodyTextChar">
    <w:name w:val="Body Text Char"/>
    <w:basedOn w:val="DefaultParagraphFont"/>
    <w:link w:val="BodyText"/>
    <w:rsid w:val="0080029C"/>
    <w:rPr>
      <w:rFonts w:ascii="Times New Roman" w:hAnsi="Times New Roman"/>
    </w:rPr>
  </w:style>
  <w:style w:type="paragraph" w:customStyle="1" w:styleId="FirstParagraph">
    <w:name w:val="First Paragraph"/>
    <w:basedOn w:val="BodyText"/>
    <w:next w:val="BodyText"/>
    <w:qFormat/>
    <w:rsid w:val="006074FC"/>
  </w:style>
  <w:style w:type="paragraph" w:styleId="Title">
    <w:name w:val="Title"/>
    <w:basedOn w:val="Normal"/>
    <w:next w:val="BodyText"/>
    <w:link w:val="TitleChar"/>
    <w:qFormat/>
    <w:rsid w:val="00200323"/>
    <w:pPr>
      <w:keepNext/>
      <w:keepLines/>
      <w:ind w:firstLine="0"/>
      <w:contextualSpacing/>
      <w:jc w:val="center"/>
    </w:pPr>
    <w:rPr>
      <w:rFonts w:ascii="Times New Roman" w:eastAsiaTheme="majorEastAsia" w:hAnsi="Times New Roman" w:cstheme="majorBidi"/>
      <w:b/>
      <w:bCs/>
      <w:color w:val="000000" w:themeColor="text1"/>
      <w:szCs w:val="36"/>
    </w:rPr>
  </w:style>
  <w:style w:type="character" w:customStyle="1" w:styleId="TitleChar">
    <w:name w:val="Title Char"/>
    <w:basedOn w:val="DefaultParagraphFont"/>
    <w:link w:val="Title"/>
    <w:rsid w:val="00200323"/>
    <w:rPr>
      <w:rFonts w:ascii="Times New Roman" w:eastAsiaTheme="majorEastAsia" w:hAnsi="Times New Roman" w:cstheme="majorBidi"/>
      <w:b/>
      <w:bCs/>
      <w:color w:val="000000" w:themeColor="text1"/>
      <w:szCs w:val="36"/>
    </w:rPr>
  </w:style>
  <w:style w:type="character" w:customStyle="1" w:styleId="Heading3Char">
    <w:name w:val="Heading 3 Char"/>
    <w:basedOn w:val="DefaultParagraphFont"/>
    <w:link w:val="Heading3"/>
    <w:uiPriority w:val="9"/>
    <w:rsid w:val="00B22AA3"/>
    <w:rPr>
      <w:rFonts w:ascii="Times New Roman" w:eastAsiaTheme="majorEastAsia" w:hAnsi="Times New Roman" w:cstheme="majorBidi"/>
      <w:b/>
      <w:color w:val="000000" w:themeColor="text1"/>
    </w:rPr>
  </w:style>
  <w:style w:type="character" w:customStyle="1" w:styleId="Heading4Char">
    <w:name w:val="Heading 4 Char"/>
    <w:basedOn w:val="DefaultParagraphFont"/>
    <w:link w:val="Heading4"/>
    <w:uiPriority w:val="9"/>
    <w:rsid w:val="00200323"/>
    <w:rPr>
      <w:rFonts w:ascii="Times New Roman" w:eastAsiaTheme="majorEastAsia" w:hAnsi="Times New Roman" w:cstheme="majorBidi"/>
      <w:i/>
      <w:iCs/>
      <w:color w:val="000000" w:themeColor="text1"/>
    </w:rPr>
  </w:style>
  <w:style w:type="character" w:customStyle="1" w:styleId="Heading1Char">
    <w:name w:val="Heading 1 Char"/>
    <w:basedOn w:val="DefaultParagraphFont"/>
    <w:link w:val="Heading1"/>
    <w:uiPriority w:val="9"/>
    <w:rsid w:val="000645B7"/>
    <w:rPr>
      <w:rFonts w:asciiTheme="majorHAnsi" w:eastAsiaTheme="majorEastAsia" w:hAnsiTheme="majorHAnsi" w:cstheme="majorBidi"/>
      <w:b/>
      <w:bCs/>
      <w:color w:val="2D4F8E" w:themeColor="accent1" w:themeShade="B5"/>
      <w:sz w:val="32"/>
      <w:szCs w:val="32"/>
    </w:rPr>
  </w:style>
  <w:style w:type="character" w:customStyle="1" w:styleId="Heading5Char">
    <w:name w:val="Heading 5 Char"/>
    <w:basedOn w:val="DefaultParagraphFont"/>
    <w:link w:val="Heading5"/>
    <w:uiPriority w:val="9"/>
    <w:rsid w:val="000645B7"/>
    <w:rPr>
      <w:rFonts w:asciiTheme="majorHAnsi" w:eastAsiaTheme="majorEastAsia" w:hAnsiTheme="majorHAnsi" w:cstheme="majorBidi"/>
      <w:i/>
      <w:iCs/>
      <w:color w:val="4472C4" w:themeColor="accent1"/>
    </w:rPr>
  </w:style>
  <w:style w:type="character" w:customStyle="1" w:styleId="Heading6Char">
    <w:name w:val="Heading 6 Char"/>
    <w:basedOn w:val="DefaultParagraphFont"/>
    <w:link w:val="Heading6"/>
    <w:uiPriority w:val="9"/>
    <w:rsid w:val="000645B7"/>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0645B7"/>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0645B7"/>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0645B7"/>
    <w:rPr>
      <w:rFonts w:asciiTheme="majorHAnsi" w:eastAsiaTheme="majorEastAsia" w:hAnsiTheme="majorHAnsi" w:cstheme="majorBidi"/>
      <w:color w:val="4472C4" w:themeColor="accent1"/>
    </w:rPr>
  </w:style>
  <w:style w:type="paragraph" w:customStyle="1" w:styleId="Compact">
    <w:name w:val="Compact"/>
    <w:basedOn w:val="BodyText"/>
    <w:qFormat/>
    <w:rsid w:val="00D340E7"/>
    <w:pPr>
      <w:spacing w:before="36" w:after="36"/>
      <w:ind w:firstLine="0"/>
      <w:contextualSpacing w:val="0"/>
    </w:pPr>
    <w:rPr>
      <w:sz w:val="20"/>
    </w:rPr>
  </w:style>
  <w:style w:type="paragraph" w:styleId="Subtitle">
    <w:name w:val="Subtitle"/>
    <w:basedOn w:val="Title"/>
    <w:next w:val="BodyText"/>
    <w:link w:val="SubtitleChar"/>
    <w:qFormat/>
    <w:rsid w:val="000645B7"/>
    <w:pPr>
      <w:spacing w:before="240" w:after="240"/>
    </w:pPr>
    <w:rPr>
      <w:sz w:val="30"/>
      <w:szCs w:val="30"/>
    </w:rPr>
  </w:style>
  <w:style w:type="character" w:customStyle="1" w:styleId="SubtitleChar">
    <w:name w:val="Subtitle Char"/>
    <w:basedOn w:val="DefaultParagraphFont"/>
    <w:link w:val="Subtitle"/>
    <w:rsid w:val="000645B7"/>
    <w:rPr>
      <w:rFonts w:ascii="Times New Roman" w:eastAsiaTheme="majorEastAsia" w:hAnsi="Times New Roman" w:cstheme="majorBidi"/>
      <w:b/>
      <w:bCs/>
      <w:color w:val="000000" w:themeColor="text1"/>
      <w:sz w:val="30"/>
      <w:szCs w:val="30"/>
    </w:rPr>
  </w:style>
  <w:style w:type="paragraph" w:customStyle="1" w:styleId="Author">
    <w:name w:val="Author"/>
    <w:next w:val="BodyText"/>
    <w:qFormat/>
    <w:rsid w:val="000645B7"/>
    <w:pPr>
      <w:keepNext/>
      <w:keepLines/>
      <w:spacing w:after="200"/>
      <w:jc w:val="center"/>
    </w:pPr>
  </w:style>
  <w:style w:type="paragraph" w:styleId="Date">
    <w:name w:val="Date"/>
    <w:next w:val="BodyText"/>
    <w:link w:val="DateChar"/>
    <w:qFormat/>
    <w:rsid w:val="000645B7"/>
    <w:pPr>
      <w:keepNext/>
      <w:keepLines/>
      <w:spacing w:after="200"/>
      <w:jc w:val="center"/>
    </w:pPr>
  </w:style>
  <w:style w:type="character" w:customStyle="1" w:styleId="DateChar">
    <w:name w:val="Date Char"/>
    <w:basedOn w:val="DefaultParagraphFont"/>
    <w:link w:val="Date"/>
    <w:rsid w:val="000645B7"/>
  </w:style>
  <w:style w:type="paragraph" w:customStyle="1" w:styleId="Abstract">
    <w:name w:val="Abstract"/>
    <w:basedOn w:val="Normal"/>
    <w:next w:val="BodyText"/>
    <w:qFormat/>
    <w:rsid w:val="000645B7"/>
    <w:pPr>
      <w:keepNext/>
      <w:keepLines/>
      <w:spacing w:before="300" w:after="300"/>
    </w:pPr>
    <w:rPr>
      <w:sz w:val="20"/>
      <w:szCs w:val="20"/>
    </w:rPr>
  </w:style>
  <w:style w:type="paragraph" w:styleId="BlockText">
    <w:name w:val="Block Text"/>
    <w:basedOn w:val="BodyText"/>
    <w:next w:val="BodyText"/>
    <w:uiPriority w:val="9"/>
    <w:unhideWhenUsed/>
    <w:qFormat/>
    <w:rsid w:val="000645B7"/>
    <w:pPr>
      <w:spacing w:before="100" w:after="100"/>
      <w:contextualSpacing w:val="0"/>
    </w:pPr>
    <w:rPr>
      <w:rFonts w:asciiTheme="majorHAnsi" w:eastAsiaTheme="majorEastAsia" w:hAnsiTheme="majorHAnsi" w:cstheme="majorBidi"/>
      <w:bCs/>
      <w:sz w:val="20"/>
      <w:szCs w:val="20"/>
    </w:rPr>
  </w:style>
  <w:style w:type="paragraph" w:styleId="FootnoteText">
    <w:name w:val="footnote text"/>
    <w:basedOn w:val="Normal"/>
    <w:link w:val="FootnoteTextChar"/>
    <w:uiPriority w:val="9"/>
    <w:unhideWhenUsed/>
    <w:qFormat/>
    <w:rsid w:val="000645B7"/>
    <w:pPr>
      <w:spacing w:after="200"/>
    </w:pPr>
  </w:style>
  <w:style w:type="character" w:customStyle="1" w:styleId="FootnoteTextChar">
    <w:name w:val="Footnote Text Char"/>
    <w:basedOn w:val="DefaultParagraphFont"/>
    <w:link w:val="FootnoteText"/>
    <w:uiPriority w:val="9"/>
    <w:rsid w:val="000645B7"/>
  </w:style>
  <w:style w:type="table" w:customStyle="1" w:styleId="Table">
    <w:name w:val="Table"/>
    <w:semiHidden/>
    <w:unhideWhenUsed/>
    <w:qFormat/>
    <w:rsid w:val="000645B7"/>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0645B7"/>
    <w:pPr>
      <w:keepNext/>
      <w:keepLines/>
    </w:pPr>
    <w:rPr>
      <w:b/>
    </w:rPr>
  </w:style>
  <w:style w:type="paragraph" w:customStyle="1" w:styleId="Definition">
    <w:name w:val="Definition"/>
    <w:basedOn w:val="Normal"/>
    <w:rsid w:val="000645B7"/>
    <w:pPr>
      <w:spacing w:after="200"/>
    </w:pPr>
  </w:style>
  <w:style w:type="paragraph" w:styleId="Caption">
    <w:name w:val="caption"/>
    <w:basedOn w:val="Normal"/>
    <w:link w:val="CaptionChar"/>
    <w:rsid w:val="000645B7"/>
    <w:pPr>
      <w:spacing w:after="120"/>
    </w:pPr>
    <w:rPr>
      <w:i/>
    </w:rPr>
  </w:style>
  <w:style w:type="paragraph" w:customStyle="1" w:styleId="TableCaption">
    <w:name w:val="Table Caption"/>
    <w:basedOn w:val="Caption"/>
    <w:rsid w:val="000645B7"/>
    <w:pPr>
      <w:keepNext/>
    </w:pPr>
  </w:style>
  <w:style w:type="paragraph" w:customStyle="1" w:styleId="ImageCaption">
    <w:name w:val="Image Caption"/>
    <w:basedOn w:val="Caption"/>
    <w:rsid w:val="000645B7"/>
  </w:style>
  <w:style w:type="paragraph" w:customStyle="1" w:styleId="Figure">
    <w:name w:val="Figure"/>
    <w:basedOn w:val="Normal"/>
    <w:rsid w:val="000645B7"/>
    <w:pPr>
      <w:spacing w:after="200"/>
    </w:pPr>
  </w:style>
  <w:style w:type="paragraph" w:customStyle="1" w:styleId="CaptionedFigure">
    <w:name w:val="Captioned Figure"/>
    <w:basedOn w:val="Figure"/>
    <w:rsid w:val="000645B7"/>
    <w:pPr>
      <w:keepNext/>
    </w:pPr>
  </w:style>
  <w:style w:type="character" w:customStyle="1" w:styleId="CaptionChar">
    <w:name w:val="Caption Char"/>
    <w:basedOn w:val="DefaultParagraphFont"/>
    <w:link w:val="Caption"/>
    <w:rsid w:val="000645B7"/>
    <w:rPr>
      <w:i/>
    </w:rPr>
  </w:style>
  <w:style w:type="character" w:customStyle="1" w:styleId="VerbatimChar">
    <w:name w:val="Verbatim Char"/>
    <w:basedOn w:val="CaptionChar"/>
    <w:link w:val="SourceCode"/>
    <w:rsid w:val="000645B7"/>
    <w:rPr>
      <w:rFonts w:ascii="Consolas" w:hAnsi="Consolas"/>
      <w:i/>
      <w:sz w:val="22"/>
      <w:shd w:val="clear" w:color="auto" w:fill="F8F8F8"/>
    </w:rPr>
  </w:style>
  <w:style w:type="character" w:styleId="FootnoteReference">
    <w:name w:val="footnote reference"/>
    <w:basedOn w:val="CaptionChar"/>
    <w:rsid w:val="000645B7"/>
    <w:rPr>
      <w:i/>
      <w:vertAlign w:val="superscript"/>
    </w:rPr>
  </w:style>
  <w:style w:type="character" w:styleId="Hyperlink">
    <w:name w:val="Hyperlink"/>
    <w:basedOn w:val="CaptionChar"/>
    <w:rsid w:val="000645B7"/>
    <w:rPr>
      <w:i/>
      <w:color w:val="4472C4" w:themeColor="accent1"/>
    </w:rPr>
  </w:style>
  <w:style w:type="paragraph" w:styleId="TOCHeading">
    <w:name w:val="TOC Heading"/>
    <w:basedOn w:val="Heading1"/>
    <w:next w:val="BodyText"/>
    <w:uiPriority w:val="39"/>
    <w:unhideWhenUsed/>
    <w:qFormat/>
    <w:rsid w:val="000645B7"/>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0645B7"/>
    <w:pPr>
      <w:shd w:val="clear" w:color="auto" w:fill="F8F8F8"/>
      <w:wordWrap w:val="0"/>
      <w:spacing w:after="200"/>
    </w:pPr>
    <w:rPr>
      <w:rFonts w:ascii="Consolas" w:hAnsi="Consolas"/>
      <w:i/>
      <w:sz w:val="22"/>
    </w:rPr>
  </w:style>
  <w:style w:type="character" w:customStyle="1" w:styleId="KeywordTok">
    <w:name w:val="KeywordTok"/>
    <w:basedOn w:val="VerbatimChar"/>
    <w:rsid w:val="000645B7"/>
    <w:rPr>
      <w:rFonts w:ascii="Consolas" w:hAnsi="Consolas"/>
      <w:b/>
      <w:i/>
      <w:color w:val="204A87"/>
      <w:sz w:val="22"/>
      <w:shd w:val="clear" w:color="auto" w:fill="F8F8F8"/>
    </w:rPr>
  </w:style>
  <w:style w:type="character" w:customStyle="1" w:styleId="DataTypeTok">
    <w:name w:val="DataTypeTok"/>
    <w:basedOn w:val="VerbatimChar"/>
    <w:rsid w:val="000645B7"/>
    <w:rPr>
      <w:rFonts w:ascii="Consolas" w:hAnsi="Consolas"/>
      <w:i/>
      <w:color w:val="204A87"/>
      <w:sz w:val="22"/>
      <w:shd w:val="clear" w:color="auto" w:fill="F8F8F8"/>
    </w:rPr>
  </w:style>
  <w:style w:type="character" w:customStyle="1" w:styleId="DecValTok">
    <w:name w:val="DecValTok"/>
    <w:basedOn w:val="VerbatimChar"/>
    <w:rsid w:val="000645B7"/>
    <w:rPr>
      <w:rFonts w:ascii="Consolas" w:hAnsi="Consolas"/>
      <w:i/>
      <w:color w:val="0000CF"/>
      <w:sz w:val="22"/>
      <w:shd w:val="clear" w:color="auto" w:fill="F8F8F8"/>
    </w:rPr>
  </w:style>
  <w:style w:type="character" w:customStyle="1" w:styleId="BaseNTok">
    <w:name w:val="BaseNTok"/>
    <w:basedOn w:val="VerbatimChar"/>
    <w:rsid w:val="000645B7"/>
    <w:rPr>
      <w:rFonts w:ascii="Consolas" w:hAnsi="Consolas"/>
      <w:i/>
      <w:color w:val="0000CF"/>
      <w:sz w:val="22"/>
      <w:shd w:val="clear" w:color="auto" w:fill="F8F8F8"/>
    </w:rPr>
  </w:style>
  <w:style w:type="character" w:customStyle="1" w:styleId="FloatTok">
    <w:name w:val="FloatTok"/>
    <w:basedOn w:val="VerbatimChar"/>
    <w:rsid w:val="000645B7"/>
    <w:rPr>
      <w:rFonts w:ascii="Consolas" w:hAnsi="Consolas"/>
      <w:i/>
      <w:color w:val="0000CF"/>
      <w:sz w:val="22"/>
      <w:shd w:val="clear" w:color="auto" w:fill="F8F8F8"/>
    </w:rPr>
  </w:style>
  <w:style w:type="character" w:customStyle="1" w:styleId="ConstantTok">
    <w:name w:val="ConstantTok"/>
    <w:basedOn w:val="VerbatimChar"/>
    <w:rsid w:val="000645B7"/>
    <w:rPr>
      <w:rFonts w:ascii="Consolas" w:hAnsi="Consolas"/>
      <w:i/>
      <w:color w:val="000000"/>
      <w:sz w:val="22"/>
      <w:shd w:val="clear" w:color="auto" w:fill="F8F8F8"/>
    </w:rPr>
  </w:style>
  <w:style w:type="character" w:customStyle="1" w:styleId="CharTok">
    <w:name w:val="CharTok"/>
    <w:basedOn w:val="VerbatimChar"/>
    <w:rsid w:val="000645B7"/>
    <w:rPr>
      <w:rFonts w:ascii="Consolas" w:hAnsi="Consolas"/>
      <w:i/>
      <w:color w:val="4E9A06"/>
      <w:sz w:val="22"/>
      <w:shd w:val="clear" w:color="auto" w:fill="F8F8F8"/>
    </w:rPr>
  </w:style>
  <w:style w:type="character" w:customStyle="1" w:styleId="SpecialCharTok">
    <w:name w:val="SpecialCharTok"/>
    <w:basedOn w:val="VerbatimChar"/>
    <w:rsid w:val="000645B7"/>
    <w:rPr>
      <w:rFonts w:ascii="Consolas" w:hAnsi="Consolas"/>
      <w:i/>
      <w:color w:val="000000"/>
      <w:sz w:val="22"/>
      <w:shd w:val="clear" w:color="auto" w:fill="F8F8F8"/>
    </w:rPr>
  </w:style>
  <w:style w:type="character" w:customStyle="1" w:styleId="StringTok">
    <w:name w:val="StringTok"/>
    <w:basedOn w:val="VerbatimChar"/>
    <w:rsid w:val="000645B7"/>
    <w:rPr>
      <w:rFonts w:ascii="Consolas" w:hAnsi="Consolas"/>
      <w:i/>
      <w:color w:val="4E9A06"/>
      <w:sz w:val="22"/>
      <w:shd w:val="clear" w:color="auto" w:fill="F8F8F8"/>
    </w:rPr>
  </w:style>
  <w:style w:type="character" w:customStyle="1" w:styleId="VerbatimStringTok">
    <w:name w:val="VerbatimStringTok"/>
    <w:basedOn w:val="VerbatimChar"/>
    <w:rsid w:val="000645B7"/>
    <w:rPr>
      <w:rFonts w:ascii="Consolas" w:hAnsi="Consolas"/>
      <w:i/>
      <w:color w:val="4E9A06"/>
      <w:sz w:val="22"/>
      <w:shd w:val="clear" w:color="auto" w:fill="F8F8F8"/>
    </w:rPr>
  </w:style>
  <w:style w:type="character" w:customStyle="1" w:styleId="SpecialStringTok">
    <w:name w:val="SpecialStringTok"/>
    <w:basedOn w:val="VerbatimChar"/>
    <w:rsid w:val="000645B7"/>
    <w:rPr>
      <w:rFonts w:ascii="Consolas" w:hAnsi="Consolas"/>
      <w:i/>
      <w:color w:val="4E9A06"/>
      <w:sz w:val="22"/>
      <w:shd w:val="clear" w:color="auto" w:fill="F8F8F8"/>
    </w:rPr>
  </w:style>
  <w:style w:type="character" w:customStyle="1" w:styleId="ImportTok">
    <w:name w:val="ImportTok"/>
    <w:basedOn w:val="VerbatimChar"/>
    <w:rsid w:val="000645B7"/>
    <w:rPr>
      <w:rFonts w:ascii="Consolas" w:hAnsi="Consolas"/>
      <w:i/>
      <w:sz w:val="22"/>
      <w:shd w:val="clear" w:color="auto" w:fill="F8F8F8"/>
    </w:rPr>
  </w:style>
  <w:style w:type="character" w:customStyle="1" w:styleId="CommentTok">
    <w:name w:val="CommentTok"/>
    <w:basedOn w:val="VerbatimChar"/>
    <w:rsid w:val="000645B7"/>
    <w:rPr>
      <w:rFonts w:ascii="Consolas" w:hAnsi="Consolas"/>
      <w:i w:val="0"/>
      <w:color w:val="8F5902"/>
      <w:sz w:val="22"/>
      <w:shd w:val="clear" w:color="auto" w:fill="F8F8F8"/>
    </w:rPr>
  </w:style>
  <w:style w:type="character" w:customStyle="1" w:styleId="DocumentationTok">
    <w:name w:val="DocumentationTok"/>
    <w:basedOn w:val="VerbatimChar"/>
    <w:rsid w:val="000645B7"/>
    <w:rPr>
      <w:rFonts w:ascii="Consolas" w:hAnsi="Consolas"/>
      <w:b/>
      <w:i w:val="0"/>
      <w:color w:val="8F5902"/>
      <w:sz w:val="22"/>
      <w:shd w:val="clear" w:color="auto" w:fill="F8F8F8"/>
    </w:rPr>
  </w:style>
  <w:style w:type="character" w:customStyle="1" w:styleId="AnnotationTok">
    <w:name w:val="AnnotationTok"/>
    <w:basedOn w:val="VerbatimChar"/>
    <w:rsid w:val="000645B7"/>
    <w:rPr>
      <w:rFonts w:ascii="Consolas" w:hAnsi="Consolas"/>
      <w:b/>
      <w:i w:val="0"/>
      <w:color w:val="8F5902"/>
      <w:sz w:val="22"/>
      <w:shd w:val="clear" w:color="auto" w:fill="F8F8F8"/>
    </w:rPr>
  </w:style>
  <w:style w:type="character" w:customStyle="1" w:styleId="CommentVarTok">
    <w:name w:val="CommentVarTok"/>
    <w:basedOn w:val="VerbatimChar"/>
    <w:rsid w:val="000645B7"/>
    <w:rPr>
      <w:rFonts w:ascii="Consolas" w:hAnsi="Consolas"/>
      <w:b/>
      <w:i w:val="0"/>
      <w:color w:val="8F5902"/>
      <w:sz w:val="22"/>
      <w:shd w:val="clear" w:color="auto" w:fill="F8F8F8"/>
    </w:rPr>
  </w:style>
  <w:style w:type="character" w:customStyle="1" w:styleId="OtherTok">
    <w:name w:val="OtherTok"/>
    <w:basedOn w:val="VerbatimChar"/>
    <w:rsid w:val="000645B7"/>
    <w:rPr>
      <w:rFonts w:ascii="Consolas" w:hAnsi="Consolas"/>
      <w:i/>
      <w:color w:val="8F5902"/>
      <w:sz w:val="22"/>
      <w:shd w:val="clear" w:color="auto" w:fill="F8F8F8"/>
    </w:rPr>
  </w:style>
  <w:style w:type="character" w:customStyle="1" w:styleId="FunctionTok">
    <w:name w:val="FunctionTok"/>
    <w:basedOn w:val="VerbatimChar"/>
    <w:rsid w:val="000645B7"/>
    <w:rPr>
      <w:rFonts w:ascii="Consolas" w:hAnsi="Consolas"/>
      <w:i/>
      <w:color w:val="000000"/>
      <w:sz w:val="22"/>
      <w:shd w:val="clear" w:color="auto" w:fill="F8F8F8"/>
    </w:rPr>
  </w:style>
  <w:style w:type="character" w:customStyle="1" w:styleId="VariableTok">
    <w:name w:val="VariableTok"/>
    <w:basedOn w:val="VerbatimChar"/>
    <w:rsid w:val="000645B7"/>
    <w:rPr>
      <w:rFonts w:ascii="Consolas" w:hAnsi="Consolas"/>
      <w:i/>
      <w:color w:val="000000"/>
      <w:sz w:val="22"/>
      <w:shd w:val="clear" w:color="auto" w:fill="F8F8F8"/>
    </w:rPr>
  </w:style>
  <w:style w:type="character" w:customStyle="1" w:styleId="ControlFlowTok">
    <w:name w:val="ControlFlowTok"/>
    <w:basedOn w:val="VerbatimChar"/>
    <w:rsid w:val="000645B7"/>
    <w:rPr>
      <w:rFonts w:ascii="Consolas" w:hAnsi="Consolas"/>
      <w:b/>
      <w:i/>
      <w:color w:val="204A87"/>
      <w:sz w:val="22"/>
      <w:shd w:val="clear" w:color="auto" w:fill="F8F8F8"/>
    </w:rPr>
  </w:style>
  <w:style w:type="character" w:customStyle="1" w:styleId="OperatorTok">
    <w:name w:val="OperatorTok"/>
    <w:basedOn w:val="VerbatimChar"/>
    <w:rsid w:val="000645B7"/>
    <w:rPr>
      <w:rFonts w:ascii="Consolas" w:hAnsi="Consolas"/>
      <w:b/>
      <w:i/>
      <w:color w:val="CE5C00"/>
      <w:sz w:val="22"/>
      <w:shd w:val="clear" w:color="auto" w:fill="F8F8F8"/>
    </w:rPr>
  </w:style>
  <w:style w:type="character" w:customStyle="1" w:styleId="BuiltInTok">
    <w:name w:val="BuiltInTok"/>
    <w:basedOn w:val="VerbatimChar"/>
    <w:rsid w:val="000645B7"/>
    <w:rPr>
      <w:rFonts w:ascii="Consolas" w:hAnsi="Consolas"/>
      <w:i/>
      <w:sz w:val="22"/>
      <w:shd w:val="clear" w:color="auto" w:fill="F8F8F8"/>
    </w:rPr>
  </w:style>
  <w:style w:type="character" w:customStyle="1" w:styleId="ExtensionTok">
    <w:name w:val="ExtensionTok"/>
    <w:basedOn w:val="VerbatimChar"/>
    <w:rsid w:val="000645B7"/>
    <w:rPr>
      <w:rFonts w:ascii="Consolas" w:hAnsi="Consolas"/>
      <w:i/>
      <w:sz w:val="22"/>
      <w:shd w:val="clear" w:color="auto" w:fill="F8F8F8"/>
    </w:rPr>
  </w:style>
  <w:style w:type="character" w:customStyle="1" w:styleId="PreprocessorTok">
    <w:name w:val="PreprocessorTok"/>
    <w:basedOn w:val="VerbatimChar"/>
    <w:rsid w:val="000645B7"/>
    <w:rPr>
      <w:rFonts w:ascii="Consolas" w:hAnsi="Consolas"/>
      <w:i w:val="0"/>
      <w:color w:val="8F5902"/>
      <w:sz w:val="22"/>
      <w:shd w:val="clear" w:color="auto" w:fill="F8F8F8"/>
    </w:rPr>
  </w:style>
  <w:style w:type="character" w:customStyle="1" w:styleId="AttributeTok">
    <w:name w:val="AttributeTok"/>
    <w:basedOn w:val="VerbatimChar"/>
    <w:rsid w:val="000645B7"/>
    <w:rPr>
      <w:rFonts w:ascii="Consolas" w:hAnsi="Consolas"/>
      <w:i/>
      <w:color w:val="C4A000"/>
      <w:sz w:val="22"/>
      <w:shd w:val="clear" w:color="auto" w:fill="F8F8F8"/>
    </w:rPr>
  </w:style>
  <w:style w:type="character" w:customStyle="1" w:styleId="RegionMarkerTok">
    <w:name w:val="RegionMarkerTok"/>
    <w:basedOn w:val="VerbatimChar"/>
    <w:rsid w:val="000645B7"/>
    <w:rPr>
      <w:rFonts w:ascii="Consolas" w:hAnsi="Consolas"/>
      <w:i/>
      <w:sz w:val="22"/>
      <w:shd w:val="clear" w:color="auto" w:fill="F8F8F8"/>
    </w:rPr>
  </w:style>
  <w:style w:type="character" w:customStyle="1" w:styleId="InformationTok">
    <w:name w:val="InformationTok"/>
    <w:basedOn w:val="VerbatimChar"/>
    <w:rsid w:val="000645B7"/>
    <w:rPr>
      <w:rFonts w:ascii="Consolas" w:hAnsi="Consolas"/>
      <w:b/>
      <w:i w:val="0"/>
      <w:color w:val="8F5902"/>
      <w:sz w:val="22"/>
      <w:shd w:val="clear" w:color="auto" w:fill="F8F8F8"/>
    </w:rPr>
  </w:style>
  <w:style w:type="character" w:customStyle="1" w:styleId="WarningTok">
    <w:name w:val="WarningTok"/>
    <w:basedOn w:val="VerbatimChar"/>
    <w:rsid w:val="000645B7"/>
    <w:rPr>
      <w:rFonts w:ascii="Consolas" w:hAnsi="Consolas"/>
      <w:b/>
      <w:i w:val="0"/>
      <w:color w:val="8F5902"/>
      <w:sz w:val="22"/>
      <w:shd w:val="clear" w:color="auto" w:fill="F8F8F8"/>
    </w:rPr>
  </w:style>
  <w:style w:type="character" w:customStyle="1" w:styleId="AlertTok">
    <w:name w:val="AlertTok"/>
    <w:basedOn w:val="VerbatimChar"/>
    <w:rsid w:val="000645B7"/>
    <w:rPr>
      <w:rFonts w:ascii="Consolas" w:hAnsi="Consolas"/>
      <w:i/>
      <w:color w:val="EF2929"/>
      <w:sz w:val="22"/>
      <w:shd w:val="clear" w:color="auto" w:fill="F8F8F8"/>
    </w:rPr>
  </w:style>
  <w:style w:type="character" w:customStyle="1" w:styleId="ErrorTok">
    <w:name w:val="ErrorTok"/>
    <w:basedOn w:val="VerbatimChar"/>
    <w:rsid w:val="000645B7"/>
    <w:rPr>
      <w:rFonts w:ascii="Consolas" w:hAnsi="Consolas"/>
      <w:b/>
      <w:i/>
      <w:color w:val="A40000"/>
      <w:sz w:val="22"/>
      <w:shd w:val="clear" w:color="auto" w:fill="F8F8F8"/>
    </w:rPr>
  </w:style>
  <w:style w:type="character" w:customStyle="1" w:styleId="NormalTok">
    <w:name w:val="NormalTok"/>
    <w:basedOn w:val="VerbatimChar"/>
    <w:rsid w:val="000645B7"/>
    <w:rPr>
      <w:rFonts w:ascii="Consolas" w:hAnsi="Consolas"/>
      <w:i/>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034570">
      <w:bodyDiv w:val="1"/>
      <w:marLeft w:val="0"/>
      <w:marRight w:val="0"/>
      <w:marTop w:val="0"/>
      <w:marBottom w:val="0"/>
      <w:divBdr>
        <w:top w:val="none" w:sz="0" w:space="0" w:color="auto"/>
        <w:left w:val="none" w:sz="0" w:space="0" w:color="auto"/>
        <w:bottom w:val="none" w:sz="0" w:space="0" w:color="auto"/>
        <w:right w:val="none" w:sz="0" w:space="0" w:color="auto"/>
      </w:divBdr>
    </w:div>
    <w:div w:id="578946315">
      <w:bodyDiv w:val="1"/>
      <w:marLeft w:val="0"/>
      <w:marRight w:val="0"/>
      <w:marTop w:val="0"/>
      <w:marBottom w:val="0"/>
      <w:divBdr>
        <w:top w:val="none" w:sz="0" w:space="0" w:color="auto"/>
        <w:left w:val="none" w:sz="0" w:space="0" w:color="auto"/>
        <w:bottom w:val="none" w:sz="0" w:space="0" w:color="auto"/>
        <w:right w:val="none" w:sz="0" w:space="0" w:color="auto"/>
      </w:divBdr>
    </w:div>
    <w:div w:id="806632919">
      <w:bodyDiv w:val="1"/>
      <w:marLeft w:val="0"/>
      <w:marRight w:val="0"/>
      <w:marTop w:val="0"/>
      <w:marBottom w:val="0"/>
      <w:divBdr>
        <w:top w:val="none" w:sz="0" w:space="0" w:color="auto"/>
        <w:left w:val="none" w:sz="0" w:space="0" w:color="auto"/>
        <w:bottom w:val="none" w:sz="0" w:space="0" w:color="auto"/>
        <w:right w:val="none" w:sz="0" w:space="0" w:color="auto"/>
      </w:divBdr>
    </w:div>
    <w:div w:id="917061437">
      <w:bodyDiv w:val="1"/>
      <w:marLeft w:val="0"/>
      <w:marRight w:val="0"/>
      <w:marTop w:val="0"/>
      <w:marBottom w:val="0"/>
      <w:divBdr>
        <w:top w:val="none" w:sz="0" w:space="0" w:color="auto"/>
        <w:left w:val="none" w:sz="0" w:space="0" w:color="auto"/>
        <w:bottom w:val="none" w:sz="0" w:space="0" w:color="auto"/>
        <w:right w:val="none" w:sz="0" w:space="0" w:color="auto"/>
      </w:divBdr>
    </w:div>
    <w:div w:id="1234318243">
      <w:bodyDiv w:val="1"/>
      <w:marLeft w:val="0"/>
      <w:marRight w:val="0"/>
      <w:marTop w:val="0"/>
      <w:marBottom w:val="0"/>
      <w:divBdr>
        <w:top w:val="none" w:sz="0" w:space="0" w:color="auto"/>
        <w:left w:val="none" w:sz="0" w:space="0" w:color="auto"/>
        <w:bottom w:val="none" w:sz="0" w:space="0" w:color="auto"/>
        <w:right w:val="none" w:sz="0" w:space="0" w:color="auto"/>
      </w:divBdr>
    </w:div>
    <w:div w:id="1434059720">
      <w:bodyDiv w:val="1"/>
      <w:marLeft w:val="0"/>
      <w:marRight w:val="0"/>
      <w:marTop w:val="0"/>
      <w:marBottom w:val="0"/>
      <w:divBdr>
        <w:top w:val="none" w:sz="0" w:space="0" w:color="auto"/>
        <w:left w:val="none" w:sz="0" w:space="0" w:color="auto"/>
        <w:bottom w:val="none" w:sz="0" w:space="0" w:color="auto"/>
        <w:right w:val="none" w:sz="0" w:space="0" w:color="auto"/>
      </w:divBdr>
    </w:div>
    <w:div w:id="173804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3.xml"/><Relationship Id="rId18" Type="http://schemas.openxmlformats.org/officeDocument/2006/relationships/image" Target="media/image5.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BA95189-095A-6D4C-B0F0-B9381F538FEB}">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69DF2-7E07-014E-97AE-B8E0E053E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64</Pages>
  <Words>40130</Words>
  <Characters>228744</Characters>
  <Application>Microsoft Office Word</Application>
  <DocSecurity>0</DocSecurity>
  <Lines>1906</Lines>
  <Paragraphs>536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268338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Janis</dc:creator>
  <cp:keywords/>
  <dc:description/>
  <cp:lastModifiedBy>Rebecca Janis</cp:lastModifiedBy>
  <cp:revision>77</cp:revision>
  <cp:lastPrinted>2019-11-07T19:37:00Z</cp:lastPrinted>
  <dcterms:created xsi:type="dcterms:W3CDTF">2020-05-16T01:57:00Z</dcterms:created>
  <dcterms:modified xsi:type="dcterms:W3CDTF">2020-05-28T00:41:00Z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fb80561e-7f32-3dfa-9684-2ab4f257d363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